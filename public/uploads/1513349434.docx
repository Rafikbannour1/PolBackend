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11882" w14:textId="2814D8EE" w:rsidR="002B3E07" w:rsidRPr="000B59EB" w:rsidRDefault="000B59EB" w:rsidP="001D6A53">
      <w:pPr>
        <w:tabs>
          <w:tab w:val="left" w:pos="1860"/>
          <w:tab w:val="left" w:pos="2724"/>
        </w:tabs>
        <w:spacing w:line="360" w:lineRule="auto"/>
        <w:rPr>
          <w:rFonts w:asciiTheme="majorBidi" w:hAnsiTheme="majorBidi" w:cstheme="majorBidi"/>
          <w:sz w:val="16"/>
          <w:szCs w:val="16"/>
        </w:rPr>
      </w:pPr>
      <w:r w:rsidRPr="000B59EB">
        <w:rPr>
          <w:rFonts w:asciiTheme="majorBidi" w:hAnsiTheme="majorBidi" w:cstheme="majorBidi"/>
          <w:noProof/>
          <w:sz w:val="16"/>
          <w:szCs w:val="16"/>
          <w:lang w:eastAsia="fr-FR"/>
        </w:rPr>
        <w:drawing>
          <wp:anchor distT="0" distB="0" distL="114300" distR="114300" simplePos="0" relativeHeight="251683840" behindDoc="1" locked="0" layoutInCell="1" allowOverlap="1" wp14:anchorId="5EE6A9E0" wp14:editId="1DB8085D">
            <wp:simplePos x="0" y="0"/>
            <wp:positionH relativeFrom="margin">
              <wp:align>left</wp:align>
            </wp:positionH>
            <wp:positionV relativeFrom="paragraph">
              <wp:posOffset>144663</wp:posOffset>
            </wp:positionV>
            <wp:extent cx="786765" cy="864870"/>
            <wp:effectExtent l="0" t="0" r="0" b="0"/>
            <wp:wrapTight wrapText="bothSides">
              <wp:wrapPolygon edited="0">
                <wp:start x="0" y="0"/>
                <wp:lineTo x="0" y="20934"/>
                <wp:lineTo x="20920" y="20934"/>
                <wp:lineTo x="20920"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6765" cy="864870"/>
                    </a:xfrm>
                    <a:prstGeom prst="rect">
                      <a:avLst/>
                    </a:prstGeom>
                    <a:noFill/>
                  </pic:spPr>
                </pic:pic>
              </a:graphicData>
            </a:graphic>
            <wp14:sizeRelH relativeFrom="margin">
              <wp14:pctWidth>0</wp14:pctWidth>
            </wp14:sizeRelH>
            <wp14:sizeRelV relativeFrom="margin">
              <wp14:pctHeight>0</wp14:pctHeight>
            </wp14:sizeRelV>
          </wp:anchor>
        </w:drawing>
      </w:r>
      <w:r w:rsidRPr="000B59EB">
        <w:rPr>
          <w:rFonts w:asciiTheme="majorBidi" w:hAnsiTheme="majorBidi" w:cstheme="majorBidi"/>
          <w:sz w:val="16"/>
          <w:szCs w:val="16"/>
        </w:rPr>
        <w:br/>
      </w:r>
      <w:r w:rsidR="00A224B1" w:rsidRPr="000B59EB">
        <w:rPr>
          <w:rFonts w:asciiTheme="majorBidi" w:hAnsiTheme="majorBidi" w:cstheme="majorBidi"/>
          <w:sz w:val="16"/>
          <w:szCs w:val="16"/>
        </w:rPr>
        <w:t xml:space="preserve"> </w:t>
      </w:r>
      <w:r w:rsidR="002B3E07" w:rsidRPr="000B59EB">
        <w:rPr>
          <w:rFonts w:asciiTheme="majorBidi" w:hAnsiTheme="majorBidi" w:cstheme="majorBidi"/>
          <w:sz w:val="16"/>
          <w:szCs w:val="16"/>
        </w:rPr>
        <w:t>République Tunisienne</w:t>
      </w:r>
      <w:r w:rsidR="002B3E07" w:rsidRPr="000B59EB">
        <w:rPr>
          <w:rFonts w:asciiTheme="majorBidi" w:hAnsiTheme="majorBidi" w:cstheme="majorBidi"/>
          <w:sz w:val="16"/>
          <w:szCs w:val="16"/>
        </w:rPr>
        <w:br/>
        <w:t xml:space="preserve"> Ministère de l’Enseignement Supérieur et de la Recherche Scientifique</w:t>
      </w:r>
      <w:r w:rsidR="002B3E07" w:rsidRPr="000B59EB">
        <w:rPr>
          <w:rFonts w:asciiTheme="majorBidi" w:hAnsiTheme="majorBidi" w:cstheme="majorBidi"/>
          <w:sz w:val="16"/>
          <w:szCs w:val="16"/>
        </w:rPr>
        <w:br/>
        <w:t xml:space="preserve"> Direction Générale</w:t>
      </w:r>
      <w:del w:id="1" w:author="Rachid Ben Slama" w:date="2022-05-27T01:07:00Z">
        <w:r w:rsidR="002B3E07" w:rsidRPr="000B59EB" w:rsidDel="001D6A53">
          <w:rPr>
            <w:rFonts w:asciiTheme="majorBidi" w:hAnsiTheme="majorBidi" w:cstheme="majorBidi"/>
            <w:sz w:val="16"/>
            <w:szCs w:val="16"/>
          </w:rPr>
          <w:delText>s</w:delText>
        </w:r>
      </w:del>
      <w:r w:rsidR="002B3E07" w:rsidRPr="000B59EB">
        <w:rPr>
          <w:rFonts w:asciiTheme="majorBidi" w:hAnsiTheme="majorBidi" w:cstheme="majorBidi"/>
          <w:sz w:val="16"/>
          <w:szCs w:val="16"/>
        </w:rPr>
        <w:t xml:space="preserve"> des Etudes Technologiques</w:t>
      </w:r>
      <w:r w:rsidR="002B3E07" w:rsidRPr="000B59EB">
        <w:rPr>
          <w:rFonts w:asciiTheme="majorBidi" w:hAnsiTheme="majorBidi" w:cstheme="majorBidi"/>
          <w:sz w:val="16"/>
          <w:szCs w:val="16"/>
        </w:rPr>
        <w:br/>
        <w:t xml:space="preserve"> Institut Supérieur des Etudes Technologiques de Mahdia</w:t>
      </w:r>
      <w:r w:rsidR="002B3E07" w:rsidRPr="000B59EB">
        <w:rPr>
          <w:rFonts w:asciiTheme="majorBidi" w:hAnsiTheme="majorBidi" w:cstheme="majorBidi"/>
          <w:sz w:val="16"/>
          <w:szCs w:val="16"/>
        </w:rPr>
        <w:br/>
        <w:t xml:space="preserve"> Département Technologies de l’Informatique</w:t>
      </w:r>
    </w:p>
    <w:p w14:paraId="2E75F8B0" w14:textId="77777777" w:rsidR="002B3E07" w:rsidRPr="00BB6FA3" w:rsidRDefault="002B3E07" w:rsidP="000B59EB">
      <w:pPr>
        <w:tabs>
          <w:tab w:val="left" w:pos="1860"/>
          <w:tab w:val="left" w:pos="2724"/>
        </w:tabs>
        <w:spacing w:line="360" w:lineRule="auto"/>
        <w:jc w:val="both"/>
        <w:rPr>
          <w:rFonts w:asciiTheme="majorBidi" w:hAnsiTheme="majorBidi" w:cstheme="majorBidi"/>
          <w:sz w:val="16"/>
          <w:szCs w:val="16"/>
        </w:rPr>
      </w:pPr>
    </w:p>
    <w:p w14:paraId="7ED23A05" w14:textId="69A42C96" w:rsidR="002B3E07" w:rsidRPr="00BB6FA3" w:rsidRDefault="00A224B1" w:rsidP="000B59EB">
      <w:pPr>
        <w:tabs>
          <w:tab w:val="left" w:pos="1860"/>
        </w:tabs>
        <w:spacing w:line="360" w:lineRule="auto"/>
        <w:jc w:val="center"/>
        <w:rPr>
          <w:rFonts w:asciiTheme="majorBidi" w:hAnsiTheme="majorBidi" w:cstheme="majorBidi"/>
          <w:b/>
          <w:bCs/>
          <w:sz w:val="60"/>
          <w:szCs w:val="60"/>
        </w:rPr>
      </w:pPr>
      <w:r>
        <w:rPr>
          <w:rFonts w:asciiTheme="majorBidi" w:hAnsiTheme="majorBidi" w:cstheme="majorBidi"/>
          <w:b/>
          <w:bCs/>
          <w:sz w:val="60"/>
          <w:szCs w:val="60"/>
        </w:rPr>
        <w:t>MEMOIRE</w:t>
      </w:r>
      <w:r w:rsidR="00D70C66" w:rsidRPr="00BB6FA3">
        <w:rPr>
          <w:rFonts w:asciiTheme="majorBidi" w:hAnsiTheme="majorBidi" w:cstheme="majorBidi"/>
          <w:b/>
          <w:bCs/>
          <w:sz w:val="60"/>
          <w:szCs w:val="60"/>
        </w:rPr>
        <w:t xml:space="preserve"> </w:t>
      </w:r>
      <w:r w:rsidR="002B3E07" w:rsidRPr="00BB6FA3">
        <w:rPr>
          <w:rFonts w:asciiTheme="majorBidi" w:hAnsiTheme="majorBidi" w:cstheme="majorBidi"/>
          <w:b/>
          <w:bCs/>
          <w:sz w:val="60"/>
          <w:szCs w:val="60"/>
        </w:rPr>
        <w:t>DE PROJET</w:t>
      </w:r>
    </w:p>
    <w:p w14:paraId="6208D9F6" w14:textId="77777777" w:rsidR="002B3E07" w:rsidRPr="00BB6FA3" w:rsidRDefault="002B3E07" w:rsidP="000B59EB">
      <w:pPr>
        <w:tabs>
          <w:tab w:val="left" w:pos="1860"/>
        </w:tabs>
        <w:spacing w:line="360" w:lineRule="auto"/>
        <w:jc w:val="center"/>
        <w:rPr>
          <w:rFonts w:asciiTheme="majorBidi" w:hAnsiTheme="majorBidi" w:cstheme="majorBidi"/>
          <w:b/>
          <w:bCs/>
          <w:sz w:val="60"/>
          <w:szCs w:val="60"/>
        </w:rPr>
      </w:pPr>
      <w:r w:rsidRPr="00BB6FA3">
        <w:rPr>
          <w:rFonts w:asciiTheme="majorBidi" w:hAnsiTheme="majorBidi" w:cstheme="majorBidi"/>
          <w:b/>
          <w:bCs/>
          <w:sz w:val="60"/>
          <w:szCs w:val="60"/>
        </w:rPr>
        <w:t>DE FIN D’ETUDES</w:t>
      </w:r>
    </w:p>
    <w:p w14:paraId="089E8DDC" w14:textId="1DCE56BB" w:rsidR="002B3E07" w:rsidRPr="00BB6FA3" w:rsidRDefault="002B3E07" w:rsidP="001D6A53">
      <w:pPr>
        <w:tabs>
          <w:tab w:val="left" w:pos="1860"/>
        </w:tabs>
        <w:spacing w:line="360" w:lineRule="auto"/>
        <w:jc w:val="center"/>
        <w:rPr>
          <w:rFonts w:asciiTheme="majorBidi" w:hAnsiTheme="majorBidi" w:cstheme="majorBidi"/>
          <w:sz w:val="28"/>
          <w:szCs w:val="28"/>
        </w:rPr>
      </w:pPr>
      <w:r w:rsidRPr="00BB6FA3">
        <w:rPr>
          <w:rFonts w:asciiTheme="majorBidi" w:hAnsiTheme="majorBidi" w:cstheme="majorBidi"/>
          <w:sz w:val="28"/>
          <w:szCs w:val="28"/>
        </w:rPr>
        <w:t>PRESENTE</w:t>
      </w:r>
      <w:r w:rsidR="00D70C66" w:rsidRPr="00BB6FA3">
        <w:rPr>
          <w:rFonts w:asciiTheme="majorBidi" w:hAnsiTheme="majorBidi" w:cstheme="majorBidi"/>
          <w:sz w:val="28"/>
          <w:szCs w:val="28"/>
        </w:rPr>
        <w:t xml:space="preserve"> EN VUE DE L’OBTE</w:t>
      </w:r>
      <w:del w:id="2" w:author="Rafik" w:date="2022-05-27T16:18:00Z">
        <w:r w:rsidR="00D70C66" w:rsidRPr="00BB6FA3" w:rsidDel="0024712E">
          <w:rPr>
            <w:rFonts w:asciiTheme="majorBidi" w:hAnsiTheme="majorBidi" w:cstheme="majorBidi"/>
            <w:sz w:val="28"/>
            <w:szCs w:val="28"/>
          </w:rPr>
          <w:delText>N</w:delText>
        </w:r>
      </w:del>
      <w:ins w:id="3" w:author="Rachid Ben Slama" w:date="2022-05-27T01:07:00Z">
        <w:del w:id="4" w:author="Rafik" w:date="2022-05-27T16:18:00Z">
          <w:r w:rsidR="001D6A53" w:rsidDel="0024712E">
            <w:rPr>
              <w:rFonts w:asciiTheme="majorBidi" w:hAnsiTheme="majorBidi" w:cstheme="majorBidi"/>
              <w:sz w:val="28"/>
              <w:szCs w:val="28"/>
            </w:rPr>
            <w:delText>N</w:delText>
          </w:r>
        </w:del>
      </w:ins>
      <w:del w:id="5" w:author="Rafik" w:date="2022-05-27T16:18:00Z">
        <w:r w:rsidR="00D70C66" w:rsidRPr="00BB6FA3" w:rsidDel="0024712E">
          <w:rPr>
            <w:rFonts w:asciiTheme="majorBidi" w:hAnsiTheme="majorBidi" w:cstheme="majorBidi"/>
            <w:sz w:val="28"/>
            <w:szCs w:val="28"/>
          </w:rPr>
          <w:delText>A</w:delText>
        </w:r>
      </w:del>
      <w:r w:rsidR="00D70C66" w:rsidRPr="00BB6FA3">
        <w:rPr>
          <w:rFonts w:asciiTheme="majorBidi" w:hAnsiTheme="majorBidi" w:cstheme="majorBidi"/>
          <w:sz w:val="28"/>
          <w:szCs w:val="28"/>
        </w:rPr>
        <w:t>TION DU</w:t>
      </w:r>
    </w:p>
    <w:p w14:paraId="45B4DC15" w14:textId="77777777" w:rsidR="002B3E07" w:rsidRPr="00BB6FA3" w:rsidRDefault="002B3E07" w:rsidP="000B59EB">
      <w:pPr>
        <w:tabs>
          <w:tab w:val="left" w:pos="1860"/>
        </w:tabs>
        <w:spacing w:line="360" w:lineRule="auto"/>
        <w:jc w:val="center"/>
        <w:rPr>
          <w:rFonts w:asciiTheme="majorBidi" w:hAnsiTheme="majorBidi" w:cstheme="majorBidi"/>
          <w:b/>
          <w:bCs/>
          <w:sz w:val="28"/>
          <w:szCs w:val="28"/>
        </w:rPr>
      </w:pPr>
      <w:r w:rsidRPr="00BB6FA3">
        <w:rPr>
          <w:rFonts w:asciiTheme="majorBidi" w:hAnsiTheme="majorBidi" w:cstheme="majorBidi"/>
          <w:b/>
          <w:bCs/>
          <w:sz w:val="28"/>
          <w:szCs w:val="28"/>
        </w:rPr>
        <w:t>DIPLOME NATIONAL DE LICENCE APPLIQUEE EN</w:t>
      </w:r>
    </w:p>
    <w:p w14:paraId="466BDD15" w14:textId="15722CEC" w:rsidR="002B3E07" w:rsidRPr="00BB6FA3" w:rsidRDefault="002B3E07" w:rsidP="000B59EB">
      <w:pPr>
        <w:tabs>
          <w:tab w:val="left" w:pos="1860"/>
        </w:tabs>
        <w:spacing w:line="360" w:lineRule="auto"/>
        <w:jc w:val="center"/>
        <w:rPr>
          <w:rFonts w:asciiTheme="majorBidi" w:hAnsiTheme="majorBidi" w:cstheme="majorBidi"/>
          <w:b/>
          <w:bCs/>
          <w:sz w:val="28"/>
          <w:szCs w:val="28"/>
        </w:rPr>
      </w:pPr>
      <w:r w:rsidRPr="00BB6FA3">
        <w:rPr>
          <w:rFonts w:asciiTheme="majorBidi" w:hAnsiTheme="majorBidi" w:cstheme="majorBidi"/>
          <w:b/>
          <w:bCs/>
          <w:sz w:val="28"/>
          <w:szCs w:val="28"/>
        </w:rPr>
        <w:t>TECHNOLOGIE</w:t>
      </w:r>
      <w:ins w:id="6" w:author="Rachid Ben Slama" w:date="2022-05-27T01:07:00Z">
        <w:del w:id="7" w:author="Rafik" w:date="2022-05-27T16:18:00Z">
          <w:r w:rsidR="001D6A53" w:rsidDel="0024712E">
            <w:rPr>
              <w:rFonts w:asciiTheme="majorBidi" w:hAnsiTheme="majorBidi" w:cstheme="majorBidi"/>
              <w:b/>
              <w:bCs/>
              <w:sz w:val="28"/>
              <w:szCs w:val="28"/>
            </w:rPr>
            <w:delText>S</w:delText>
          </w:r>
        </w:del>
      </w:ins>
      <w:r w:rsidRPr="00BB6FA3">
        <w:rPr>
          <w:rFonts w:asciiTheme="majorBidi" w:hAnsiTheme="majorBidi" w:cstheme="majorBidi"/>
          <w:b/>
          <w:bCs/>
          <w:sz w:val="28"/>
          <w:szCs w:val="28"/>
        </w:rPr>
        <w:t xml:space="preserve"> DE L’INFORMATIQUE (TI)</w:t>
      </w:r>
    </w:p>
    <w:p w14:paraId="330D4519" w14:textId="10BDBD26" w:rsidR="002B3E07" w:rsidRPr="00BB6FA3" w:rsidRDefault="002B3E07" w:rsidP="000B59EB">
      <w:pPr>
        <w:tabs>
          <w:tab w:val="left" w:pos="1860"/>
        </w:tabs>
        <w:spacing w:line="360" w:lineRule="auto"/>
        <w:jc w:val="center"/>
        <w:rPr>
          <w:rFonts w:asciiTheme="majorBidi" w:hAnsiTheme="majorBidi" w:cstheme="majorBidi"/>
          <w:b/>
          <w:bCs/>
          <w:sz w:val="28"/>
          <w:szCs w:val="28"/>
        </w:rPr>
      </w:pPr>
      <w:r w:rsidRPr="00BB6FA3">
        <w:rPr>
          <w:rFonts w:asciiTheme="majorBidi" w:hAnsiTheme="majorBidi" w:cstheme="majorBidi"/>
          <w:b/>
          <w:bCs/>
          <w:sz w:val="28"/>
          <w:szCs w:val="28"/>
        </w:rPr>
        <w:t>Parcours : Multimédia et développement web (MDW)</w:t>
      </w:r>
    </w:p>
    <w:p w14:paraId="55FC72A4" w14:textId="63028529" w:rsidR="006E54F3" w:rsidRPr="00253422" w:rsidRDefault="00837AF2" w:rsidP="000B59EB">
      <w:pPr>
        <w:tabs>
          <w:tab w:val="left" w:pos="1860"/>
        </w:tabs>
        <w:spacing w:line="360" w:lineRule="auto"/>
        <w:jc w:val="center"/>
        <w:rPr>
          <w:rFonts w:asciiTheme="majorBidi" w:hAnsiTheme="majorBidi" w:cstheme="majorBidi"/>
          <w:b/>
          <w:bCs/>
          <w:sz w:val="28"/>
          <w:szCs w:val="28"/>
        </w:rPr>
      </w:pPr>
      <w:r w:rsidRPr="00BB6FA3">
        <w:rPr>
          <w:rFonts w:asciiTheme="majorBidi" w:hAnsiTheme="majorBidi" w:cstheme="majorBidi"/>
          <w:noProof/>
          <w:sz w:val="32"/>
          <w:szCs w:val="32"/>
          <w:lang w:eastAsia="fr-FR"/>
        </w:rPr>
        <mc:AlternateContent>
          <mc:Choice Requires="wpg">
            <w:drawing>
              <wp:anchor distT="0" distB="0" distL="0" distR="0" simplePos="0" relativeHeight="251684864" behindDoc="1" locked="0" layoutInCell="1" allowOverlap="1" wp14:anchorId="2E051641" wp14:editId="4DAD5486">
                <wp:simplePos x="0" y="0"/>
                <wp:positionH relativeFrom="page">
                  <wp:posOffset>1271134</wp:posOffset>
                </wp:positionH>
                <wp:positionV relativeFrom="paragraph">
                  <wp:posOffset>292735</wp:posOffset>
                </wp:positionV>
                <wp:extent cx="4920116" cy="1047750"/>
                <wp:effectExtent l="0" t="0" r="0" b="0"/>
                <wp:wrapTopAndBottom/>
                <wp:docPr id="31" name="Groupe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20116" cy="1047750"/>
                          <a:chOff x="402" y="121"/>
                          <a:chExt cx="10823" cy="1870"/>
                        </a:xfrm>
                      </wpg:grpSpPr>
                      <wps:wsp>
                        <wps:cNvPr id="32" name="Freeform 16"/>
                        <wps:cNvSpPr>
                          <a:spLocks/>
                        </wps:cNvSpPr>
                        <wps:spPr bwMode="auto">
                          <a:xfrm>
                            <a:off x="623" y="193"/>
                            <a:ext cx="10602" cy="1798"/>
                          </a:xfrm>
                          <a:custGeom>
                            <a:avLst/>
                            <a:gdLst>
                              <a:gd name="T0" fmla="+- 0 11186 624"/>
                              <a:gd name="T1" fmla="*/ T0 w 10602"/>
                              <a:gd name="T2" fmla="+- 0 193 193"/>
                              <a:gd name="T3" fmla="*/ 193 h 1798"/>
                              <a:gd name="T4" fmla="+- 0 663 624"/>
                              <a:gd name="T5" fmla="*/ T4 w 10602"/>
                              <a:gd name="T6" fmla="+- 0 193 193"/>
                              <a:gd name="T7" fmla="*/ 193 h 1798"/>
                              <a:gd name="T8" fmla="+- 0 648 624"/>
                              <a:gd name="T9" fmla="*/ T8 w 10602"/>
                              <a:gd name="T10" fmla="+- 0 197 193"/>
                              <a:gd name="T11" fmla="*/ 197 h 1798"/>
                              <a:gd name="T12" fmla="+- 0 635 624"/>
                              <a:gd name="T13" fmla="*/ T12 w 10602"/>
                              <a:gd name="T14" fmla="+- 0 205 193"/>
                              <a:gd name="T15" fmla="*/ 205 h 1798"/>
                              <a:gd name="T16" fmla="+- 0 627 624"/>
                              <a:gd name="T17" fmla="*/ T16 w 10602"/>
                              <a:gd name="T18" fmla="+- 0 218 193"/>
                              <a:gd name="T19" fmla="*/ 218 h 1798"/>
                              <a:gd name="T20" fmla="+- 0 624 624"/>
                              <a:gd name="T21" fmla="*/ T20 w 10602"/>
                              <a:gd name="T22" fmla="+- 0 233 193"/>
                              <a:gd name="T23" fmla="*/ 233 h 1798"/>
                              <a:gd name="T24" fmla="+- 0 624 624"/>
                              <a:gd name="T25" fmla="*/ T24 w 10602"/>
                              <a:gd name="T26" fmla="+- 0 1951 193"/>
                              <a:gd name="T27" fmla="*/ 1951 h 1798"/>
                              <a:gd name="T28" fmla="+- 0 627 624"/>
                              <a:gd name="T29" fmla="*/ T28 w 10602"/>
                              <a:gd name="T30" fmla="+- 0 1967 193"/>
                              <a:gd name="T31" fmla="*/ 1967 h 1798"/>
                              <a:gd name="T32" fmla="+- 0 635 624"/>
                              <a:gd name="T33" fmla="*/ T32 w 10602"/>
                              <a:gd name="T34" fmla="+- 0 1979 193"/>
                              <a:gd name="T35" fmla="*/ 1979 h 1798"/>
                              <a:gd name="T36" fmla="+- 0 648 624"/>
                              <a:gd name="T37" fmla="*/ T36 w 10602"/>
                              <a:gd name="T38" fmla="+- 0 1988 193"/>
                              <a:gd name="T39" fmla="*/ 1988 h 1798"/>
                              <a:gd name="T40" fmla="+- 0 663 624"/>
                              <a:gd name="T41" fmla="*/ T40 w 10602"/>
                              <a:gd name="T42" fmla="+- 0 1991 193"/>
                              <a:gd name="T43" fmla="*/ 1991 h 1798"/>
                              <a:gd name="T44" fmla="+- 0 11186 624"/>
                              <a:gd name="T45" fmla="*/ T44 w 10602"/>
                              <a:gd name="T46" fmla="+- 0 1991 193"/>
                              <a:gd name="T47" fmla="*/ 1991 h 1798"/>
                              <a:gd name="T48" fmla="+- 0 11201 624"/>
                              <a:gd name="T49" fmla="*/ T48 w 10602"/>
                              <a:gd name="T50" fmla="+- 0 1988 193"/>
                              <a:gd name="T51" fmla="*/ 1988 h 1798"/>
                              <a:gd name="T52" fmla="+- 0 11214 624"/>
                              <a:gd name="T53" fmla="*/ T52 w 10602"/>
                              <a:gd name="T54" fmla="+- 0 1979 193"/>
                              <a:gd name="T55" fmla="*/ 1979 h 1798"/>
                              <a:gd name="T56" fmla="+- 0 11222 624"/>
                              <a:gd name="T57" fmla="*/ T56 w 10602"/>
                              <a:gd name="T58" fmla="+- 0 1967 193"/>
                              <a:gd name="T59" fmla="*/ 1967 h 1798"/>
                              <a:gd name="T60" fmla="+- 0 11225 624"/>
                              <a:gd name="T61" fmla="*/ T60 w 10602"/>
                              <a:gd name="T62" fmla="+- 0 1951 193"/>
                              <a:gd name="T63" fmla="*/ 1951 h 1798"/>
                              <a:gd name="T64" fmla="+- 0 11225 624"/>
                              <a:gd name="T65" fmla="*/ T64 w 10602"/>
                              <a:gd name="T66" fmla="+- 0 233 193"/>
                              <a:gd name="T67" fmla="*/ 233 h 1798"/>
                              <a:gd name="T68" fmla="+- 0 11222 624"/>
                              <a:gd name="T69" fmla="*/ T68 w 10602"/>
                              <a:gd name="T70" fmla="+- 0 218 193"/>
                              <a:gd name="T71" fmla="*/ 218 h 1798"/>
                              <a:gd name="T72" fmla="+- 0 11214 624"/>
                              <a:gd name="T73" fmla="*/ T72 w 10602"/>
                              <a:gd name="T74" fmla="+- 0 205 193"/>
                              <a:gd name="T75" fmla="*/ 205 h 1798"/>
                              <a:gd name="T76" fmla="+- 0 11201 624"/>
                              <a:gd name="T77" fmla="*/ T76 w 10602"/>
                              <a:gd name="T78" fmla="+- 0 197 193"/>
                              <a:gd name="T79" fmla="*/ 197 h 1798"/>
                              <a:gd name="T80" fmla="+- 0 11186 624"/>
                              <a:gd name="T81" fmla="*/ T80 w 10602"/>
                              <a:gd name="T82" fmla="+- 0 193 193"/>
                              <a:gd name="T83" fmla="*/ 193 h 17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602" h="1798">
                                <a:moveTo>
                                  <a:pt x="10562" y="0"/>
                                </a:moveTo>
                                <a:lnTo>
                                  <a:pt x="39" y="0"/>
                                </a:lnTo>
                                <a:lnTo>
                                  <a:pt x="24" y="4"/>
                                </a:lnTo>
                                <a:lnTo>
                                  <a:pt x="11" y="12"/>
                                </a:lnTo>
                                <a:lnTo>
                                  <a:pt x="3" y="25"/>
                                </a:lnTo>
                                <a:lnTo>
                                  <a:pt x="0" y="40"/>
                                </a:lnTo>
                                <a:lnTo>
                                  <a:pt x="0" y="1758"/>
                                </a:lnTo>
                                <a:lnTo>
                                  <a:pt x="3" y="1774"/>
                                </a:lnTo>
                                <a:lnTo>
                                  <a:pt x="11" y="1786"/>
                                </a:lnTo>
                                <a:lnTo>
                                  <a:pt x="24" y="1795"/>
                                </a:lnTo>
                                <a:lnTo>
                                  <a:pt x="39" y="1798"/>
                                </a:lnTo>
                                <a:lnTo>
                                  <a:pt x="10562" y="1798"/>
                                </a:lnTo>
                                <a:lnTo>
                                  <a:pt x="10577" y="1795"/>
                                </a:lnTo>
                                <a:lnTo>
                                  <a:pt x="10590" y="1786"/>
                                </a:lnTo>
                                <a:lnTo>
                                  <a:pt x="10598" y="1774"/>
                                </a:lnTo>
                                <a:lnTo>
                                  <a:pt x="10601" y="1758"/>
                                </a:lnTo>
                                <a:lnTo>
                                  <a:pt x="10601" y="40"/>
                                </a:lnTo>
                                <a:lnTo>
                                  <a:pt x="10598" y="25"/>
                                </a:lnTo>
                                <a:lnTo>
                                  <a:pt x="10590" y="12"/>
                                </a:lnTo>
                                <a:lnTo>
                                  <a:pt x="10577" y="4"/>
                                </a:lnTo>
                                <a:lnTo>
                                  <a:pt x="10562"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17"/>
                        <wps:cNvSpPr>
                          <a:spLocks/>
                        </wps:cNvSpPr>
                        <wps:spPr bwMode="auto">
                          <a:xfrm>
                            <a:off x="623" y="253"/>
                            <a:ext cx="10602" cy="1679"/>
                          </a:xfrm>
                          <a:custGeom>
                            <a:avLst/>
                            <a:gdLst>
                              <a:gd name="T0" fmla="+- 0 11186 624"/>
                              <a:gd name="T1" fmla="*/ T0 w 10602"/>
                              <a:gd name="T2" fmla="+- 0 253 253"/>
                              <a:gd name="T3" fmla="*/ 253 h 1679"/>
                              <a:gd name="T4" fmla="+- 0 663 624"/>
                              <a:gd name="T5" fmla="*/ T4 w 10602"/>
                              <a:gd name="T6" fmla="+- 0 253 253"/>
                              <a:gd name="T7" fmla="*/ 253 h 1679"/>
                              <a:gd name="T8" fmla="+- 0 648 624"/>
                              <a:gd name="T9" fmla="*/ T8 w 10602"/>
                              <a:gd name="T10" fmla="+- 0 256 253"/>
                              <a:gd name="T11" fmla="*/ 256 h 1679"/>
                              <a:gd name="T12" fmla="+- 0 635 624"/>
                              <a:gd name="T13" fmla="*/ T12 w 10602"/>
                              <a:gd name="T14" fmla="+- 0 265 253"/>
                              <a:gd name="T15" fmla="*/ 265 h 1679"/>
                              <a:gd name="T16" fmla="+- 0 627 624"/>
                              <a:gd name="T17" fmla="*/ T16 w 10602"/>
                              <a:gd name="T18" fmla="+- 0 278 253"/>
                              <a:gd name="T19" fmla="*/ 278 h 1679"/>
                              <a:gd name="T20" fmla="+- 0 624 624"/>
                              <a:gd name="T21" fmla="*/ T20 w 10602"/>
                              <a:gd name="T22" fmla="+- 0 293 253"/>
                              <a:gd name="T23" fmla="*/ 293 h 1679"/>
                              <a:gd name="T24" fmla="+- 0 624 624"/>
                              <a:gd name="T25" fmla="*/ T24 w 10602"/>
                              <a:gd name="T26" fmla="+- 0 1892 253"/>
                              <a:gd name="T27" fmla="*/ 1892 h 1679"/>
                              <a:gd name="T28" fmla="+- 0 627 624"/>
                              <a:gd name="T29" fmla="*/ T28 w 10602"/>
                              <a:gd name="T30" fmla="+- 0 1907 253"/>
                              <a:gd name="T31" fmla="*/ 1907 h 1679"/>
                              <a:gd name="T32" fmla="+- 0 635 624"/>
                              <a:gd name="T33" fmla="*/ T32 w 10602"/>
                              <a:gd name="T34" fmla="+- 0 1920 253"/>
                              <a:gd name="T35" fmla="*/ 1920 h 1679"/>
                              <a:gd name="T36" fmla="+- 0 648 624"/>
                              <a:gd name="T37" fmla="*/ T36 w 10602"/>
                              <a:gd name="T38" fmla="+- 0 1928 253"/>
                              <a:gd name="T39" fmla="*/ 1928 h 1679"/>
                              <a:gd name="T40" fmla="+- 0 663 624"/>
                              <a:gd name="T41" fmla="*/ T40 w 10602"/>
                              <a:gd name="T42" fmla="+- 0 1931 253"/>
                              <a:gd name="T43" fmla="*/ 1931 h 1679"/>
                              <a:gd name="T44" fmla="+- 0 11186 624"/>
                              <a:gd name="T45" fmla="*/ T44 w 10602"/>
                              <a:gd name="T46" fmla="+- 0 1931 253"/>
                              <a:gd name="T47" fmla="*/ 1931 h 1679"/>
                              <a:gd name="T48" fmla="+- 0 11201 624"/>
                              <a:gd name="T49" fmla="*/ T48 w 10602"/>
                              <a:gd name="T50" fmla="+- 0 1928 253"/>
                              <a:gd name="T51" fmla="*/ 1928 h 1679"/>
                              <a:gd name="T52" fmla="+- 0 11214 624"/>
                              <a:gd name="T53" fmla="*/ T52 w 10602"/>
                              <a:gd name="T54" fmla="+- 0 1920 253"/>
                              <a:gd name="T55" fmla="*/ 1920 h 1679"/>
                              <a:gd name="T56" fmla="+- 0 11222 624"/>
                              <a:gd name="T57" fmla="*/ T56 w 10602"/>
                              <a:gd name="T58" fmla="+- 0 1907 253"/>
                              <a:gd name="T59" fmla="*/ 1907 h 1679"/>
                              <a:gd name="T60" fmla="+- 0 11225 624"/>
                              <a:gd name="T61" fmla="*/ T60 w 10602"/>
                              <a:gd name="T62" fmla="+- 0 1892 253"/>
                              <a:gd name="T63" fmla="*/ 1892 h 1679"/>
                              <a:gd name="T64" fmla="+- 0 11225 624"/>
                              <a:gd name="T65" fmla="*/ T64 w 10602"/>
                              <a:gd name="T66" fmla="+- 0 293 253"/>
                              <a:gd name="T67" fmla="*/ 293 h 1679"/>
                              <a:gd name="T68" fmla="+- 0 11222 624"/>
                              <a:gd name="T69" fmla="*/ T68 w 10602"/>
                              <a:gd name="T70" fmla="+- 0 278 253"/>
                              <a:gd name="T71" fmla="*/ 278 h 1679"/>
                              <a:gd name="T72" fmla="+- 0 11214 624"/>
                              <a:gd name="T73" fmla="*/ T72 w 10602"/>
                              <a:gd name="T74" fmla="+- 0 265 253"/>
                              <a:gd name="T75" fmla="*/ 265 h 1679"/>
                              <a:gd name="T76" fmla="+- 0 11201 624"/>
                              <a:gd name="T77" fmla="*/ T76 w 10602"/>
                              <a:gd name="T78" fmla="+- 0 256 253"/>
                              <a:gd name="T79" fmla="*/ 256 h 1679"/>
                              <a:gd name="T80" fmla="+- 0 11186 624"/>
                              <a:gd name="T81" fmla="*/ T80 w 10602"/>
                              <a:gd name="T82" fmla="+- 0 253 253"/>
                              <a:gd name="T83" fmla="*/ 253 h 16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602" h="1679">
                                <a:moveTo>
                                  <a:pt x="10562" y="0"/>
                                </a:moveTo>
                                <a:lnTo>
                                  <a:pt x="39" y="0"/>
                                </a:lnTo>
                                <a:lnTo>
                                  <a:pt x="24" y="3"/>
                                </a:lnTo>
                                <a:lnTo>
                                  <a:pt x="11" y="12"/>
                                </a:lnTo>
                                <a:lnTo>
                                  <a:pt x="3" y="25"/>
                                </a:lnTo>
                                <a:lnTo>
                                  <a:pt x="0" y="40"/>
                                </a:lnTo>
                                <a:lnTo>
                                  <a:pt x="0" y="1639"/>
                                </a:lnTo>
                                <a:lnTo>
                                  <a:pt x="3" y="1654"/>
                                </a:lnTo>
                                <a:lnTo>
                                  <a:pt x="11" y="1667"/>
                                </a:lnTo>
                                <a:lnTo>
                                  <a:pt x="24" y="1675"/>
                                </a:lnTo>
                                <a:lnTo>
                                  <a:pt x="39" y="1678"/>
                                </a:lnTo>
                                <a:lnTo>
                                  <a:pt x="10562" y="1678"/>
                                </a:lnTo>
                                <a:lnTo>
                                  <a:pt x="10577" y="1675"/>
                                </a:lnTo>
                                <a:lnTo>
                                  <a:pt x="10590" y="1667"/>
                                </a:lnTo>
                                <a:lnTo>
                                  <a:pt x="10598" y="1654"/>
                                </a:lnTo>
                                <a:lnTo>
                                  <a:pt x="10601" y="1639"/>
                                </a:lnTo>
                                <a:lnTo>
                                  <a:pt x="10601" y="40"/>
                                </a:lnTo>
                                <a:lnTo>
                                  <a:pt x="10598" y="25"/>
                                </a:lnTo>
                                <a:lnTo>
                                  <a:pt x="10590" y="12"/>
                                </a:lnTo>
                                <a:lnTo>
                                  <a:pt x="10577" y="3"/>
                                </a:lnTo>
                                <a:lnTo>
                                  <a:pt x="1056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AutoShape 18"/>
                        <wps:cNvSpPr>
                          <a:spLocks/>
                        </wps:cNvSpPr>
                        <wps:spPr bwMode="auto">
                          <a:xfrm>
                            <a:off x="651" y="281"/>
                            <a:ext cx="10546" cy="1613"/>
                          </a:xfrm>
                          <a:custGeom>
                            <a:avLst/>
                            <a:gdLst>
                              <a:gd name="T0" fmla="+- 0 11197 652"/>
                              <a:gd name="T1" fmla="*/ T0 w 10546"/>
                              <a:gd name="T2" fmla="+- 0 1874 282"/>
                              <a:gd name="T3" fmla="*/ 1874 h 1613"/>
                              <a:gd name="T4" fmla="+- 0 652 652"/>
                              <a:gd name="T5" fmla="*/ T4 w 10546"/>
                              <a:gd name="T6" fmla="+- 0 1874 282"/>
                              <a:gd name="T7" fmla="*/ 1874 h 1613"/>
                              <a:gd name="T8" fmla="+- 0 652 652"/>
                              <a:gd name="T9" fmla="*/ T8 w 10546"/>
                              <a:gd name="T10" fmla="+- 0 1894 282"/>
                              <a:gd name="T11" fmla="*/ 1894 h 1613"/>
                              <a:gd name="T12" fmla="+- 0 11197 652"/>
                              <a:gd name="T13" fmla="*/ T12 w 10546"/>
                              <a:gd name="T14" fmla="+- 0 1894 282"/>
                              <a:gd name="T15" fmla="*/ 1894 h 1613"/>
                              <a:gd name="T16" fmla="+- 0 11197 652"/>
                              <a:gd name="T17" fmla="*/ T16 w 10546"/>
                              <a:gd name="T18" fmla="+- 0 1874 282"/>
                              <a:gd name="T19" fmla="*/ 1874 h 1613"/>
                              <a:gd name="T20" fmla="+- 0 11197 652"/>
                              <a:gd name="T21" fmla="*/ T20 w 10546"/>
                              <a:gd name="T22" fmla="+- 0 282 282"/>
                              <a:gd name="T23" fmla="*/ 282 h 1613"/>
                              <a:gd name="T24" fmla="+- 0 652 652"/>
                              <a:gd name="T25" fmla="*/ T24 w 10546"/>
                              <a:gd name="T26" fmla="+- 0 282 282"/>
                              <a:gd name="T27" fmla="*/ 282 h 1613"/>
                              <a:gd name="T28" fmla="+- 0 652 652"/>
                              <a:gd name="T29" fmla="*/ T28 w 10546"/>
                              <a:gd name="T30" fmla="+- 0 301 282"/>
                              <a:gd name="T31" fmla="*/ 301 h 1613"/>
                              <a:gd name="T32" fmla="+- 0 11197 652"/>
                              <a:gd name="T33" fmla="*/ T32 w 10546"/>
                              <a:gd name="T34" fmla="+- 0 301 282"/>
                              <a:gd name="T35" fmla="*/ 301 h 1613"/>
                              <a:gd name="T36" fmla="+- 0 11197 652"/>
                              <a:gd name="T37" fmla="*/ T36 w 10546"/>
                              <a:gd name="T38" fmla="+- 0 282 282"/>
                              <a:gd name="T39" fmla="*/ 282 h 16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46" h="1613">
                                <a:moveTo>
                                  <a:pt x="10545" y="1592"/>
                                </a:moveTo>
                                <a:lnTo>
                                  <a:pt x="0" y="1592"/>
                                </a:lnTo>
                                <a:lnTo>
                                  <a:pt x="0" y="1612"/>
                                </a:lnTo>
                                <a:lnTo>
                                  <a:pt x="10545" y="1612"/>
                                </a:lnTo>
                                <a:lnTo>
                                  <a:pt x="10545" y="1592"/>
                                </a:lnTo>
                                <a:close/>
                                <a:moveTo>
                                  <a:pt x="10545" y="0"/>
                                </a:moveTo>
                                <a:lnTo>
                                  <a:pt x="0" y="0"/>
                                </a:lnTo>
                                <a:lnTo>
                                  <a:pt x="0" y="19"/>
                                </a:lnTo>
                                <a:lnTo>
                                  <a:pt x="10545" y="19"/>
                                </a:lnTo>
                                <a:lnTo>
                                  <a:pt x="10545"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19"/>
                        <wps:cNvSpPr>
                          <a:spLocks/>
                        </wps:cNvSpPr>
                        <wps:spPr bwMode="auto">
                          <a:xfrm>
                            <a:off x="651" y="301"/>
                            <a:ext cx="10546" cy="1573"/>
                          </a:xfrm>
                          <a:custGeom>
                            <a:avLst/>
                            <a:gdLst>
                              <a:gd name="T0" fmla="+- 0 11188 652"/>
                              <a:gd name="T1" fmla="*/ T0 w 10546"/>
                              <a:gd name="T2" fmla="+- 0 301 301"/>
                              <a:gd name="T3" fmla="*/ 301 h 1573"/>
                              <a:gd name="T4" fmla="+- 0 661 652"/>
                              <a:gd name="T5" fmla="*/ T4 w 10546"/>
                              <a:gd name="T6" fmla="+- 0 301 301"/>
                              <a:gd name="T7" fmla="*/ 301 h 1573"/>
                              <a:gd name="T8" fmla="+- 0 652 652"/>
                              <a:gd name="T9" fmla="*/ T8 w 10546"/>
                              <a:gd name="T10" fmla="+- 0 310 301"/>
                              <a:gd name="T11" fmla="*/ 310 h 1573"/>
                              <a:gd name="T12" fmla="+- 0 652 652"/>
                              <a:gd name="T13" fmla="*/ T12 w 10546"/>
                              <a:gd name="T14" fmla="+- 0 1865 301"/>
                              <a:gd name="T15" fmla="*/ 1865 h 1573"/>
                              <a:gd name="T16" fmla="+- 0 661 652"/>
                              <a:gd name="T17" fmla="*/ T16 w 10546"/>
                              <a:gd name="T18" fmla="+- 0 1874 301"/>
                              <a:gd name="T19" fmla="*/ 1874 h 1573"/>
                              <a:gd name="T20" fmla="+- 0 11188 652"/>
                              <a:gd name="T21" fmla="*/ T20 w 10546"/>
                              <a:gd name="T22" fmla="+- 0 1874 301"/>
                              <a:gd name="T23" fmla="*/ 1874 h 1573"/>
                              <a:gd name="T24" fmla="+- 0 11197 652"/>
                              <a:gd name="T25" fmla="*/ T24 w 10546"/>
                              <a:gd name="T26" fmla="+- 0 1865 301"/>
                              <a:gd name="T27" fmla="*/ 1865 h 1573"/>
                              <a:gd name="T28" fmla="+- 0 11197 652"/>
                              <a:gd name="T29" fmla="*/ T28 w 10546"/>
                              <a:gd name="T30" fmla="+- 0 310 301"/>
                              <a:gd name="T31" fmla="*/ 310 h 157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546" h="1573">
                                <a:moveTo>
                                  <a:pt x="10536" y="0"/>
                                </a:moveTo>
                                <a:lnTo>
                                  <a:pt x="9" y="0"/>
                                </a:lnTo>
                                <a:lnTo>
                                  <a:pt x="0" y="9"/>
                                </a:lnTo>
                                <a:lnTo>
                                  <a:pt x="0" y="1564"/>
                                </a:lnTo>
                                <a:lnTo>
                                  <a:pt x="9" y="1573"/>
                                </a:lnTo>
                                <a:lnTo>
                                  <a:pt x="10536" y="1573"/>
                                </a:lnTo>
                                <a:lnTo>
                                  <a:pt x="10545" y="1564"/>
                                </a:lnTo>
                                <a:lnTo>
                                  <a:pt x="10545" y="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Text Box 20"/>
                        <wps:cNvSpPr txBox="1">
                          <a:spLocks noChangeArrowheads="1"/>
                        </wps:cNvSpPr>
                        <wps:spPr bwMode="auto">
                          <a:xfrm>
                            <a:off x="402" y="121"/>
                            <a:ext cx="10523" cy="1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05798" w14:textId="2295C467" w:rsidR="00A40E68" w:rsidRDefault="00A40E68" w:rsidP="00837AF2">
                              <w:pPr>
                                <w:spacing w:before="180" w:line="453" w:lineRule="exact"/>
                                <w:ind w:left="1053" w:right="1053"/>
                                <w:jc w:val="center"/>
                                <w:rPr>
                                  <w:rFonts w:ascii="Times New Roman" w:hAnsi="Times New Roman"/>
                                  <w:b/>
                                  <w:sz w:val="41"/>
                                </w:rPr>
                              </w:pPr>
                              <w:r>
                                <w:rPr>
                                  <w:rFonts w:ascii="Times New Roman" w:hAnsi="Times New Roman"/>
                                  <w:b/>
                                  <w:w w:val="110"/>
                                  <w:sz w:val="41"/>
                                </w:rPr>
                                <w:br/>
                                <w:t xml:space="preserve">« Power Online </w:t>
                              </w:r>
                              <w:proofErr w:type="gramStart"/>
                              <w:r>
                                <w:rPr>
                                  <w:rFonts w:ascii="Times New Roman" w:hAnsi="Times New Roman"/>
                                  <w:b/>
                                  <w:w w:val="110"/>
                                  <w:sz w:val="41"/>
                                </w:rPr>
                                <w:t>Learning»</w:t>
                              </w:r>
                              <w:proofErr w:type="gram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051641" id="Groupe 31" o:spid="_x0000_s1026" style="position:absolute;left:0;text-align:left;margin-left:100.1pt;margin-top:23.05pt;width:387.4pt;height:82.5pt;z-index:-251631616;mso-wrap-distance-left:0;mso-wrap-distance-right:0;mso-position-horizontal-relative:page" coordorigin="402,121" coordsize="10823,1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">
                <v:shape id="Freeform 16" o:spid="_x0000_s1027" style="position:absolute;left:623;top:193;width:10602;height:1798;visibility:visible;mso-wrap-style:square;v-text-anchor:top" coordsize="10602,1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" path="m10562,l39,,24,4,11,12,3,25,,40,,1758r3,16l11,1786r13,9l39,1798r10523,l10577,1795r13,-9l10598,1774r3,-16l10601,40r-3,-15l10590,12r-13,-8l10562,xe" fillcolor="#3f3f3f" stroked="f">
                  <v:path arrowok="t" o:connecttype="custom" o:connectlocs="10562,193;39,193;24,197;11,205;3,218;0,233;0,1951;3,1967;11,1979;24,1988;39,1991;10562,1991;10577,1988;10590,1979;10598,1967;10601,1951;10601,233;10598,218;10590,205;10577,197;10562,193" o:connectangles="0,0,0,0,0,0,0,0,0,0,0,0,0,0,0,0,0,0,0,0,0"/>
                </v:shape>
                <v:shape id="Freeform 17" o:spid="_x0000_s1028" style="position:absolute;left:623;top:253;width:10602;height:1679;visibility:visible;mso-wrap-style:square;v-text-anchor:top" coordsize="10602,1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" path="m10562,l39,,24,3,11,12,3,25,,40,,1639r3,15l11,1667r13,8l39,1678r10523,l10577,1675r13,-8l10598,1654r3,-15l10601,40r-3,-15l10590,12r-13,-9l10562,xe" stroked="f">
                  <v:path arrowok="t" o:connecttype="custom" o:connectlocs="10562,253;39,253;24,256;11,265;3,278;0,293;0,1892;3,1907;11,1920;24,1928;39,1931;10562,1931;10577,1928;10590,1920;10598,1907;10601,1892;10601,293;10598,278;10590,265;10577,256;10562,253" o:connectangles="0,0,0,0,0,0,0,0,0,0,0,0,0,0,0,0,0,0,0,0,0"/>
                </v:shape>
                <v:shape id="AutoShape 18" o:spid="_x0000_s1029" style="position:absolute;left:651;top:281;width:10546;height:1613;visibility:visible;mso-wrap-style:square;v-text-anchor:top" coordsize="10546,1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" path="m10545,1592l,1592r,20l10545,1612r,-20xm10545,l,,,19r10545,l10545,xe" fillcolor="#3f3f3f" stroked="f">
                  <v:path arrowok="t" o:connecttype="custom" o:connectlocs="10545,1874;0,1874;0,1894;10545,1894;10545,1874;10545,282;0,282;0,301;10545,301;10545,282" o:connectangles="0,0,0,0,0,0,0,0,0,0"/>
                </v:shape>
                <v:shape id="Freeform 19" o:spid="_x0000_s1030" style="position:absolute;left:651;top:301;width:10546;height:1573;visibility:visible;mso-wrap-style:square;v-text-anchor:top" coordsize="10546,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" path="m10536,l9,,,9,,1564r9,9l10536,1573r9,-9l10545,9r-9,-9xe" stroked="f">
                  <v:path arrowok="t" o:connecttype="custom" o:connectlocs="10536,301;9,301;0,310;0,1865;9,1874;10536,1874;10545,1865;10545,310" o:connectangles="0,0,0,0,0,0,0,0"/>
                </v:shape>
                <v:shapetype id="_x0000_t202" coordsize="21600,21600" o:spt="202" path="m,l,21600r21600,l21600,xe">
                  <v:stroke joinstyle="miter"/>
                  <v:path gradientshapeok="t" o:connecttype="rect"/>
                </v:shapetype>
                <v:shape id="Text Box 20" o:spid="_x0000_s1031" type="#_x0000_t202" style="position:absolute;left:402;top:121;width:10523;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6EC05798" w14:textId="2295C467" w:rsidR="00A40E68" w:rsidRDefault="00A40E68" w:rsidP="00837AF2">
                        <w:pPr>
                          <w:spacing w:before="180" w:line="453" w:lineRule="exact"/>
                          <w:ind w:left="1053" w:right="1053"/>
                          <w:jc w:val="center"/>
                          <w:rPr>
                            <w:rFonts w:ascii="Times New Roman" w:hAnsi="Times New Roman"/>
                            <w:b/>
                            <w:sz w:val="41"/>
                          </w:rPr>
                        </w:pPr>
                        <w:r>
                          <w:rPr>
                            <w:rFonts w:ascii="Times New Roman" w:hAnsi="Times New Roman"/>
                            <w:b/>
                            <w:w w:val="110"/>
                            <w:sz w:val="41"/>
                          </w:rPr>
                          <w:br/>
                          <w:t xml:space="preserve">« Power Online </w:t>
                        </w:r>
                        <w:proofErr w:type="gramStart"/>
                        <w:r>
                          <w:rPr>
                            <w:rFonts w:ascii="Times New Roman" w:hAnsi="Times New Roman"/>
                            <w:b/>
                            <w:w w:val="110"/>
                            <w:sz w:val="41"/>
                          </w:rPr>
                          <w:t>Learning»</w:t>
                        </w:r>
                        <w:proofErr w:type="gramEnd"/>
                      </w:p>
                    </w:txbxContent>
                  </v:textbox>
                </v:shape>
                <w10:wrap type="topAndBottom" anchorx="page"/>
              </v:group>
            </w:pict>
          </mc:Fallback>
        </mc:AlternateContent>
      </w:r>
    </w:p>
    <w:p w14:paraId="070EE511" w14:textId="58320EA2" w:rsidR="002B3E07" w:rsidRDefault="00253422" w:rsidP="000B59EB">
      <w:pPr>
        <w:tabs>
          <w:tab w:val="left" w:pos="1860"/>
        </w:tabs>
        <w:spacing w:line="360" w:lineRule="auto"/>
        <w:ind w:left="2832"/>
        <w:jc w:val="both"/>
        <w:rPr>
          <w:rFonts w:asciiTheme="majorBidi" w:hAnsiTheme="majorBidi" w:cstheme="majorBidi"/>
          <w:b/>
          <w:bCs/>
          <w:sz w:val="28"/>
          <w:szCs w:val="28"/>
        </w:rPr>
      </w:pPr>
      <w:r>
        <w:rPr>
          <w:rFonts w:asciiTheme="majorBidi" w:hAnsiTheme="majorBidi" w:cstheme="majorBidi"/>
          <w:b/>
          <w:bCs/>
          <w:sz w:val="28"/>
          <w:szCs w:val="28"/>
        </w:rPr>
        <w:br/>
      </w:r>
      <w:r w:rsidR="002B3E07" w:rsidRPr="00BB6FA3">
        <w:rPr>
          <w:rFonts w:asciiTheme="majorBidi" w:hAnsiTheme="majorBidi" w:cstheme="majorBidi"/>
          <w:b/>
          <w:bCs/>
          <w:sz w:val="28"/>
          <w:szCs w:val="28"/>
        </w:rPr>
        <w:t>Réalis</w:t>
      </w:r>
      <w:ins w:id="8" w:author="Rachid Ben Slama" w:date="2022-05-27T01:08:00Z">
        <w:r w:rsidR="001D6A53">
          <w:rPr>
            <w:rFonts w:asciiTheme="majorBidi" w:hAnsiTheme="majorBidi" w:cstheme="majorBidi"/>
            <w:b/>
            <w:bCs/>
            <w:sz w:val="28"/>
            <w:szCs w:val="28"/>
          </w:rPr>
          <w:t>é</w:t>
        </w:r>
      </w:ins>
      <w:del w:id="9" w:author="Rachid Ben Slama" w:date="2022-05-27T01:08:00Z">
        <w:r w:rsidR="002B3E07" w:rsidRPr="00BB6FA3" w:rsidDel="001D6A53">
          <w:rPr>
            <w:rFonts w:asciiTheme="majorBidi" w:hAnsiTheme="majorBidi" w:cstheme="majorBidi"/>
            <w:b/>
            <w:bCs/>
            <w:sz w:val="28"/>
            <w:szCs w:val="28"/>
          </w:rPr>
          <w:delText>er</w:delText>
        </w:r>
      </w:del>
      <w:r w:rsidR="002B3E07" w:rsidRPr="00BB6FA3">
        <w:rPr>
          <w:rFonts w:asciiTheme="majorBidi" w:hAnsiTheme="majorBidi" w:cstheme="majorBidi"/>
          <w:b/>
          <w:bCs/>
          <w:sz w:val="28"/>
          <w:szCs w:val="28"/>
        </w:rPr>
        <w:t xml:space="preserve"> par : </w:t>
      </w:r>
      <w:r w:rsidR="00D70C66" w:rsidRPr="00BB6FA3">
        <w:rPr>
          <w:rFonts w:asciiTheme="majorBidi" w:hAnsiTheme="majorBidi" w:cstheme="majorBidi"/>
          <w:b/>
          <w:bCs/>
          <w:sz w:val="28"/>
          <w:szCs w:val="28"/>
        </w:rPr>
        <w:t>Bannour Rafik</w:t>
      </w:r>
    </w:p>
    <w:p w14:paraId="358A1228" w14:textId="77777777" w:rsidR="000B59EB" w:rsidRPr="00BB6FA3" w:rsidRDefault="000B59EB" w:rsidP="000B59EB">
      <w:pPr>
        <w:tabs>
          <w:tab w:val="left" w:pos="1860"/>
        </w:tabs>
        <w:spacing w:line="360" w:lineRule="auto"/>
        <w:ind w:left="2832"/>
        <w:jc w:val="both"/>
        <w:rPr>
          <w:rFonts w:asciiTheme="majorBidi" w:hAnsiTheme="majorBidi" w:cstheme="majorBidi"/>
          <w:b/>
          <w:bCs/>
          <w:sz w:val="28"/>
          <w:szCs w:val="28"/>
        </w:rPr>
      </w:pPr>
    </w:p>
    <w:p w14:paraId="5007B7AA" w14:textId="2165A632" w:rsidR="00253422" w:rsidRDefault="00253422" w:rsidP="000B59EB">
      <w:pPr>
        <w:tabs>
          <w:tab w:val="left" w:pos="1860"/>
        </w:tabs>
        <w:spacing w:line="360" w:lineRule="auto"/>
        <w:jc w:val="both"/>
        <w:rPr>
          <w:rFonts w:asciiTheme="majorBidi" w:hAnsiTheme="majorBidi" w:cstheme="majorBidi"/>
          <w:b/>
          <w:sz w:val="28"/>
          <w:szCs w:val="28"/>
        </w:rPr>
      </w:pPr>
      <w:r>
        <w:rPr>
          <w:rFonts w:asciiTheme="majorBidi" w:hAnsiTheme="majorBidi" w:cstheme="majorBidi"/>
          <w:b/>
          <w:sz w:val="28"/>
          <w:szCs w:val="28"/>
        </w:rPr>
        <w:t xml:space="preserve">      </w:t>
      </w:r>
      <w:r w:rsidRPr="00253422">
        <w:rPr>
          <w:rFonts w:asciiTheme="majorBidi" w:hAnsiTheme="majorBidi" w:cstheme="majorBidi"/>
          <w:b/>
          <w:sz w:val="28"/>
          <w:szCs w:val="28"/>
        </w:rPr>
        <w:t xml:space="preserve">SOUTENACE </w:t>
      </w:r>
      <w:proofErr w:type="gramStart"/>
      <w:r w:rsidRPr="00253422">
        <w:rPr>
          <w:rFonts w:asciiTheme="majorBidi" w:hAnsiTheme="majorBidi" w:cstheme="majorBidi"/>
          <w:b/>
          <w:sz w:val="28"/>
          <w:szCs w:val="28"/>
        </w:rPr>
        <w:t xml:space="preserve">LE </w:t>
      </w:r>
      <w:r>
        <w:rPr>
          <w:rFonts w:asciiTheme="majorBidi" w:hAnsiTheme="majorBidi" w:cstheme="majorBidi"/>
          <w:b/>
          <w:sz w:val="28"/>
          <w:szCs w:val="28"/>
        </w:rPr>
        <w:t xml:space="preserve"> --</w:t>
      </w:r>
      <w:proofErr w:type="gramEnd"/>
      <w:r w:rsidR="000B6B9B">
        <w:rPr>
          <w:rFonts w:asciiTheme="majorBidi" w:hAnsiTheme="majorBidi" w:cstheme="majorBidi"/>
          <w:b/>
          <w:sz w:val="28"/>
          <w:szCs w:val="28"/>
        </w:rPr>
        <w:t xml:space="preserve"> </w:t>
      </w:r>
      <w:r>
        <w:rPr>
          <w:rFonts w:asciiTheme="majorBidi" w:hAnsiTheme="majorBidi" w:cstheme="majorBidi"/>
          <w:b/>
          <w:sz w:val="28"/>
          <w:szCs w:val="28"/>
        </w:rPr>
        <w:t>/06/2022 DEVANT LES JEURY D’EXAMEN :</w:t>
      </w:r>
    </w:p>
    <w:p w14:paraId="0786DDC1" w14:textId="531DD7AA" w:rsidR="00FC0282" w:rsidRPr="009D4C3F" w:rsidRDefault="0005195F" w:rsidP="000B59EB">
      <w:pPr>
        <w:tabs>
          <w:tab w:val="left" w:pos="1860"/>
        </w:tabs>
        <w:spacing w:line="360" w:lineRule="auto"/>
        <w:jc w:val="both"/>
        <w:rPr>
          <w:rFonts w:asciiTheme="majorBidi" w:hAnsiTheme="majorBidi" w:cstheme="majorBidi"/>
          <w:b/>
          <w:sz w:val="28"/>
          <w:szCs w:val="28"/>
          <w:lang w:val="en-US"/>
        </w:rPr>
      </w:pPr>
      <w:proofErr w:type="spellStart"/>
      <w:r w:rsidRPr="009D4C3F">
        <w:rPr>
          <w:rFonts w:asciiTheme="majorBidi" w:hAnsiTheme="majorBidi" w:cstheme="majorBidi"/>
          <w:b/>
          <w:bCs/>
          <w:sz w:val="28"/>
          <w:szCs w:val="28"/>
          <w:lang w:val="en-US"/>
        </w:rPr>
        <w:t>Encadrant</w:t>
      </w:r>
      <w:proofErr w:type="spellEnd"/>
      <w:r w:rsidRPr="009D4C3F">
        <w:rPr>
          <w:rFonts w:asciiTheme="majorBidi" w:hAnsiTheme="majorBidi" w:cstheme="majorBidi"/>
          <w:b/>
          <w:bCs/>
          <w:sz w:val="28"/>
          <w:szCs w:val="28"/>
          <w:lang w:val="en-US"/>
        </w:rPr>
        <w:t xml:space="preserve"> </w:t>
      </w:r>
      <w:proofErr w:type="gramStart"/>
      <w:r w:rsidRPr="009D4C3F">
        <w:rPr>
          <w:rFonts w:asciiTheme="majorBidi" w:hAnsiTheme="majorBidi" w:cstheme="majorBidi"/>
          <w:b/>
          <w:bCs/>
          <w:sz w:val="28"/>
          <w:szCs w:val="28"/>
          <w:lang w:val="en-US"/>
        </w:rPr>
        <w:t>ISET :</w:t>
      </w:r>
      <w:proofErr w:type="gramEnd"/>
      <w:r w:rsidR="00FC0282" w:rsidRPr="009D4C3F">
        <w:rPr>
          <w:rFonts w:asciiTheme="majorBidi" w:hAnsiTheme="majorBidi" w:cstheme="majorBidi"/>
          <w:b/>
          <w:bCs/>
          <w:sz w:val="28"/>
          <w:szCs w:val="28"/>
          <w:lang w:val="en-US"/>
        </w:rPr>
        <w:t xml:space="preserve"> Mr. </w:t>
      </w:r>
      <w:r w:rsidR="00866067" w:rsidRPr="009D4C3F">
        <w:rPr>
          <w:rFonts w:asciiTheme="majorBidi" w:hAnsiTheme="majorBidi" w:cstheme="majorBidi"/>
          <w:b/>
          <w:bCs/>
          <w:sz w:val="28"/>
          <w:szCs w:val="28"/>
          <w:lang w:val="en-US"/>
        </w:rPr>
        <w:t xml:space="preserve">Ben </w:t>
      </w:r>
      <w:proofErr w:type="spellStart"/>
      <w:r w:rsidR="00866067" w:rsidRPr="009D4C3F">
        <w:rPr>
          <w:rFonts w:asciiTheme="majorBidi" w:hAnsiTheme="majorBidi" w:cstheme="majorBidi"/>
          <w:b/>
          <w:bCs/>
          <w:sz w:val="28"/>
          <w:szCs w:val="28"/>
          <w:lang w:val="en-US"/>
        </w:rPr>
        <w:t>Slema</w:t>
      </w:r>
      <w:proofErr w:type="spellEnd"/>
      <w:r w:rsidR="00866067" w:rsidRPr="009D4C3F">
        <w:rPr>
          <w:rFonts w:asciiTheme="majorBidi" w:hAnsiTheme="majorBidi" w:cstheme="majorBidi"/>
          <w:b/>
          <w:bCs/>
          <w:sz w:val="28"/>
          <w:szCs w:val="28"/>
          <w:lang w:val="en-US"/>
        </w:rPr>
        <w:t xml:space="preserve"> Rachid</w:t>
      </w:r>
    </w:p>
    <w:p w14:paraId="5A6F5CA7" w14:textId="3AE7659B" w:rsidR="0005195F" w:rsidRPr="00BB6FA3" w:rsidRDefault="0005195F" w:rsidP="000B59EB">
      <w:pPr>
        <w:tabs>
          <w:tab w:val="left" w:pos="1860"/>
        </w:tabs>
        <w:spacing w:line="360" w:lineRule="auto"/>
        <w:jc w:val="both"/>
        <w:rPr>
          <w:rFonts w:asciiTheme="majorBidi" w:hAnsiTheme="majorBidi" w:cstheme="majorBidi"/>
          <w:b/>
          <w:bCs/>
          <w:sz w:val="28"/>
          <w:szCs w:val="28"/>
        </w:rPr>
      </w:pPr>
      <w:r w:rsidRPr="00BB6FA3">
        <w:rPr>
          <w:rFonts w:asciiTheme="majorBidi" w:hAnsiTheme="majorBidi" w:cstheme="majorBidi"/>
          <w:b/>
          <w:bCs/>
          <w:sz w:val="28"/>
          <w:szCs w:val="28"/>
        </w:rPr>
        <w:t>Encadrent Entreprise :</w:t>
      </w:r>
      <w:r w:rsidR="00FC0282" w:rsidRPr="00BB6FA3">
        <w:rPr>
          <w:rFonts w:asciiTheme="majorBidi" w:hAnsiTheme="majorBidi" w:cstheme="majorBidi"/>
          <w:b/>
          <w:bCs/>
          <w:sz w:val="28"/>
          <w:szCs w:val="28"/>
        </w:rPr>
        <w:t xml:space="preserve"> Mr.</w:t>
      </w:r>
    </w:p>
    <w:p w14:paraId="62E0AFCB" w14:textId="6EF210A7" w:rsidR="000B59EB" w:rsidRPr="000B59EB" w:rsidRDefault="002B3E07" w:rsidP="000B59EB">
      <w:pPr>
        <w:spacing w:line="360" w:lineRule="auto"/>
        <w:jc w:val="both"/>
        <w:rPr>
          <w:rFonts w:asciiTheme="majorBidi" w:hAnsiTheme="majorBidi" w:cstheme="majorBidi"/>
          <w:b/>
          <w:bCs/>
          <w:sz w:val="28"/>
          <w:szCs w:val="28"/>
        </w:rPr>
      </w:pPr>
      <w:r w:rsidRPr="00BB6FA3">
        <w:rPr>
          <w:rFonts w:asciiTheme="majorBidi" w:hAnsiTheme="majorBidi" w:cstheme="majorBidi"/>
          <w:b/>
          <w:bCs/>
          <w:sz w:val="28"/>
          <w:szCs w:val="28"/>
        </w:rPr>
        <w:t xml:space="preserve">                                                                            </w:t>
      </w:r>
      <w:r w:rsidR="000B59EB">
        <w:rPr>
          <w:rFonts w:asciiTheme="majorBidi" w:hAnsiTheme="majorBidi" w:cstheme="majorBidi"/>
          <w:b/>
          <w:bCs/>
          <w:sz w:val="28"/>
          <w:szCs w:val="28"/>
        </w:rPr>
        <w:t xml:space="preserve">                             </w:t>
      </w:r>
    </w:p>
    <w:p w14:paraId="653F15AE" w14:textId="6F62172B" w:rsidR="006E54F3" w:rsidRPr="000B59EB" w:rsidRDefault="000B59EB" w:rsidP="000B59EB">
      <w:pPr>
        <w:spacing w:line="360" w:lineRule="auto"/>
        <w:jc w:val="both"/>
        <w:rPr>
          <w:rFonts w:asciiTheme="majorBidi" w:hAnsiTheme="majorBidi" w:cstheme="majorBidi"/>
          <w:color w:val="FF0000"/>
          <w:sz w:val="32"/>
          <w:szCs w:val="32"/>
        </w:rPr>
      </w:pPr>
      <w:r>
        <w:rPr>
          <w:rFonts w:asciiTheme="majorBidi" w:hAnsiTheme="majorBidi" w:cstheme="majorBidi"/>
          <w:color w:val="FF0000"/>
          <w:sz w:val="32"/>
          <w:szCs w:val="32"/>
        </w:rPr>
        <w:tab/>
      </w:r>
      <w:r>
        <w:rPr>
          <w:rFonts w:asciiTheme="majorBidi" w:hAnsiTheme="majorBidi" w:cstheme="majorBidi"/>
          <w:color w:val="FF0000"/>
          <w:sz w:val="32"/>
          <w:szCs w:val="32"/>
        </w:rPr>
        <w:tab/>
      </w:r>
      <w:r>
        <w:rPr>
          <w:rFonts w:asciiTheme="majorBidi" w:hAnsiTheme="majorBidi" w:cstheme="majorBidi"/>
          <w:color w:val="FF0000"/>
          <w:sz w:val="32"/>
          <w:szCs w:val="32"/>
        </w:rPr>
        <w:tab/>
      </w:r>
      <w:r>
        <w:rPr>
          <w:rFonts w:asciiTheme="majorBidi" w:hAnsiTheme="majorBidi" w:cstheme="majorBidi"/>
          <w:color w:val="FF0000"/>
          <w:sz w:val="32"/>
          <w:szCs w:val="32"/>
        </w:rPr>
        <w:tab/>
      </w:r>
      <w:r>
        <w:rPr>
          <w:rFonts w:asciiTheme="majorBidi" w:hAnsiTheme="majorBidi" w:cstheme="majorBidi"/>
          <w:color w:val="FF0000"/>
          <w:sz w:val="32"/>
          <w:szCs w:val="32"/>
        </w:rPr>
        <w:tab/>
      </w:r>
      <w:r>
        <w:rPr>
          <w:rFonts w:asciiTheme="majorBidi" w:hAnsiTheme="majorBidi" w:cstheme="majorBidi"/>
          <w:color w:val="FF0000"/>
          <w:sz w:val="32"/>
          <w:szCs w:val="32"/>
        </w:rPr>
        <w:tab/>
      </w:r>
      <w:r>
        <w:rPr>
          <w:rFonts w:asciiTheme="majorBidi" w:hAnsiTheme="majorBidi" w:cstheme="majorBidi"/>
          <w:color w:val="FF0000"/>
          <w:sz w:val="32"/>
          <w:szCs w:val="32"/>
        </w:rPr>
        <w:tab/>
      </w:r>
      <w:r w:rsidR="009D79CD">
        <w:rPr>
          <w:rFonts w:asciiTheme="majorBidi" w:hAnsiTheme="majorBidi" w:cstheme="majorBidi"/>
          <w:color w:val="FF0000"/>
          <w:sz w:val="32"/>
          <w:szCs w:val="32"/>
        </w:rPr>
        <w:tab/>
      </w:r>
      <w:r>
        <w:rPr>
          <w:rFonts w:asciiTheme="majorBidi" w:hAnsiTheme="majorBidi" w:cstheme="majorBidi"/>
          <w:color w:val="FF0000"/>
          <w:sz w:val="32"/>
          <w:szCs w:val="32"/>
        </w:rPr>
        <w:tab/>
      </w:r>
      <w:r w:rsidR="0009544F" w:rsidRPr="00BB6FA3">
        <w:rPr>
          <w:rFonts w:asciiTheme="majorBidi" w:hAnsiTheme="majorBidi" w:cstheme="majorBidi"/>
          <w:sz w:val="20"/>
          <w:szCs w:val="20"/>
        </w:rPr>
        <w:t>Année universitaire 2021-2022</w:t>
      </w:r>
    </w:p>
    <w:p w14:paraId="16595209" w14:textId="55FF8ABE" w:rsidR="002B3E07" w:rsidRPr="00BB6FA3" w:rsidRDefault="003030E5" w:rsidP="000B59EB">
      <w:pPr>
        <w:spacing w:line="360" w:lineRule="auto"/>
        <w:jc w:val="center"/>
        <w:rPr>
          <w:rFonts w:asciiTheme="majorBidi" w:hAnsiTheme="majorBidi" w:cstheme="majorBidi"/>
          <w:b/>
          <w:bCs/>
          <w:sz w:val="48"/>
          <w:szCs w:val="48"/>
        </w:rPr>
      </w:pPr>
      <w:r w:rsidRPr="00BB6FA3">
        <w:rPr>
          <w:rFonts w:asciiTheme="majorBidi" w:hAnsiTheme="majorBidi" w:cstheme="majorBidi"/>
          <w:b/>
          <w:bCs/>
          <w:sz w:val="48"/>
          <w:szCs w:val="48"/>
        </w:rPr>
        <w:lastRenderedPageBreak/>
        <w:t>Dédicace</w:t>
      </w:r>
    </w:p>
    <w:p w14:paraId="183E1EF5" w14:textId="77777777" w:rsidR="007F747C" w:rsidRPr="00BB6FA3" w:rsidRDefault="007F747C" w:rsidP="000B59EB">
      <w:pPr>
        <w:spacing w:line="360" w:lineRule="auto"/>
        <w:jc w:val="both"/>
        <w:rPr>
          <w:rFonts w:asciiTheme="majorBidi" w:hAnsiTheme="majorBidi" w:cstheme="majorBidi"/>
          <w:sz w:val="20"/>
          <w:szCs w:val="20"/>
        </w:rPr>
      </w:pPr>
    </w:p>
    <w:p w14:paraId="7D8AB0B8" w14:textId="5D09CD3E" w:rsidR="002B3E07" w:rsidRPr="00C969BA" w:rsidRDefault="00800F06" w:rsidP="000B59EB">
      <w:pPr>
        <w:spacing w:line="360" w:lineRule="auto"/>
        <w:jc w:val="center"/>
        <w:rPr>
          <w:rFonts w:asciiTheme="majorBidi" w:hAnsiTheme="majorBidi" w:cstheme="majorBidi"/>
          <w:b/>
          <w:bCs/>
          <w:sz w:val="24"/>
          <w:szCs w:val="24"/>
        </w:rPr>
      </w:pPr>
      <w:r w:rsidRPr="00C969BA">
        <w:rPr>
          <w:rFonts w:asciiTheme="majorBidi" w:hAnsiTheme="majorBidi" w:cstheme="majorBidi"/>
          <w:b/>
          <w:bCs/>
          <w:sz w:val="24"/>
          <w:szCs w:val="24"/>
        </w:rPr>
        <w:t>A mes parents</w:t>
      </w:r>
    </w:p>
    <w:p w14:paraId="1FA9A34D" w14:textId="2A12C242" w:rsidR="00800F06" w:rsidRDefault="00800F06" w:rsidP="000B59EB">
      <w:pPr>
        <w:spacing w:line="360" w:lineRule="auto"/>
        <w:jc w:val="center"/>
        <w:rPr>
          <w:rFonts w:asciiTheme="majorBidi" w:hAnsiTheme="majorBidi" w:cstheme="majorBidi"/>
          <w:sz w:val="24"/>
          <w:szCs w:val="24"/>
        </w:rPr>
      </w:pPr>
      <w:r w:rsidRPr="00BB6FA3">
        <w:rPr>
          <w:rFonts w:asciiTheme="majorBidi" w:hAnsiTheme="majorBidi" w:cstheme="majorBidi"/>
          <w:sz w:val="24"/>
          <w:szCs w:val="24"/>
        </w:rPr>
        <w:t xml:space="preserve">A qui je dois toute ma </w:t>
      </w:r>
      <w:r w:rsidR="007F747C" w:rsidRPr="00BB6FA3">
        <w:rPr>
          <w:rFonts w:asciiTheme="majorBidi" w:hAnsiTheme="majorBidi" w:cstheme="majorBidi"/>
          <w:sz w:val="24"/>
          <w:szCs w:val="24"/>
        </w:rPr>
        <w:t>réussite. C’est</w:t>
      </w:r>
      <w:r w:rsidRPr="00BB6FA3">
        <w:rPr>
          <w:rFonts w:asciiTheme="majorBidi" w:hAnsiTheme="majorBidi" w:cstheme="majorBidi"/>
          <w:sz w:val="24"/>
          <w:szCs w:val="24"/>
        </w:rPr>
        <w:t xml:space="preserve"> grâce à vous que j’ai pu faire mes premiers pas dans la vie</w:t>
      </w:r>
      <w:r w:rsidR="001E17C4" w:rsidRPr="00BB6FA3">
        <w:rPr>
          <w:rFonts w:asciiTheme="majorBidi" w:hAnsiTheme="majorBidi" w:cstheme="majorBidi"/>
          <w:sz w:val="24"/>
          <w:szCs w:val="24"/>
        </w:rPr>
        <w:t xml:space="preserve"> professionnelle</w:t>
      </w:r>
      <w:r w:rsidRPr="00BB6FA3">
        <w:rPr>
          <w:rFonts w:asciiTheme="majorBidi" w:hAnsiTheme="majorBidi" w:cstheme="majorBidi"/>
          <w:sz w:val="24"/>
          <w:szCs w:val="24"/>
        </w:rPr>
        <w:t xml:space="preserve"> et réaliser mes </w:t>
      </w:r>
      <w:r w:rsidR="007F747C" w:rsidRPr="00BB6FA3">
        <w:rPr>
          <w:rFonts w:asciiTheme="majorBidi" w:hAnsiTheme="majorBidi" w:cstheme="majorBidi"/>
          <w:sz w:val="24"/>
          <w:szCs w:val="24"/>
        </w:rPr>
        <w:t>ambitions. Votre</w:t>
      </w:r>
      <w:r w:rsidRPr="00BB6FA3">
        <w:rPr>
          <w:rFonts w:asciiTheme="majorBidi" w:hAnsiTheme="majorBidi" w:cstheme="majorBidi"/>
          <w:sz w:val="24"/>
          <w:szCs w:val="24"/>
        </w:rPr>
        <w:t xml:space="preserve"> pureté droiture et </w:t>
      </w:r>
      <w:r w:rsidR="007F747C" w:rsidRPr="00BB6FA3">
        <w:rPr>
          <w:rFonts w:asciiTheme="majorBidi" w:hAnsiTheme="majorBidi" w:cstheme="majorBidi"/>
          <w:sz w:val="24"/>
          <w:szCs w:val="24"/>
        </w:rPr>
        <w:t>honnêteté me serviront de modèle. Ce travail est le fruit de vos innombrables sacrifices. J’en serai éternellement reconnaissant.</w:t>
      </w:r>
    </w:p>
    <w:p w14:paraId="2CB33725" w14:textId="77777777" w:rsidR="00C969BA" w:rsidRPr="00BB6FA3" w:rsidRDefault="00C969BA" w:rsidP="000B59EB">
      <w:pPr>
        <w:spacing w:line="360" w:lineRule="auto"/>
        <w:jc w:val="center"/>
        <w:rPr>
          <w:rFonts w:asciiTheme="majorBidi" w:hAnsiTheme="majorBidi" w:cstheme="majorBidi"/>
          <w:sz w:val="24"/>
          <w:szCs w:val="24"/>
        </w:rPr>
      </w:pPr>
    </w:p>
    <w:p w14:paraId="493C6062" w14:textId="621FF400" w:rsidR="007F747C" w:rsidRPr="00C969BA" w:rsidRDefault="007F747C" w:rsidP="000B59EB">
      <w:pPr>
        <w:spacing w:line="360" w:lineRule="auto"/>
        <w:jc w:val="center"/>
        <w:rPr>
          <w:rFonts w:asciiTheme="majorBidi" w:hAnsiTheme="majorBidi" w:cstheme="majorBidi"/>
          <w:b/>
          <w:bCs/>
          <w:sz w:val="24"/>
          <w:szCs w:val="24"/>
        </w:rPr>
      </w:pPr>
      <w:r w:rsidRPr="00C969BA">
        <w:rPr>
          <w:rFonts w:asciiTheme="majorBidi" w:hAnsiTheme="majorBidi" w:cstheme="majorBidi"/>
          <w:b/>
          <w:bCs/>
          <w:sz w:val="24"/>
          <w:szCs w:val="24"/>
        </w:rPr>
        <w:t>A ma sœur</w:t>
      </w:r>
    </w:p>
    <w:p w14:paraId="0A86D7D4" w14:textId="00CAAA3B" w:rsidR="007F747C" w:rsidRPr="00BB6FA3" w:rsidRDefault="007F747C" w:rsidP="000B59EB">
      <w:pPr>
        <w:spacing w:line="360" w:lineRule="auto"/>
        <w:jc w:val="center"/>
        <w:rPr>
          <w:rFonts w:asciiTheme="majorBidi" w:hAnsiTheme="majorBidi" w:cstheme="majorBidi"/>
          <w:sz w:val="24"/>
          <w:szCs w:val="24"/>
        </w:rPr>
      </w:pPr>
      <w:r w:rsidRPr="00BB6FA3">
        <w:rPr>
          <w:rFonts w:asciiTheme="majorBidi" w:hAnsiTheme="majorBidi" w:cstheme="majorBidi"/>
          <w:sz w:val="24"/>
          <w:szCs w:val="24"/>
        </w:rPr>
        <w:t>Je vous ai toujours trouvé proches de moi pour m’écouter, me soutenir et me conseiller.</w:t>
      </w:r>
    </w:p>
    <w:p w14:paraId="6CAC9941" w14:textId="72573FC2" w:rsidR="007F747C" w:rsidRDefault="007F747C" w:rsidP="000B59EB">
      <w:pPr>
        <w:spacing w:line="360" w:lineRule="auto"/>
        <w:jc w:val="center"/>
        <w:rPr>
          <w:rFonts w:asciiTheme="majorBidi" w:hAnsiTheme="majorBidi" w:cstheme="majorBidi"/>
          <w:sz w:val="24"/>
          <w:szCs w:val="24"/>
        </w:rPr>
      </w:pPr>
      <w:r w:rsidRPr="00BB6FA3">
        <w:rPr>
          <w:rFonts w:asciiTheme="majorBidi" w:hAnsiTheme="majorBidi" w:cstheme="majorBidi"/>
          <w:sz w:val="24"/>
          <w:szCs w:val="24"/>
        </w:rPr>
        <w:t xml:space="preserve">J’en suis très </w:t>
      </w:r>
      <w:r w:rsidR="001E17C4" w:rsidRPr="00BB6FA3">
        <w:rPr>
          <w:rFonts w:asciiTheme="majorBidi" w:hAnsiTheme="majorBidi" w:cstheme="majorBidi"/>
          <w:sz w:val="24"/>
          <w:szCs w:val="24"/>
        </w:rPr>
        <w:t>reconnaissant. Que</w:t>
      </w:r>
      <w:r w:rsidRPr="00BB6FA3">
        <w:rPr>
          <w:rFonts w:asciiTheme="majorBidi" w:hAnsiTheme="majorBidi" w:cstheme="majorBidi"/>
          <w:sz w:val="24"/>
          <w:szCs w:val="24"/>
        </w:rPr>
        <w:t xml:space="preserve"> la vie ne vous réserve que de la </w:t>
      </w:r>
      <w:r w:rsidR="001E17C4" w:rsidRPr="00BB6FA3">
        <w:rPr>
          <w:rFonts w:asciiTheme="majorBidi" w:hAnsiTheme="majorBidi" w:cstheme="majorBidi"/>
          <w:sz w:val="24"/>
          <w:szCs w:val="24"/>
        </w:rPr>
        <w:t>réussite.</w:t>
      </w:r>
    </w:p>
    <w:p w14:paraId="1835F3F5" w14:textId="77777777" w:rsidR="00C969BA" w:rsidRPr="00BB6FA3" w:rsidRDefault="00C969BA" w:rsidP="000B59EB">
      <w:pPr>
        <w:spacing w:line="360" w:lineRule="auto"/>
        <w:jc w:val="center"/>
        <w:rPr>
          <w:rFonts w:asciiTheme="majorBidi" w:hAnsiTheme="majorBidi" w:cstheme="majorBidi"/>
          <w:sz w:val="24"/>
          <w:szCs w:val="24"/>
        </w:rPr>
      </w:pPr>
    </w:p>
    <w:p w14:paraId="73D2AFDA" w14:textId="2D5840C1" w:rsidR="007F747C" w:rsidRPr="00C969BA" w:rsidRDefault="007F747C" w:rsidP="000B59EB">
      <w:pPr>
        <w:spacing w:line="360" w:lineRule="auto"/>
        <w:jc w:val="center"/>
        <w:rPr>
          <w:rFonts w:asciiTheme="majorBidi" w:hAnsiTheme="majorBidi" w:cstheme="majorBidi"/>
          <w:b/>
          <w:bCs/>
          <w:sz w:val="24"/>
          <w:szCs w:val="24"/>
        </w:rPr>
      </w:pPr>
      <w:r w:rsidRPr="00C969BA">
        <w:rPr>
          <w:rFonts w:asciiTheme="majorBidi" w:hAnsiTheme="majorBidi" w:cstheme="majorBidi"/>
          <w:b/>
          <w:bCs/>
          <w:sz w:val="24"/>
          <w:szCs w:val="24"/>
        </w:rPr>
        <w:t>A mes amis</w:t>
      </w:r>
    </w:p>
    <w:p w14:paraId="135B92F2" w14:textId="375D976F" w:rsidR="007F747C" w:rsidRPr="00BB6FA3" w:rsidRDefault="00880A25" w:rsidP="000B59EB">
      <w:pPr>
        <w:spacing w:line="360" w:lineRule="auto"/>
        <w:jc w:val="center"/>
        <w:rPr>
          <w:rFonts w:asciiTheme="majorBidi" w:hAnsiTheme="majorBidi" w:cstheme="majorBidi"/>
          <w:sz w:val="24"/>
          <w:szCs w:val="24"/>
        </w:rPr>
      </w:pPr>
      <w:r>
        <w:rPr>
          <w:rFonts w:asciiTheme="majorBidi" w:hAnsiTheme="majorBidi" w:cstheme="majorBidi"/>
          <w:sz w:val="24"/>
          <w:szCs w:val="24"/>
        </w:rPr>
        <w:t>Qui m’apportez beaucoup. Votre amitié n’est plus précieuse que l’or.</w:t>
      </w:r>
    </w:p>
    <w:p w14:paraId="4460F5E2" w14:textId="77777777" w:rsidR="002B3E07" w:rsidRPr="00BB6FA3" w:rsidRDefault="002B3E07" w:rsidP="000B59EB">
      <w:pPr>
        <w:spacing w:line="360" w:lineRule="auto"/>
        <w:jc w:val="both"/>
        <w:rPr>
          <w:rFonts w:asciiTheme="majorBidi" w:hAnsiTheme="majorBidi" w:cstheme="majorBidi"/>
          <w:color w:val="FF0000"/>
          <w:sz w:val="160"/>
          <w:szCs w:val="160"/>
        </w:rPr>
      </w:pPr>
    </w:p>
    <w:p w14:paraId="6797ECF9" w14:textId="1969B0C3" w:rsidR="0056670A" w:rsidRPr="00BB6FA3" w:rsidRDefault="0056670A" w:rsidP="000B59EB">
      <w:pPr>
        <w:spacing w:line="360" w:lineRule="auto"/>
        <w:jc w:val="both"/>
        <w:rPr>
          <w:rFonts w:asciiTheme="majorBidi" w:hAnsiTheme="majorBidi" w:cstheme="majorBidi"/>
          <w:color w:val="FF0000"/>
          <w:sz w:val="52"/>
          <w:szCs w:val="52"/>
        </w:rPr>
      </w:pPr>
    </w:p>
    <w:p w14:paraId="06AEEDDA" w14:textId="0C7CE278" w:rsidR="00D70C66" w:rsidRPr="00BB6FA3" w:rsidRDefault="00D70C66" w:rsidP="000B59EB">
      <w:pPr>
        <w:spacing w:line="360" w:lineRule="auto"/>
        <w:jc w:val="both"/>
        <w:rPr>
          <w:rFonts w:asciiTheme="majorBidi" w:hAnsiTheme="majorBidi" w:cstheme="majorBidi"/>
          <w:color w:val="FF0000"/>
          <w:sz w:val="52"/>
          <w:szCs w:val="52"/>
        </w:rPr>
      </w:pPr>
    </w:p>
    <w:p w14:paraId="2E08CB3E" w14:textId="2269E576" w:rsidR="003030E5" w:rsidRPr="00BB6FA3" w:rsidRDefault="003030E5" w:rsidP="000B59EB">
      <w:pPr>
        <w:spacing w:line="360" w:lineRule="auto"/>
        <w:jc w:val="both"/>
        <w:rPr>
          <w:rFonts w:asciiTheme="majorBidi" w:hAnsiTheme="majorBidi" w:cstheme="majorBidi"/>
          <w:color w:val="FF0000"/>
          <w:sz w:val="52"/>
          <w:szCs w:val="52"/>
        </w:rPr>
      </w:pPr>
    </w:p>
    <w:p w14:paraId="78368C51" w14:textId="77777777" w:rsidR="002826E8" w:rsidRPr="00BB6FA3" w:rsidRDefault="002826E8" w:rsidP="000B59EB">
      <w:pPr>
        <w:spacing w:line="360" w:lineRule="auto"/>
        <w:jc w:val="both"/>
        <w:rPr>
          <w:rFonts w:asciiTheme="majorBidi" w:hAnsiTheme="majorBidi" w:cstheme="majorBidi"/>
          <w:sz w:val="32"/>
          <w:szCs w:val="32"/>
        </w:rPr>
      </w:pPr>
      <w:r w:rsidRPr="00BB6FA3">
        <w:rPr>
          <w:rFonts w:asciiTheme="majorBidi" w:hAnsiTheme="majorBidi" w:cstheme="majorBidi"/>
          <w:sz w:val="32"/>
          <w:szCs w:val="32"/>
        </w:rPr>
        <w:t xml:space="preserve">              </w:t>
      </w:r>
    </w:p>
    <w:p w14:paraId="6155817F" w14:textId="6632D4F5" w:rsidR="003030E5" w:rsidRPr="00BB6FA3" w:rsidRDefault="001E17C4" w:rsidP="000B59EB">
      <w:pPr>
        <w:spacing w:line="360" w:lineRule="auto"/>
        <w:jc w:val="both"/>
        <w:rPr>
          <w:rFonts w:asciiTheme="majorBidi" w:hAnsiTheme="majorBidi" w:cstheme="majorBidi"/>
          <w:b/>
          <w:bCs/>
          <w:sz w:val="44"/>
          <w:szCs w:val="44"/>
        </w:rPr>
      </w:pPr>
      <w:r w:rsidRPr="00BB6FA3">
        <w:rPr>
          <w:rFonts w:asciiTheme="majorBidi" w:hAnsiTheme="majorBidi" w:cstheme="majorBidi"/>
          <w:b/>
          <w:bCs/>
          <w:sz w:val="48"/>
          <w:szCs w:val="48"/>
        </w:rPr>
        <w:lastRenderedPageBreak/>
        <w:t xml:space="preserve">                          </w:t>
      </w:r>
      <w:r w:rsidR="003030E5" w:rsidRPr="00BB6FA3">
        <w:rPr>
          <w:rFonts w:asciiTheme="majorBidi" w:hAnsiTheme="majorBidi" w:cstheme="majorBidi"/>
          <w:b/>
          <w:bCs/>
          <w:sz w:val="48"/>
          <w:szCs w:val="48"/>
        </w:rPr>
        <w:t>Remercîments</w:t>
      </w:r>
    </w:p>
    <w:p w14:paraId="00E1DC94" w14:textId="77777777" w:rsidR="003030E5" w:rsidRPr="00BB6FA3" w:rsidRDefault="003030E5" w:rsidP="000B59EB">
      <w:pPr>
        <w:spacing w:line="360" w:lineRule="auto"/>
        <w:jc w:val="both"/>
        <w:rPr>
          <w:rFonts w:asciiTheme="majorBidi" w:hAnsiTheme="majorBidi" w:cstheme="majorBidi"/>
          <w:b/>
          <w:bCs/>
          <w:sz w:val="44"/>
          <w:szCs w:val="44"/>
        </w:rPr>
      </w:pPr>
    </w:p>
    <w:p w14:paraId="362C34C1" w14:textId="77777777" w:rsidR="003030E5" w:rsidRPr="00BB6FA3" w:rsidRDefault="003030E5" w:rsidP="000B59EB">
      <w:pPr>
        <w:spacing w:line="360" w:lineRule="auto"/>
        <w:jc w:val="both"/>
        <w:rPr>
          <w:rFonts w:asciiTheme="majorBidi" w:hAnsiTheme="majorBidi" w:cstheme="majorBidi"/>
          <w:b/>
          <w:bCs/>
          <w:sz w:val="44"/>
          <w:szCs w:val="44"/>
        </w:rPr>
      </w:pPr>
    </w:p>
    <w:p w14:paraId="20D4E86C" w14:textId="77777777" w:rsidR="003030E5" w:rsidRPr="00BB6FA3" w:rsidRDefault="003030E5" w:rsidP="000B59EB">
      <w:pPr>
        <w:spacing w:line="360" w:lineRule="auto"/>
        <w:jc w:val="both"/>
        <w:rPr>
          <w:rFonts w:asciiTheme="majorBidi" w:hAnsiTheme="majorBidi" w:cstheme="majorBidi"/>
          <w:b/>
          <w:bCs/>
          <w:sz w:val="44"/>
          <w:szCs w:val="44"/>
        </w:rPr>
      </w:pPr>
    </w:p>
    <w:p w14:paraId="4F72F975" w14:textId="77777777" w:rsidR="003030E5" w:rsidRPr="00BB6FA3" w:rsidRDefault="003030E5" w:rsidP="000B59EB">
      <w:pPr>
        <w:spacing w:line="360" w:lineRule="auto"/>
        <w:jc w:val="both"/>
        <w:rPr>
          <w:rFonts w:asciiTheme="majorBidi" w:hAnsiTheme="majorBidi" w:cstheme="majorBidi"/>
          <w:b/>
          <w:bCs/>
          <w:sz w:val="44"/>
          <w:szCs w:val="44"/>
        </w:rPr>
      </w:pPr>
    </w:p>
    <w:p w14:paraId="028D93DA" w14:textId="77777777" w:rsidR="003030E5" w:rsidRPr="00BB6FA3" w:rsidRDefault="003030E5" w:rsidP="000B59EB">
      <w:pPr>
        <w:spacing w:line="360" w:lineRule="auto"/>
        <w:jc w:val="both"/>
        <w:rPr>
          <w:rFonts w:asciiTheme="majorBidi" w:hAnsiTheme="majorBidi" w:cstheme="majorBidi"/>
          <w:b/>
          <w:bCs/>
          <w:sz w:val="44"/>
          <w:szCs w:val="44"/>
        </w:rPr>
      </w:pPr>
    </w:p>
    <w:p w14:paraId="68737E1B" w14:textId="77777777" w:rsidR="003030E5" w:rsidRPr="00BB6FA3" w:rsidRDefault="003030E5" w:rsidP="000B59EB">
      <w:pPr>
        <w:spacing w:line="360" w:lineRule="auto"/>
        <w:jc w:val="both"/>
        <w:rPr>
          <w:rFonts w:asciiTheme="majorBidi" w:hAnsiTheme="majorBidi" w:cstheme="majorBidi"/>
          <w:b/>
          <w:bCs/>
          <w:sz w:val="44"/>
          <w:szCs w:val="44"/>
        </w:rPr>
      </w:pPr>
    </w:p>
    <w:p w14:paraId="40ABD366" w14:textId="77777777" w:rsidR="003030E5" w:rsidRPr="00BB6FA3" w:rsidRDefault="003030E5" w:rsidP="000B59EB">
      <w:pPr>
        <w:spacing w:line="360" w:lineRule="auto"/>
        <w:jc w:val="both"/>
        <w:rPr>
          <w:rFonts w:asciiTheme="majorBidi" w:hAnsiTheme="majorBidi" w:cstheme="majorBidi"/>
          <w:b/>
          <w:bCs/>
          <w:sz w:val="44"/>
          <w:szCs w:val="44"/>
        </w:rPr>
      </w:pPr>
    </w:p>
    <w:p w14:paraId="2D182AE9" w14:textId="77777777" w:rsidR="003030E5" w:rsidRPr="00BB6FA3" w:rsidRDefault="003030E5" w:rsidP="000B59EB">
      <w:pPr>
        <w:spacing w:line="360" w:lineRule="auto"/>
        <w:jc w:val="both"/>
        <w:rPr>
          <w:rFonts w:asciiTheme="majorBidi" w:hAnsiTheme="majorBidi" w:cstheme="majorBidi"/>
          <w:b/>
          <w:bCs/>
          <w:sz w:val="44"/>
          <w:szCs w:val="44"/>
        </w:rPr>
      </w:pPr>
    </w:p>
    <w:p w14:paraId="281F2E20" w14:textId="77777777" w:rsidR="003030E5" w:rsidRPr="00BB6FA3" w:rsidRDefault="003030E5" w:rsidP="000B59EB">
      <w:pPr>
        <w:spacing w:line="360" w:lineRule="auto"/>
        <w:jc w:val="both"/>
        <w:rPr>
          <w:rFonts w:asciiTheme="majorBidi" w:hAnsiTheme="majorBidi" w:cstheme="majorBidi"/>
          <w:b/>
          <w:bCs/>
          <w:sz w:val="44"/>
          <w:szCs w:val="44"/>
        </w:rPr>
      </w:pPr>
    </w:p>
    <w:p w14:paraId="63A5365C" w14:textId="77777777" w:rsidR="003030E5" w:rsidRPr="00BB6FA3" w:rsidRDefault="003030E5" w:rsidP="000B59EB">
      <w:pPr>
        <w:spacing w:line="360" w:lineRule="auto"/>
        <w:jc w:val="both"/>
        <w:rPr>
          <w:rFonts w:asciiTheme="majorBidi" w:hAnsiTheme="majorBidi" w:cstheme="majorBidi"/>
          <w:b/>
          <w:bCs/>
          <w:sz w:val="44"/>
          <w:szCs w:val="44"/>
        </w:rPr>
      </w:pPr>
    </w:p>
    <w:p w14:paraId="6D035A07" w14:textId="77777777" w:rsidR="003030E5" w:rsidRPr="00BB6FA3" w:rsidRDefault="003030E5" w:rsidP="000B59EB">
      <w:pPr>
        <w:spacing w:line="360" w:lineRule="auto"/>
        <w:jc w:val="both"/>
        <w:rPr>
          <w:rFonts w:asciiTheme="majorBidi" w:hAnsiTheme="majorBidi" w:cstheme="majorBidi"/>
          <w:b/>
          <w:bCs/>
          <w:sz w:val="44"/>
          <w:szCs w:val="44"/>
        </w:rPr>
      </w:pPr>
    </w:p>
    <w:p w14:paraId="3A3F6CA8" w14:textId="77777777" w:rsidR="003030E5" w:rsidRPr="00BB6FA3" w:rsidRDefault="003030E5" w:rsidP="000B59EB">
      <w:pPr>
        <w:spacing w:line="360" w:lineRule="auto"/>
        <w:jc w:val="both"/>
        <w:rPr>
          <w:rFonts w:asciiTheme="majorBidi" w:hAnsiTheme="majorBidi" w:cstheme="majorBidi"/>
          <w:b/>
          <w:bCs/>
          <w:sz w:val="44"/>
          <w:szCs w:val="44"/>
        </w:rPr>
      </w:pPr>
    </w:p>
    <w:p w14:paraId="3EFFDB78" w14:textId="77777777" w:rsidR="003030E5" w:rsidRPr="00BB6FA3" w:rsidRDefault="003030E5" w:rsidP="000B59EB">
      <w:pPr>
        <w:spacing w:line="360" w:lineRule="auto"/>
        <w:jc w:val="both"/>
        <w:rPr>
          <w:rFonts w:asciiTheme="majorBidi" w:hAnsiTheme="majorBidi" w:cstheme="majorBidi"/>
          <w:b/>
          <w:bCs/>
          <w:sz w:val="44"/>
          <w:szCs w:val="44"/>
        </w:rPr>
      </w:pPr>
    </w:p>
    <w:p w14:paraId="494A2A74" w14:textId="77777777" w:rsidR="003030E5" w:rsidRPr="00BB6FA3" w:rsidRDefault="003030E5" w:rsidP="000B59EB">
      <w:pPr>
        <w:spacing w:line="360" w:lineRule="auto"/>
        <w:jc w:val="both"/>
        <w:rPr>
          <w:rFonts w:asciiTheme="majorBidi" w:hAnsiTheme="majorBidi" w:cstheme="majorBidi"/>
          <w:b/>
          <w:bCs/>
          <w:sz w:val="44"/>
          <w:szCs w:val="44"/>
        </w:rPr>
      </w:pPr>
    </w:p>
    <w:p w14:paraId="63D411BB" w14:textId="77777777" w:rsidR="003030E5" w:rsidRPr="00BB6FA3" w:rsidRDefault="003030E5" w:rsidP="000B59EB">
      <w:pPr>
        <w:spacing w:line="360" w:lineRule="auto"/>
        <w:jc w:val="both"/>
        <w:rPr>
          <w:rFonts w:asciiTheme="majorBidi" w:hAnsiTheme="majorBidi" w:cstheme="majorBidi"/>
          <w:b/>
          <w:bCs/>
          <w:sz w:val="44"/>
          <w:szCs w:val="44"/>
        </w:rPr>
      </w:pPr>
    </w:p>
    <w:p w14:paraId="694C4257" w14:textId="4F31DFF1" w:rsidR="003030E5" w:rsidRPr="00BB6FA3" w:rsidRDefault="003030E5" w:rsidP="000B59EB">
      <w:pPr>
        <w:spacing w:line="360" w:lineRule="auto"/>
        <w:ind w:left="2124" w:firstLine="708"/>
        <w:jc w:val="both"/>
        <w:rPr>
          <w:rFonts w:asciiTheme="majorBidi" w:hAnsiTheme="majorBidi" w:cstheme="majorBidi"/>
          <w:b/>
          <w:bCs/>
          <w:sz w:val="44"/>
          <w:szCs w:val="44"/>
        </w:rPr>
      </w:pPr>
      <w:r w:rsidRPr="00BB6FA3">
        <w:rPr>
          <w:rFonts w:asciiTheme="majorBidi" w:hAnsiTheme="majorBidi" w:cstheme="majorBidi"/>
          <w:b/>
          <w:bCs/>
          <w:sz w:val="44"/>
          <w:szCs w:val="44"/>
        </w:rPr>
        <w:lastRenderedPageBreak/>
        <w:t xml:space="preserve">Table de matières  </w:t>
      </w:r>
    </w:p>
    <w:sdt>
      <w:sdtPr>
        <w:rPr>
          <w:rFonts w:ascii="Times New Roman" w:eastAsiaTheme="minorHAnsi" w:hAnsi="Times New Roman" w:cs="Times New Roman"/>
          <w:b/>
          <w:color w:val="auto"/>
          <w:sz w:val="22"/>
          <w:szCs w:val="22"/>
          <w:lang w:val="fr-FR"/>
        </w:rPr>
        <w:id w:val="618651610"/>
        <w:docPartObj>
          <w:docPartGallery w:val="Table of Contents"/>
          <w:docPartUnique/>
        </w:docPartObj>
      </w:sdtPr>
      <w:sdtEndPr>
        <w:rPr>
          <w:bCs/>
          <w:highlight w:val="yellow"/>
        </w:rPr>
      </w:sdtEndPr>
      <w:sdtContent>
        <w:p w14:paraId="37D52F09" w14:textId="00A9729E" w:rsidR="009D4C3F" w:rsidRPr="009D4C3F" w:rsidRDefault="009D4C3F" w:rsidP="009D4C3F">
          <w:pPr>
            <w:pStyle w:val="En-ttedetabledesmatires"/>
            <w:spacing w:line="360" w:lineRule="auto"/>
            <w:rPr>
              <w:rFonts w:ascii="Times New Roman" w:hAnsi="Times New Roman" w:cs="Times New Roman"/>
              <w:b/>
              <w:lang w:val="fr-FR"/>
            </w:rPr>
          </w:pPr>
        </w:p>
        <w:p w14:paraId="083721AC" w14:textId="7518D292" w:rsidR="009D4C3F" w:rsidRPr="009D4C3F" w:rsidRDefault="009D4C3F" w:rsidP="00D736B5">
          <w:pPr>
            <w:pStyle w:val="TM1"/>
            <w:rPr>
              <w:noProof/>
            </w:rPr>
            <w:pPrChange w:id="10" w:author="Rafik" w:date="2022-05-27T22:55:00Z">
              <w:pPr>
                <w:pStyle w:val="TM1"/>
                <w:tabs>
                  <w:tab w:val="right" w:leader="dot" w:pos="9344"/>
                </w:tabs>
                <w:spacing w:line="360" w:lineRule="auto"/>
              </w:pPr>
            </w:pPrChange>
          </w:pPr>
          <w:r w:rsidRPr="009D4C3F">
            <w:rPr>
              <w:bCs/>
            </w:rPr>
            <w:fldChar w:fldCharType="begin"/>
          </w:r>
          <w:r w:rsidRPr="009D4C3F">
            <w:rPr>
              <w:bCs/>
            </w:rPr>
            <w:instrText xml:space="preserve"> TOC \o "1-3" \h \z \u </w:instrText>
          </w:r>
          <w:r w:rsidRPr="009D4C3F">
            <w:rPr>
              <w:bCs/>
            </w:rPr>
            <w:fldChar w:fldCharType="separate"/>
          </w:r>
          <w:r w:rsidR="004467A3">
            <w:rPr>
              <w:noProof/>
            </w:rPr>
            <w:fldChar w:fldCharType="begin"/>
          </w:r>
          <w:r w:rsidR="004467A3">
            <w:rPr>
              <w:noProof/>
            </w:rPr>
            <w:instrText xml:space="preserve"> HYPERLINK \l "_Toc104390659" </w:instrText>
          </w:r>
          <w:ins w:id="11" w:author="Rafik" w:date="2022-05-27T22:55:00Z">
            <w:r w:rsidR="00D736B5">
              <w:rPr>
                <w:noProof/>
              </w:rPr>
            </w:r>
          </w:ins>
          <w:r w:rsidR="004467A3">
            <w:rPr>
              <w:noProof/>
            </w:rPr>
            <w:fldChar w:fldCharType="separate"/>
          </w:r>
          <w:r w:rsidRPr="009D4C3F">
            <w:rPr>
              <w:rStyle w:val="Lienhypertexte"/>
              <w:rFonts w:ascii="Times New Roman" w:hAnsi="Times New Roman" w:cs="Times New Roman"/>
              <w:b/>
              <w:noProof/>
            </w:rPr>
            <w:t>Introduction générale</w:t>
          </w:r>
          <w:r w:rsidRPr="009D4C3F">
            <w:rPr>
              <w:noProof/>
              <w:webHidden/>
            </w:rPr>
            <w:tab/>
          </w:r>
          <w:r w:rsidRPr="009D4C3F">
            <w:rPr>
              <w:noProof/>
              <w:webHidden/>
            </w:rPr>
            <w:fldChar w:fldCharType="begin"/>
          </w:r>
          <w:r w:rsidRPr="009D4C3F">
            <w:rPr>
              <w:noProof/>
              <w:webHidden/>
            </w:rPr>
            <w:instrText xml:space="preserve"> PAGEREF _Toc104390659 \h </w:instrText>
          </w:r>
          <w:r w:rsidRPr="009D4C3F">
            <w:rPr>
              <w:noProof/>
              <w:webHidden/>
            </w:rPr>
          </w:r>
          <w:r w:rsidRPr="009D4C3F">
            <w:rPr>
              <w:noProof/>
              <w:webHidden/>
            </w:rPr>
            <w:fldChar w:fldCharType="separate"/>
          </w:r>
          <w:ins w:id="12" w:author="Rafik" w:date="2022-05-27T22:55:00Z">
            <w:r w:rsidR="00D90111">
              <w:rPr>
                <w:noProof/>
                <w:webHidden/>
              </w:rPr>
              <w:t>10</w:t>
            </w:r>
          </w:ins>
          <w:del w:id="13" w:author="Rafik" w:date="2022-05-27T22:55:00Z">
            <w:r w:rsidRPr="009D4C3F" w:rsidDel="00D736B5">
              <w:rPr>
                <w:noProof/>
                <w:webHidden/>
              </w:rPr>
              <w:delText>7</w:delText>
            </w:r>
          </w:del>
          <w:r w:rsidRPr="009D4C3F">
            <w:rPr>
              <w:noProof/>
              <w:webHidden/>
            </w:rPr>
            <w:fldChar w:fldCharType="end"/>
          </w:r>
          <w:r w:rsidR="004467A3">
            <w:rPr>
              <w:noProof/>
            </w:rPr>
            <w:fldChar w:fldCharType="end"/>
          </w:r>
        </w:p>
        <w:p w14:paraId="461365A7" w14:textId="15B47B04" w:rsidR="009D4C3F" w:rsidRPr="009D4C3F" w:rsidRDefault="004467A3" w:rsidP="00D736B5">
          <w:pPr>
            <w:pStyle w:val="TM1"/>
            <w:rPr>
              <w:noProof/>
            </w:rPr>
            <w:pPrChange w:id="14" w:author="Rafik" w:date="2022-05-27T22:55:00Z">
              <w:pPr>
                <w:pStyle w:val="TM1"/>
                <w:tabs>
                  <w:tab w:val="right" w:leader="dot" w:pos="9344"/>
                </w:tabs>
                <w:spacing w:line="360" w:lineRule="auto"/>
              </w:pPr>
            </w:pPrChange>
          </w:pPr>
          <w:r>
            <w:rPr>
              <w:noProof/>
            </w:rPr>
            <w:fldChar w:fldCharType="begin"/>
          </w:r>
          <w:r>
            <w:rPr>
              <w:noProof/>
            </w:rPr>
            <w:instrText xml:space="preserve"> HYPERLINK \l "_Toc104390660" </w:instrText>
          </w:r>
          <w:ins w:id="15"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Chapitre 1 : Contexte général</w:t>
          </w:r>
          <w:r w:rsidR="009D4C3F" w:rsidRPr="009D4C3F">
            <w:rPr>
              <w:noProof/>
              <w:webHidden/>
            </w:rPr>
            <w:tab/>
          </w:r>
          <w:r w:rsidR="009D4C3F" w:rsidRPr="009D4C3F">
            <w:rPr>
              <w:noProof/>
              <w:webHidden/>
            </w:rPr>
            <w:fldChar w:fldCharType="begin"/>
          </w:r>
          <w:r w:rsidR="009D4C3F" w:rsidRPr="009D4C3F">
            <w:rPr>
              <w:noProof/>
              <w:webHidden/>
            </w:rPr>
            <w:instrText xml:space="preserve"> PAGEREF _Toc104390660 \h </w:instrText>
          </w:r>
          <w:r w:rsidR="009D4C3F" w:rsidRPr="009D4C3F">
            <w:rPr>
              <w:noProof/>
              <w:webHidden/>
            </w:rPr>
          </w:r>
          <w:r w:rsidR="009D4C3F" w:rsidRPr="009D4C3F">
            <w:rPr>
              <w:noProof/>
              <w:webHidden/>
            </w:rPr>
            <w:fldChar w:fldCharType="separate"/>
          </w:r>
          <w:ins w:id="16" w:author="Rafik" w:date="2022-05-27T22:55:00Z">
            <w:r w:rsidR="00D90111">
              <w:rPr>
                <w:noProof/>
                <w:webHidden/>
              </w:rPr>
              <w:t>11</w:t>
            </w:r>
          </w:ins>
          <w:del w:id="17" w:author="Rafik" w:date="2022-05-27T22:55:00Z">
            <w:r w:rsidR="009D4C3F" w:rsidRPr="009D4C3F" w:rsidDel="00D736B5">
              <w:rPr>
                <w:noProof/>
                <w:webHidden/>
              </w:rPr>
              <w:delText>8</w:delText>
            </w:r>
          </w:del>
          <w:r w:rsidR="009D4C3F" w:rsidRPr="009D4C3F">
            <w:rPr>
              <w:noProof/>
              <w:webHidden/>
            </w:rPr>
            <w:fldChar w:fldCharType="end"/>
          </w:r>
          <w:r>
            <w:rPr>
              <w:noProof/>
            </w:rPr>
            <w:fldChar w:fldCharType="end"/>
          </w:r>
        </w:p>
        <w:p w14:paraId="712F8AE9" w14:textId="768E8E1B" w:rsidR="009D4C3F" w:rsidRPr="009D4C3F" w:rsidRDefault="004467A3" w:rsidP="00D736B5">
          <w:pPr>
            <w:pStyle w:val="TM1"/>
            <w:rPr>
              <w:noProof/>
            </w:rPr>
            <w:pPrChange w:id="18" w:author="Rafik" w:date="2022-05-27T22:55:00Z">
              <w:pPr>
                <w:pStyle w:val="TM1"/>
                <w:tabs>
                  <w:tab w:val="left" w:pos="440"/>
                  <w:tab w:val="right" w:leader="dot" w:pos="9344"/>
                </w:tabs>
                <w:spacing w:line="360" w:lineRule="auto"/>
              </w:pPr>
            </w:pPrChange>
          </w:pPr>
          <w:r>
            <w:rPr>
              <w:noProof/>
            </w:rPr>
            <w:fldChar w:fldCharType="begin"/>
          </w:r>
          <w:r>
            <w:rPr>
              <w:noProof/>
            </w:rPr>
            <w:instrText xml:space="preserve"> HYPERLINK \l "_Toc104390661" </w:instrText>
          </w:r>
          <w:ins w:id="19"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1.</w:t>
          </w:r>
          <w:r w:rsidR="009D4C3F" w:rsidRPr="009D4C3F">
            <w:rPr>
              <w:noProof/>
            </w:rPr>
            <w:tab/>
          </w:r>
          <w:r w:rsidR="009D4C3F" w:rsidRPr="009D4C3F">
            <w:rPr>
              <w:rStyle w:val="Lienhypertexte"/>
              <w:rFonts w:ascii="Times New Roman" w:hAnsi="Times New Roman" w:cs="Times New Roman"/>
              <w:b/>
              <w:noProof/>
            </w:rPr>
            <w:t>Présentation de l’organisme :</w:t>
          </w:r>
          <w:r w:rsidR="009D4C3F" w:rsidRPr="009D4C3F">
            <w:rPr>
              <w:noProof/>
              <w:webHidden/>
            </w:rPr>
            <w:tab/>
          </w:r>
          <w:r w:rsidR="009D4C3F" w:rsidRPr="009D4C3F">
            <w:rPr>
              <w:noProof/>
              <w:webHidden/>
            </w:rPr>
            <w:fldChar w:fldCharType="begin"/>
          </w:r>
          <w:r w:rsidR="009D4C3F" w:rsidRPr="009D4C3F">
            <w:rPr>
              <w:noProof/>
              <w:webHidden/>
            </w:rPr>
            <w:instrText xml:space="preserve"> PAGEREF _Toc104390661 \h </w:instrText>
          </w:r>
          <w:r w:rsidR="009D4C3F" w:rsidRPr="009D4C3F">
            <w:rPr>
              <w:noProof/>
              <w:webHidden/>
            </w:rPr>
          </w:r>
          <w:r w:rsidR="009D4C3F" w:rsidRPr="009D4C3F">
            <w:rPr>
              <w:noProof/>
              <w:webHidden/>
            </w:rPr>
            <w:fldChar w:fldCharType="separate"/>
          </w:r>
          <w:ins w:id="20" w:author="Rafik" w:date="2022-05-27T22:55:00Z">
            <w:r w:rsidR="00D90111">
              <w:rPr>
                <w:noProof/>
                <w:webHidden/>
              </w:rPr>
              <w:t>12</w:t>
            </w:r>
          </w:ins>
          <w:del w:id="21" w:author="Rafik" w:date="2022-05-27T22:55:00Z">
            <w:r w:rsidR="009D4C3F" w:rsidRPr="009D4C3F" w:rsidDel="00D736B5">
              <w:rPr>
                <w:noProof/>
                <w:webHidden/>
              </w:rPr>
              <w:delText>9</w:delText>
            </w:r>
          </w:del>
          <w:r w:rsidR="009D4C3F" w:rsidRPr="009D4C3F">
            <w:rPr>
              <w:noProof/>
              <w:webHidden/>
            </w:rPr>
            <w:fldChar w:fldCharType="end"/>
          </w:r>
          <w:r>
            <w:rPr>
              <w:noProof/>
            </w:rPr>
            <w:fldChar w:fldCharType="end"/>
          </w:r>
        </w:p>
        <w:p w14:paraId="47F10547" w14:textId="3BADE2BC" w:rsidR="009D4C3F" w:rsidRPr="009D4C3F" w:rsidRDefault="004467A3" w:rsidP="009D4C3F">
          <w:pPr>
            <w:pStyle w:val="TM2"/>
            <w:tabs>
              <w:tab w:val="left" w:pos="88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"_Toc104390662" </w:instrText>
          </w:r>
          <w:ins w:id="22"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1.1.</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Présentation du WEGO :</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_Toc104390662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23" w:author="Rafik" w:date="2022-05-27T22:55:00Z">
            <w:r w:rsidR="00D90111">
              <w:rPr>
                <w:rFonts w:ascii="Times New Roman" w:hAnsi="Times New Roman" w:cs="Times New Roman"/>
                <w:b/>
                <w:noProof/>
                <w:webHidden/>
              </w:rPr>
              <w:t>12</w:t>
            </w:r>
          </w:ins>
          <w:del w:id="24" w:author="Rafik" w:date="2022-05-27T22:55:00Z">
            <w:r w:rsidR="009D4C3F" w:rsidRPr="009D4C3F" w:rsidDel="00D736B5">
              <w:rPr>
                <w:rFonts w:ascii="Times New Roman" w:hAnsi="Times New Roman" w:cs="Times New Roman"/>
                <w:b/>
                <w:noProof/>
                <w:webHidden/>
              </w:rPr>
              <w:delText>9</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04645FB8" w14:textId="69DBC946" w:rsidR="009D4C3F" w:rsidRPr="009D4C3F" w:rsidRDefault="004467A3" w:rsidP="009D4C3F">
          <w:pPr>
            <w:pStyle w:val="TM2"/>
            <w:tabs>
              <w:tab w:val="left" w:pos="88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"_Toc104390663" </w:instrText>
          </w:r>
          <w:ins w:id="25"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1.2.</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Activités du WEGO :</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_Toc104390663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26" w:author="Rafik" w:date="2022-05-27T22:55:00Z">
            <w:r w:rsidR="00D90111">
              <w:rPr>
                <w:rFonts w:ascii="Times New Roman" w:hAnsi="Times New Roman" w:cs="Times New Roman"/>
                <w:b/>
                <w:noProof/>
                <w:webHidden/>
              </w:rPr>
              <w:t>12</w:t>
            </w:r>
          </w:ins>
          <w:del w:id="27" w:author="Rafik" w:date="2022-05-27T22:55:00Z">
            <w:r w:rsidR="009D4C3F" w:rsidRPr="009D4C3F" w:rsidDel="00D736B5">
              <w:rPr>
                <w:rFonts w:ascii="Times New Roman" w:hAnsi="Times New Roman" w:cs="Times New Roman"/>
                <w:b/>
                <w:noProof/>
                <w:webHidden/>
              </w:rPr>
              <w:delText>9</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19B8D10A" w14:textId="7C9E8BC3" w:rsidR="009D4C3F" w:rsidRPr="009D4C3F" w:rsidRDefault="00A40E68" w:rsidP="00D736B5">
          <w:pPr>
            <w:pStyle w:val="TM1"/>
            <w:rPr>
              <w:noProof/>
            </w:rPr>
            <w:pPrChange w:id="28" w:author="Rafik" w:date="2022-05-27T22:55:00Z">
              <w:pPr>
                <w:pStyle w:val="TM1"/>
                <w:tabs>
                  <w:tab w:val="left" w:pos="440"/>
                  <w:tab w:val="right" w:leader="dot" w:pos="9344"/>
                </w:tabs>
                <w:spacing w:line="360" w:lineRule="auto"/>
              </w:pPr>
            </w:pPrChange>
          </w:pPr>
          <w:r>
            <w:rPr>
              <w:noProof/>
            </w:rPr>
            <w:fldChar w:fldCharType="begin"/>
          </w:r>
          <w:r>
            <w:rPr>
              <w:noProof/>
            </w:rPr>
            <w:instrText xml:space="preserve"> HYPERLINK \l "_Toc104390664" </w:instrText>
          </w:r>
          <w:ins w:id="29"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2.</w:t>
          </w:r>
          <w:r w:rsidR="009D4C3F" w:rsidRPr="009D4C3F">
            <w:rPr>
              <w:noProof/>
            </w:rPr>
            <w:tab/>
          </w:r>
          <w:ins w:id="30" w:author="Rachid Ben Slama" w:date="2022-05-27T01:09:00Z">
            <w:del w:id="31" w:author="Rafik" w:date="2022-05-27T22:55:00Z">
              <w:r w:rsidR="001D6A53" w:rsidDel="00D736B5">
                <w:rPr>
                  <w:noProof/>
                </w:rPr>
                <w:delText>3</w:delText>
              </w:r>
            </w:del>
            <w:r w:rsidR="001D6A53">
              <w:rPr>
                <w:noProof/>
              </w:rPr>
              <w:t xml:space="preserve"> </w:t>
            </w:r>
          </w:ins>
          <w:ins w:id="32" w:author="Rafik" w:date="2022-05-27T22:56:00Z">
            <w:r w:rsidR="00D90111">
              <w:rPr>
                <w:rStyle w:val="Lienhypertexte"/>
                <w:rFonts w:ascii="Times New Roman" w:hAnsi="Times New Roman" w:cs="Times New Roman"/>
                <w:b/>
                <w:noProof/>
              </w:rPr>
              <w:t>cadre de projet</w:t>
            </w:r>
          </w:ins>
          <w:del w:id="33" w:author="Rafik" w:date="2022-05-27T22:56:00Z">
            <w:r w:rsidR="009D4C3F" w:rsidRPr="009D4C3F" w:rsidDel="00D90111">
              <w:rPr>
                <w:rStyle w:val="Lienhypertexte"/>
                <w:rFonts w:ascii="Times New Roman" w:hAnsi="Times New Roman" w:cs="Times New Roman"/>
                <w:b/>
                <w:noProof/>
              </w:rPr>
              <w:delText>P</w:delText>
            </w:r>
          </w:del>
          <w:del w:id="34" w:author="Rafik" w:date="2022-05-27T22:55:00Z">
            <w:r w:rsidR="009D4C3F" w:rsidRPr="009D4C3F" w:rsidDel="00D90111">
              <w:rPr>
                <w:rStyle w:val="Lienhypertexte"/>
                <w:rFonts w:ascii="Times New Roman" w:hAnsi="Times New Roman" w:cs="Times New Roman"/>
                <w:b/>
                <w:noProof/>
              </w:rPr>
              <w:delText>roblématique</w:delText>
            </w:r>
          </w:del>
          <w:r w:rsidR="009D4C3F" w:rsidRPr="009D4C3F">
            <w:rPr>
              <w:rStyle w:val="Lienhypertexte"/>
              <w:rFonts w:ascii="Times New Roman" w:hAnsi="Times New Roman" w:cs="Times New Roman"/>
              <w:b/>
              <w:noProof/>
            </w:rPr>
            <w:t> :</w:t>
          </w:r>
          <w:r w:rsidR="009D4C3F" w:rsidRPr="009D4C3F">
            <w:rPr>
              <w:noProof/>
              <w:webHidden/>
            </w:rPr>
            <w:tab/>
          </w:r>
          <w:r w:rsidR="009D4C3F" w:rsidRPr="009D4C3F">
            <w:rPr>
              <w:noProof/>
              <w:webHidden/>
            </w:rPr>
            <w:fldChar w:fldCharType="begin"/>
          </w:r>
          <w:r w:rsidR="009D4C3F" w:rsidRPr="009D4C3F">
            <w:rPr>
              <w:noProof/>
              <w:webHidden/>
            </w:rPr>
            <w:instrText xml:space="preserve"> PAGEREF _Toc104390664 \h </w:instrText>
          </w:r>
          <w:r w:rsidR="009D4C3F" w:rsidRPr="009D4C3F">
            <w:rPr>
              <w:noProof/>
              <w:webHidden/>
            </w:rPr>
          </w:r>
          <w:r w:rsidR="009D4C3F" w:rsidRPr="009D4C3F">
            <w:rPr>
              <w:noProof/>
              <w:webHidden/>
            </w:rPr>
            <w:fldChar w:fldCharType="separate"/>
          </w:r>
          <w:ins w:id="35" w:author="Rafik" w:date="2022-05-27T22:55:00Z">
            <w:r w:rsidR="00D90111">
              <w:rPr>
                <w:noProof/>
                <w:webHidden/>
              </w:rPr>
              <w:t>12</w:t>
            </w:r>
          </w:ins>
          <w:del w:id="36" w:author="Rafik" w:date="2022-05-27T22:55:00Z">
            <w:r w:rsidR="009D4C3F" w:rsidRPr="009D4C3F" w:rsidDel="00D736B5">
              <w:rPr>
                <w:noProof/>
                <w:webHidden/>
              </w:rPr>
              <w:delText>9</w:delText>
            </w:r>
          </w:del>
          <w:r w:rsidR="009D4C3F" w:rsidRPr="009D4C3F">
            <w:rPr>
              <w:noProof/>
              <w:webHidden/>
            </w:rPr>
            <w:fldChar w:fldCharType="end"/>
          </w:r>
          <w:r>
            <w:rPr>
              <w:noProof/>
            </w:rPr>
            <w:fldChar w:fldCharType="end"/>
          </w:r>
        </w:p>
        <w:p w14:paraId="62383323" w14:textId="097A5825" w:rsidR="009D4C3F" w:rsidRPr="009D4C3F" w:rsidRDefault="00A40E68" w:rsidP="00D736B5">
          <w:pPr>
            <w:pStyle w:val="TM1"/>
            <w:rPr>
              <w:noProof/>
            </w:rPr>
            <w:pPrChange w:id="37" w:author="Rafik" w:date="2022-05-27T22:55:00Z">
              <w:pPr>
                <w:pStyle w:val="TM1"/>
                <w:tabs>
                  <w:tab w:val="left" w:pos="440"/>
                  <w:tab w:val="right" w:leader="dot" w:pos="9344"/>
                </w:tabs>
                <w:spacing w:line="360" w:lineRule="auto"/>
              </w:pPr>
            </w:pPrChange>
          </w:pPr>
          <w:r>
            <w:rPr>
              <w:noProof/>
            </w:rPr>
            <w:fldChar w:fldCharType="begin"/>
          </w:r>
          <w:r>
            <w:rPr>
              <w:noProof/>
            </w:rPr>
            <w:instrText xml:space="preserve"> HYPERLINK \l "_Toc104390665" </w:instrText>
          </w:r>
          <w:ins w:id="38"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3.</w:t>
          </w:r>
          <w:r w:rsidR="009D4C3F" w:rsidRPr="009D4C3F">
            <w:rPr>
              <w:noProof/>
            </w:rPr>
            <w:tab/>
          </w:r>
          <w:ins w:id="39" w:author="Rachid Ben Slama" w:date="2022-05-27T01:09:00Z">
            <w:del w:id="40" w:author="Rafik" w:date="2022-05-27T22:55:00Z">
              <w:r w:rsidR="001D6A53" w:rsidDel="00D736B5">
                <w:rPr>
                  <w:noProof/>
                </w:rPr>
                <w:delText>2</w:delText>
              </w:r>
            </w:del>
            <w:r w:rsidR="001D6A53">
              <w:rPr>
                <w:noProof/>
              </w:rPr>
              <w:t xml:space="preserve"> </w:t>
            </w:r>
          </w:ins>
          <w:ins w:id="41" w:author="Rafik" w:date="2022-05-27T22:56:00Z">
            <w:r w:rsidR="00D90111">
              <w:rPr>
                <w:rStyle w:val="Lienhypertexte"/>
                <w:rFonts w:ascii="Times New Roman" w:hAnsi="Times New Roman" w:cs="Times New Roman"/>
                <w:b/>
                <w:noProof/>
              </w:rPr>
              <w:t>problematique</w:t>
            </w:r>
          </w:ins>
          <w:del w:id="42" w:author="Rafik" w:date="2022-05-27T22:56:00Z">
            <w:r w:rsidR="009D4C3F" w:rsidRPr="009D4C3F" w:rsidDel="00D90111">
              <w:rPr>
                <w:rStyle w:val="Lienhypertexte"/>
                <w:rFonts w:ascii="Times New Roman" w:hAnsi="Times New Roman" w:cs="Times New Roman"/>
                <w:b/>
                <w:noProof/>
              </w:rPr>
              <w:delText>Cadre de projet</w:delText>
            </w:r>
          </w:del>
          <w:r w:rsidR="009D4C3F" w:rsidRPr="009D4C3F">
            <w:rPr>
              <w:rStyle w:val="Lienhypertexte"/>
              <w:rFonts w:ascii="Times New Roman" w:hAnsi="Times New Roman" w:cs="Times New Roman"/>
              <w:b/>
              <w:noProof/>
            </w:rPr>
            <w:t> :</w:t>
          </w:r>
          <w:r w:rsidR="009D4C3F" w:rsidRPr="009D4C3F">
            <w:rPr>
              <w:noProof/>
              <w:webHidden/>
            </w:rPr>
            <w:tab/>
          </w:r>
          <w:r w:rsidR="009D4C3F" w:rsidRPr="009D4C3F">
            <w:rPr>
              <w:noProof/>
              <w:webHidden/>
            </w:rPr>
            <w:fldChar w:fldCharType="begin"/>
          </w:r>
          <w:r w:rsidR="009D4C3F" w:rsidRPr="009D4C3F">
            <w:rPr>
              <w:noProof/>
              <w:webHidden/>
            </w:rPr>
            <w:instrText xml:space="preserve"> PAGEREF _Toc104390665 \h </w:instrText>
          </w:r>
          <w:r w:rsidR="009D4C3F" w:rsidRPr="009D4C3F">
            <w:rPr>
              <w:noProof/>
              <w:webHidden/>
            </w:rPr>
          </w:r>
          <w:r w:rsidR="009D4C3F" w:rsidRPr="009D4C3F">
            <w:rPr>
              <w:noProof/>
              <w:webHidden/>
            </w:rPr>
            <w:fldChar w:fldCharType="separate"/>
          </w:r>
          <w:ins w:id="43" w:author="Rafik" w:date="2022-05-27T22:55:00Z">
            <w:r w:rsidR="00D90111">
              <w:rPr>
                <w:noProof/>
                <w:webHidden/>
              </w:rPr>
              <w:t>13</w:t>
            </w:r>
          </w:ins>
          <w:del w:id="44" w:author="Rafik" w:date="2022-05-27T22:55:00Z">
            <w:r w:rsidR="009D4C3F" w:rsidRPr="009D4C3F" w:rsidDel="00D736B5">
              <w:rPr>
                <w:noProof/>
                <w:webHidden/>
              </w:rPr>
              <w:delText>10</w:delText>
            </w:r>
          </w:del>
          <w:r w:rsidR="009D4C3F" w:rsidRPr="009D4C3F">
            <w:rPr>
              <w:noProof/>
              <w:webHidden/>
            </w:rPr>
            <w:fldChar w:fldCharType="end"/>
          </w:r>
          <w:r>
            <w:rPr>
              <w:noProof/>
            </w:rPr>
            <w:fldChar w:fldCharType="end"/>
          </w:r>
        </w:p>
        <w:p w14:paraId="210EC2FF" w14:textId="5B1BC40C" w:rsidR="009D4C3F" w:rsidRPr="009D4C3F" w:rsidRDefault="004467A3" w:rsidP="00D736B5">
          <w:pPr>
            <w:pStyle w:val="TM1"/>
            <w:rPr>
              <w:noProof/>
            </w:rPr>
            <w:pPrChange w:id="45" w:author="Rafik" w:date="2022-05-27T22:55:00Z">
              <w:pPr>
                <w:pStyle w:val="TM1"/>
                <w:tabs>
                  <w:tab w:val="left" w:pos="440"/>
                  <w:tab w:val="right" w:leader="dot" w:pos="9344"/>
                </w:tabs>
                <w:spacing w:line="360" w:lineRule="auto"/>
              </w:pPr>
            </w:pPrChange>
          </w:pPr>
          <w:r>
            <w:rPr>
              <w:noProof/>
            </w:rPr>
            <w:fldChar w:fldCharType="begin"/>
          </w:r>
          <w:r>
            <w:rPr>
              <w:noProof/>
            </w:rPr>
            <w:instrText xml:space="preserve"> HYPERLINK \l "_Toc104390666" </w:instrText>
          </w:r>
          <w:ins w:id="46"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4.</w:t>
          </w:r>
          <w:r w:rsidR="009D4C3F" w:rsidRPr="009D4C3F">
            <w:rPr>
              <w:noProof/>
            </w:rPr>
            <w:tab/>
          </w:r>
          <w:r w:rsidR="009D4C3F" w:rsidRPr="009D4C3F">
            <w:rPr>
              <w:rStyle w:val="Lienhypertexte"/>
              <w:rFonts w:ascii="Times New Roman" w:hAnsi="Times New Roman" w:cs="Times New Roman"/>
              <w:b/>
              <w:noProof/>
            </w:rPr>
            <w:t>Objectif du projet :</w:t>
          </w:r>
          <w:r w:rsidR="009D4C3F" w:rsidRPr="009D4C3F">
            <w:rPr>
              <w:noProof/>
              <w:webHidden/>
            </w:rPr>
            <w:tab/>
          </w:r>
          <w:r w:rsidR="009D4C3F" w:rsidRPr="009D4C3F">
            <w:rPr>
              <w:noProof/>
              <w:webHidden/>
            </w:rPr>
            <w:fldChar w:fldCharType="begin"/>
          </w:r>
          <w:r w:rsidR="009D4C3F" w:rsidRPr="009D4C3F">
            <w:rPr>
              <w:noProof/>
              <w:webHidden/>
            </w:rPr>
            <w:instrText xml:space="preserve"> PAGEREF _Toc104390666 \h </w:instrText>
          </w:r>
          <w:r w:rsidR="009D4C3F" w:rsidRPr="009D4C3F">
            <w:rPr>
              <w:noProof/>
              <w:webHidden/>
            </w:rPr>
          </w:r>
          <w:r w:rsidR="009D4C3F" w:rsidRPr="009D4C3F">
            <w:rPr>
              <w:noProof/>
              <w:webHidden/>
            </w:rPr>
            <w:fldChar w:fldCharType="separate"/>
          </w:r>
          <w:ins w:id="47" w:author="Rafik" w:date="2022-05-27T22:55:00Z">
            <w:r w:rsidR="00D90111">
              <w:rPr>
                <w:noProof/>
                <w:webHidden/>
              </w:rPr>
              <w:t>13</w:t>
            </w:r>
          </w:ins>
          <w:del w:id="48" w:author="Rafik" w:date="2022-05-27T22:55:00Z">
            <w:r w:rsidR="009D4C3F" w:rsidRPr="009D4C3F" w:rsidDel="00D736B5">
              <w:rPr>
                <w:noProof/>
                <w:webHidden/>
              </w:rPr>
              <w:delText>10</w:delText>
            </w:r>
          </w:del>
          <w:r w:rsidR="009D4C3F" w:rsidRPr="009D4C3F">
            <w:rPr>
              <w:noProof/>
              <w:webHidden/>
            </w:rPr>
            <w:fldChar w:fldCharType="end"/>
          </w:r>
          <w:r>
            <w:rPr>
              <w:noProof/>
            </w:rPr>
            <w:fldChar w:fldCharType="end"/>
          </w:r>
        </w:p>
        <w:p w14:paraId="4E5B7F16" w14:textId="619CBBE9" w:rsidR="009D4C3F" w:rsidRPr="009D4C3F" w:rsidRDefault="004467A3" w:rsidP="00D736B5">
          <w:pPr>
            <w:pStyle w:val="TM1"/>
            <w:rPr>
              <w:noProof/>
            </w:rPr>
            <w:pPrChange w:id="49" w:author="Rafik" w:date="2022-05-27T22:55:00Z">
              <w:pPr>
                <w:pStyle w:val="TM1"/>
                <w:tabs>
                  <w:tab w:val="left" w:pos="440"/>
                  <w:tab w:val="right" w:leader="dot" w:pos="9344"/>
                </w:tabs>
                <w:spacing w:line="360" w:lineRule="auto"/>
              </w:pPr>
            </w:pPrChange>
          </w:pPr>
          <w:r>
            <w:rPr>
              <w:noProof/>
            </w:rPr>
            <w:fldChar w:fldCharType="begin"/>
          </w:r>
          <w:r>
            <w:rPr>
              <w:noProof/>
            </w:rPr>
            <w:instrText xml:space="preserve"> HYPERLINK \l "_Toc104390667" </w:instrText>
          </w:r>
          <w:ins w:id="50"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5.</w:t>
          </w:r>
          <w:r w:rsidR="009D4C3F" w:rsidRPr="009D4C3F">
            <w:rPr>
              <w:noProof/>
            </w:rPr>
            <w:tab/>
          </w:r>
          <w:r w:rsidR="009D4C3F" w:rsidRPr="009D4C3F">
            <w:rPr>
              <w:rStyle w:val="Lienhypertexte"/>
              <w:rFonts w:ascii="Times New Roman" w:hAnsi="Times New Roman" w:cs="Times New Roman"/>
              <w:b/>
              <w:noProof/>
            </w:rPr>
            <w:t>Etude de l’existant :</w:t>
          </w:r>
          <w:r w:rsidR="009D4C3F" w:rsidRPr="009D4C3F">
            <w:rPr>
              <w:noProof/>
              <w:webHidden/>
            </w:rPr>
            <w:tab/>
          </w:r>
          <w:r w:rsidR="009D4C3F" w:rsidRPr="009D4C3F">
            <w:rPr>
              <w:noProof/>
              <w:webHidden/>
            </w:rPr>
            <w:fldChar w:fldCharType="begin"/>
          </w:r>
          <w:r w:rsidR="009D4C3F" w:rsidRPr="009D4C3F">
            <w:rPr>
              <w:noProof/>
              <w:webHidden/>
            </w:rPr>
            <w:instrText xml:space="preserve"> PAGEREF _Toc104390667 \h </w:instrText>
          </w:r>
          <w:r w:rsidR="009D4C3F" w:rsidRPr="009D4C3F">
            <w:rPr>
              <w:noProof/>
              <w:webHidden/>
            </w:rPr>
          </w:r>
          <w:r w:rsidR="009D4C3F" w:rsidRPr="009D4C3F">
            <w:rPr>
              <w:noProof/>
              <w:webHidden/>
            </w:rPr>
            <w:fldChar w:fldCharType="separate"/>
          </w:r>
          <w:ins w:id="51" w:author="Rafik" w:date="2022-05-27T22:55:00Z">
            <w:r w:rsidR="00D90111">
              <w:rPr>
                <w:noProof/>
                <w:webHidden/>
              </w:rPr>
              <w:t>14</w:t>
            </w:r>
          </w:ins>
          <w:del w:id="52" w:author="Rafik" w:date="2022-05-27T22:55:00Z">
            <w:r w:rsidR="009D4C3F" w:rsidRPr="009D4C3F" w:rsidDel="00D736B5">
              <w:rPr>
                <w:noProof/>
                <w:webHidden/>
              </w:rPr>
              <w:delText>10</w:delText>
            </w:r>
          </w:del>
          <w:r w:rsidR="009D4C3F" w:rsidRPr="009D4C3F">
            <w:rPr>
              <w:noProof/>
              <w:webHidden/>
            </w:rPr>
            <w:fldChar w:fldCharType="end"/>
          </w:r>
          <w:r>
            <w:rPr>
              <w:noProof/>
            </w:rPr>
            <w:fldChar w:fldCharType="end"/>
          </w:r>
        </w:p>
        <w:p w14:paraId="27274FA7" w14:textId="763019DB" w:rsidR="009D4C3F" w:rsidRPr="009D4C3F" w:rsidRDefault="004467A3" w:rsidP="009D4C3F">
          <w:pPr>
            <w:pStyle w:val="TM2"/>
            <w:tabs>
              <w:tab w:val="left" w:pos="88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"_Toc104390668" </w:instrText>
          </w:r>
          <w:ins w:id="53"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5.1.</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Description de l’existant :</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_Toc104390668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54" w:author="Rafik" w:date="2022-05-27T22:55:00Z">
            <w:r w:rsidR="00D90111">
              <w:rPr>
                <w:rFonts w:ascii="Times New Roman" w:hAnsi="Times New Roman" w:cs="Times New Roman"/>
                <w:b/>
                <w:noProof/>
                <w:webHidden/>
              </w:rPr>
              <w:t>14</w:t>
            </w:r>
          </w:ins>
          <w:del w:id="55" w:author="Rafik" w:date="2022-05-27T22:55:00Z">
            <w:r w:rsidR="009D4C3F" w:rsidRPr="009D4C3F" w:rsidDel="00D736B5">
              <w:rPr>
                <w:rFonts w:ascii="Times New Roman" w:hAnsi="Times New Roman" w:cs="Times New Roman"/>
                <w:b/>
                <w:noProof/>
                <w:webHidden/>
              </w:rPr>
              <w:delText>11</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2A277949" w14:textId="3C8C3E7B" w:rsidR="009D4C3F" w:rsidRPr="009D4C3F" w:rsidRDefault="004467A3" w:rsidP="009D4C3F">
          <w:pPr>
            <w:pStyle w:val="TM2"/>
            <w:tabs>
              <w:tab w:val="left" w:pos="88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"_Toc104390669" </w:instrText>
          </w:r>
          <w:ins w:id="56"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5.2.</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Critique de l’existant :</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_Toc104390669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57" w:author="Rafik" w:date="2022-05-27T22:55:00Z">
            <w:r w:rsidR="00D90111">
              <w:rPr>
                <w:rFonts w:ascii="Times New Roman" w:hAnsi="Times New Roman" w:cs="Times New Roman"/>
                <w:b/>
                <w:noProof/>
                <w:webHidden/>
              </w:rPr>
              <w:t>14</w:t>
            </w:r>
          </w:ins>
          <w:del w:id="58" w:author="Rafik" w:date="2022-05-27T22:55:00Z">
            <w:r w:rsidR="009D4C3F" w:rsidRPr="009D4C3F" w:rsidDel="00D736B5">
              <w:rPr>
                <w:rFonts w:ascii="Times New Roman" w:hAnsi="Times New Roman" w:cs="Times New Roman"/>
                <w:b/>
                <w:noProof/>
                <w:webHidden/>
              </w:rPr>
              <w:delText>11</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4764A12A" w14:textId="7121D010" w:rsidR="009D4C3F" w:rsidRPr="009D4C3F" w:rsidRDefault="004467A3" w:rsidP="009D4C3F">
          <w:pPr>
            <w:pStyle w:val="TM2"/>
            <w:tabs>
              <w:tab w:val="left" w:pos="88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"_Toc104390670" </w:instrText>
          </w:r>
          <w:ins w:id="59"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5.3.</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Solution envisagée :</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_Toc104390670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60" w:author="Rafik" w:date="2022-05-27T22:55:00Z">
            <w:r w:rsidR="00D90111">
              <w:rPr>
                <w:rFonts w:ascii="Times New Roman" w:hAnsi="Times New Roman" w:cs="Times New Roman"/>
                <w:b/>
                <w:noProof/>
                <w:webHidden/>
              </w:rPr>
              <w:t>15</w:t>
            </w:r>
          </w:ins>
          <w:del w:id="61" w:author="Rafik" w:date="2022-05-27T22:55:00Z">
            <w:r w:rsidR="009D4C3F" w:rsidRPr="009D4C3F" w:rsidDel="00D736B5">
              <w:rPr>
                <w:rFonts w:ascii="Times New Roman" w:hAnsi="Times New Roman" w:cs="Times New Roman"/>
                <w:b/>
                <w:noProof/>
                <w:webHidden/>
              </w:rPr>
              <w:delText>11</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7A879235" w14:textId="31A9976D" w:rsidR="009D4C3F" w:rsidRPr="009D4C3F" w:rsidRDefault="00A40E68" w:rsidP="009D4C3F">
          <w:pPr>
            <w:pStyle w:val="TM2"/>
            <w:tabs>
              <w:tab w:val="left" w:pos="88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"_Toc104390671" </w:instrText>
          </w:r>
          <w:ins w:id="62"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6.1.</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Méthodes agile</w:t>
          </w:r>
          <w:ins w:id="63" w:author="Rachid Ben Slama" w:date="2022-05-27T01:09:00Z">
            <w:r w:rsidR="001D6A53">
              <w:rPr>
                <w:rStyle w:val="Lienhypertexte"/>
                <w:rFonts w:ascii="Times New Roman" w:hAnsi="Times New Roman" w:cs="Times New Roman"/>
                <w:b/>
                <w:noProof/>
              </w:rPr>
              <w:t>s</w:t>
            </w:r>
          </w:ins>
          <w:del w:id="64" w:author="Rachid Ben Slama" w:date="2022-05-27T01:09:00Z">
            <w:r w:rsidR="009D4C3F" w:rsidRPr="009D4C3F" w:rsidDel="001D6A53">
              <w:rPr>
                <w:rStyle w:val="Lienhypertexte"/>
                <w:rFonts w:ascii="Times New Roman" w:hAnsi="Times New Roman" w:cs="Times New Roman"/>
                <w:b/>
                <w:noProof/>
              </w:rPr>
              <w:delText>s</w:delText>
            </w:r>
          </w:del>
          <w:r w:rsidR="009D4C3F" w:rsidRPr="009D4C3F">
            <w:rPr>
              <w:rStyle w:val="Lienhypertexte"/>
              <w:rFonts w:ascii="Times New Roman" w:hAnsi="Times New Roman" w:cs="Times New Roman"/>
              <w:b/>
              <w:noProof/>
            </w:rPr>
            <w:t> :</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_Toc104390671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65" w:author="Rafik" w:date="2022-05-27T22:55:00Z">
            <w:r w:rsidR="00D90111">
              <w:rPr>
                <w:rFonts w:ascii="Times New Roman" w:hAnsi="Times New Roman" w:cs="Times New Roman"/>
                <w:b/>
                <w:noProof/>
                <w:webHidden/>
              </w:rPr>
              <w:t>15</w:t>
            </w:r>
          </w:ins>
          <w:del w:id="66" w:author="Rafik" w:date="2022-05-27T22:55:00Z">
            <w:r w:rsidR="009D4C3F" w:rsidRPr="009D4C3F" w:rsidDel="00D736B5">
              <w:rPr>
                <w:rFonts w:ascii="Times New Roman" w:hAnsi="Times New Roman" w:cs="Times New Roman"/>
                <w:b/>
                <w:noProof/>
                <w:webHidden/>
              </w:rPr>
              <w:delText>12</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3E01062C" w14:textId="25401D44" w:rsidR="009D4C3F" w:rsidRPr="009D4C3F" w:rsidRDefault="004467A3" w:rsidP="009D4C3F">
          <w:pPr>
            <w:pStyle w:val="TM2"/>
            <w:tabs>
              <w:tab w:val="left" w:pos="88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"_Toc104390672" </w:instrText>
          </w:r>
          <w:ins w:id="67"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6.2.</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Les quatre valeurs fondamentales :</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_Toc104390672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68" w:author="Rafik" w:date="2022-05-27T22:55:00Z">
            <w:r w:rsidR="00D90111">
              <w:rPr>
                <w:rFonts w:ascii="Times New Roman" w:hAnsi="Times New Roman" w:cs="Times New Roman"/>
                <w:b/>
                <w:noProof/>
                <w:webHidden/>
              </w:rPr>
              <w:t>16</w:t>
            </w:r>
          </w:ins>
          <w:del w:id="69" w:author="Rafik" w:date="2022-05-27T22:55:00Z">
            <w:r w:rsidR="009D4C3F" w:rsidRPr="009D4C3F" w:rsidDel="00D736B5">
              <w:rPr>
                <w:rFonts w:ascii="Times New Roman" w:hAnsi="Times New Roman" w:cs="Times New Roman"/>
                <w:b/>
                <w:noProof/>
                <w:webHidden/>
              </w:rPr>
              <w:delText>12</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485696D5" w14:textId="143DBE5F" w:rsidR="009D4C3F" w:rsidRPr="009D4C3F" w:rsidRDefault="004467A3" w:rsidP="009D4C3F">
          <w:pPr>
            <w:pStyle w:val="TM2"/>
            <w:tabs>
              <w:tab w:val="left" w:pos="88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w:instrText>
          </w:r>
          <w:r>
            <w:rPr>
              <w:noProof/>
            </w:rPr>
            <w:instrText xml:space="preserve">oc104390673" </w:instrText>
          </w:r>
          <w:ins w:id="70"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6.3.</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Les principales méthodes agiles :</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_Toc104390673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71" w:author="Rafik" w:date="2022-05-27T22:55:00Z">
            <w:r w:rsidR="00D90111">
              <w:rPr>
                <w:rFonts w:ascii="Times New Roman" w:hAnsi="Times New Roman" w:cs="Times New Roman"/>
                <w:b/>
                <w:noProof/>
                <w:webHidden/>
              </w:rPr>
              <w:t>16</w:t>
            </w:r>
          </w:ins>
          <w:del w:id="72" w:author="Rafik" w:date="2022-05-27T22:55:00Z">
            <w:r w:rsidR="009D4C3F" w:rsidRPr="009D4C3F" w:rsidDel="00D736B5">
              <w:rPr>
                <w:rFonts w:ascii="Times New Roman" w:hAnsi="Times New Roman" w:cs="Times New Roman"/>
                <w:b/>
                <w:noProof/>
                <w:webHidden/>
              </w:rPr>
              <w:delText>13</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3CE542D8" w14:textId="30CB0A59" w:rsidR="009D4C3F" w:rsidRPr="009D4C3F" w:rsidRDefault="004467A3" w:rsidP="009D4C3F">
          <w:pPr>
            <w:pStyle w:val="TM2"/>
            <w:tabs>
              <w:tab w:val="left" w:pos="88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"_Toc104390674" </w:instrText>
          </w:r>
          <w:ins w:id="73"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6.4.</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Scrum :</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_Toc104390674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74" w:author="Rafik" w:date="2022-05-27T22:55:00Z">
            <w:r w:rsidR="00D90111">
              <w:rPr>
                <w:rFonts w:ascii="Times New Roman" w:hAnsi="Times New Roman" w:cs="Times New Roman"/>
                <w:b/>
                <w:noProof/>
                <w:webHidden/>
              </w:rPr>
              <w:t>16</w:t>
            </w:r>
          </w:ins>
          <w:del w:id="75" w:author="Rafik" w:date="2022-05-27T22:55:00Z">
            <w:r w:rsidR="009D4C3F" w:rsidRPr="009D4C3F" w:rsidDel="00D736B5">
              <w:rPr>
                <w:rFonts w:ascii="Times New Roman" w:hAnsi="Times New Roman" w:cs="Times New Roman"/>
                <w:b/>
                <w:noProof/>
                <w:webHidden/>
              </w:rPr>
              <w:delText>13</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42422DAA" w14:textId="019ADE23" w:rsidR="009D4C3F" w:rsidRPr="009D4C3F" w:rsidRDefault="004467A3" w:rsidP="009D4C3F">
          <w:pPr>
            <w:pStyle w:val="TM3"/>
            <w:tabs>
              <w:tab w:val="left" w:pos="132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"_Toc104390675" </w:instrText>
          </w:r>
          <w:ins w:id="76"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6.4.1.</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Pourquoi Scrum ?</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_Toc104390675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77" w:author="Rafik" w:date="2022-05-27T22:55:00Z">
            <w:r w:rsidR="00D90111">
              <w:rPr>
                <w:rFonts w:ascii="Times New Roman" w:hAnsi="Times New Roman" w:cs="Times New Roman"/>
                <w:b/>
                <w:noProof/>
                <w:webHidden/>
              </w:rPr>
              <w:t>16</w:t>
            </w:r>
          </w:ins>
          <w:del w:id="78" w:author="Rafik" w:date="2022-05-27T22:55:00Z">
            <w:r w:rsidR="009D4C3F" w:rsidRPr="009D4C3F" w:rsidDel="00D736B5">
              <w:rPr>
                <w:rFonts w:ascii="Times New Roman" w:hAnsi="Times New Roman" w:cs="Times New Roman"/>
                <w:b/>
                <w:noProof/>
                <w:webHidden/>
              </w:rPr>
              <w:delText>13</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7FDE9A63" w14:textId="533D35E8" w:rsidR="009D4C3F" w:rsidRPr="009D4C3F" w:rsidRDefault="004467A3" w:rsidP="009D4C3F">
          <w:pPr>
            <w:pStyle w:val="TM3"/>
            <w:tabs>
              <w:tab w:val="left" w:pos="132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"_Toc104390676" </w:instrText>
          </w:r>
          <w:ins w:id="79"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6.4.2.</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Les intervenants de Scrum :</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_Toc104390676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80" w:author="Rafik" w:date="2022-05-27T22:55:00Z">
            <w:r w:rsidR="00D90111">
              <w:rPr>
                <w:rFonts w:ascii="Times New Roman" w:hAnsi="Times New Roman" w:cs="Times New Roman"/>
                <w:b/>
                <w:noProof/>
                <w:webHidden/>
              </w:rPr>
              <w:t>17</w:t>
            </w:r>
          </w:ins>
          <w:del w:id="81" w:author="Rafik" w:date="2022-05-27T22:55:00Z">
            <w:r w:rsidR="009D4C3F" w:rsidRPr="009D4C3F" w:rsidDel="00D736B5">
              <w:rPr>
                <w:rFonts w:ascii="Times New Roman" w:hAnsi="Times New Roman" w:cs="Times New Roman"/>
                <w:b/>
                <w:noProof/>
                <w:webHidden/>
              </w:rPr>
              <w:delText>14</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19D5BAAF" w14:textId="248138B5" w:rsidR="009D4C3F" w:rsidRPr="009D4C3F" w:rsidRDefault="004467A3" w:rsidP="00D736B5">
          <w:pPr>
            <w:pStyle w:val="TM1"/>
            <w:rPr>
              <w:noProof/>
            </w:rPr>
            <w:pPrChange w:id="82" w:author="Rafik" w:date="2022-05-27T22:55:00Z">
              <w:pPr>
                <w:pStyle w:val="TM1"/>
                <w:tabs>
                  <w:tab w:val="right" w:leader="dot" w:pos="9344"/>
                </w:tabs>
                <w:spacing w:line="360" w:lineRule="auto"/>
              </w:pPr>
            </w:pPrChange>
          </w:pPr>
          <w:r>
            <w:rPr>
              <w:noProof/>
            </w:rPr>
            <w:fldChar w:fldCharType="begin"/>
          </w:r>
          <w:r>
            <w:rPr>
              <w:noProof/>
            </w:rPr>
            <w:instrText xml:space="preserve"> HYPERLINK \l "_Toc104390677" </w:instrText>
          </w:r>
          <w:ins w:id="83"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Conclusion</w:t>
          </w:r>
          <w:r w:rsidR="009D4C3F" w:rsidRPr="009D4C3F">
            <w:rPr>
              <w:noProof/>
              <w:webHidden/>
            </w:rPr>
            <w:tab/>
          </w:r>
          <w:r w:rsidR="009D4C3F" w:rsidRPr="009D4C3F">
            <w:rPr>
              <w:noProof/>
              <w:webHidden/>
            </w:rPr>
            <w:fldChar w:fldCharType="begin"/>
          </w:r>
          <w:r w:rsidR="009D4C3F" w:rsidRPr="009D4C3F">
            <w:rPr>
              <w:noProof/>
              <w:webHidden/>
            </w:rPr>
            <w:instrText xml:space="preserve"> PAGEREF _Toc104390677 \h </w:instrText>
          </w:r>
          <w:r w:rsidR="009D4C3F" w:rsidRPr="009D4C3F">
            <w:rPr>
              <w:noProof/>
              <w:webHidden/>
            </w:rPr>
          </w:r>
          <w:r w:rsidR="009D4C3F" w:rsidRPr="009D4C3F">
            <w:rPr>
              <w:noProof/>
              <w:webHidden/>
            </w:rPr>
            <w:fldChar w:fldCharType="separate"/>
          </w:r>
          <w:ins w:id="84" w:author="Rafik" w:date="2022-05-27T22:55:00Z">
            <w:r w:rsidR="00D90111">
              <w:rPr>
                <w:noProof/>
                <w:webHidden/>
              </w:rPr>
              <w:t>18</w:t>
            </w:r>
          </w:ins>
          <w:del w:id="85" w:author="Rafik" w:date="2022-05-27T22:55:00Z">
            <w:r w:rsidR="009D4C3F" w:rsidRPr="009D4C3F" w:rsidDel="00D736B5">
              <w:rPr>
                <w:noProof/>
                <w:webHidden/>
              </w:rPr>
              <w:delText>15</w:delText>
            </w:r>
          </w:del>
          <w:r w:rsidR="009D4C3F" w:rsidRPr="009D4C3F">
            <w:rPr>
              <w:noProof/>
              <w:webHidden/>
            </w:rPr>
            <w:fldChar w:fldCharType="end"/>
          </w:r>
          <w:r>
            <w:rPr>
              <w:noProof/>
            </w:rPr>
            <w:fldChar w:fldCharType="end"/>
          </w:r>
        </w:p>
        <w:p w14:paraId="376782A6" w14:textId="3DF096F6" w:rsidR="009D4C3F" w:rsidRPr="009D4C3F" w:rsidRDefault="004467A3" w:rsidP="00D736B5">
          <w:pPr>
            <w:pStyle w:val="TM1"/>
            <w:rPr>
              <w:noProof/>
            </w:rPr>
            <w:pPrChange w:id="86" w:author="Rafik" w:date="2022-05-27T22:55:00Z">
              <w:pPr>
                <w:pStyle w:val="TM1"/>
                <w:tabs>
                  <w:tab w:val="right" w:leader="dot" w:pos="9344"/>
                </w:tabs>
                <w:spacing w:line="360" w:lineRule="auto"/>
              </w:pPr>
            </w:pPrChange>
          </w:pPr>
          <w:r>
            <w:rPr>
              <w:noProof/>
            </w:rPr>
            <w:fldChar w:fldCharType="begin"/>
          </w:r>
          <w:r>
            <w:rPr>
              <w:noProof/>
            </w:rPr>
            <w:instrText xml:space="preserve"> HYPERLINK \l "_Toc104390678" </w:instrText>
          </w:r>
          <w:ins w:id="87"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Introduction</w:t>
          </w:r>
          <w:r w:rsidR="009D4C3F" w:rsidRPr="009D4C3F">
            <w:rPr>
              <w:noProof/>
              <w:webHidden/>
            </w:rPr>
            <w:tab/>
          </w:r>
          <w:r w:rsidR="009D4C3F" w:rsidRPr="009D4C3F">
            <w:rPr>
              <w:noProof/>
              <w:webHidden/>
            </w:rPr>
            <w:fldChar w:fldCharType="begin"/>
          </w:r>
          <w:r w:rsidR="009D4C3F" w:rsidRPr="009D4C3F">
            <w:rPr>
              <w:noProof/>
              <w:webHidden/>
            </w:rPr>
            <w:instrText xml:space="preserve"> PAGEREF _Toc104390678 \h </w:instrText>
          </w:r>
          <w:r w:rsidR="009D4C3F" w:rsidRPr="009D4C3F">
            <w:rPr>
              <w:noProof/>
              <w:webHidden/>
            </w:rPr>
          </w:r>
          <w:r w:rsidR="009D4C3F" w:rsidRPr="009D4C3F">
            <w:rPr>
              <w:noProof/>
              <w:webHidden/>
            </w:rPr>
            <w:fldChar w:fldCharType="separate"/>
          </w:r>
          <w:ins w:id="88" w:author="Rafik" w:date="2022-05-27T22:55:00Z">
            <w:r w:rsidR="00D90111">
              <w:rPr>
                <w:noProof/>
                <w:webHidden/>
              </w:rPr>
              <w:t>20</w:t>
            </w:r>
          </w:ins>
          <w:del w:id="89" w:author="Rafik" w:date="2022-05-27T22:55:00Z">
            <w:r w:rsidR="009D4C3F" w:rsidRPr="009D4C3F" w:rsidDel="00D736B5">
              <w:rPr>
                <w:noProof/>
                <w:webHidden/>
              </w:rPr>
              <w:delText>17</w:delText>
            </w:r>
          </w:del>
          <w:r w:rsidR="009D4C3F" w:rsidRPr="009D4C3F">
            <w:rPr>
              <w:noProof/>
              <w:webHidden/>
            </w:rPr>
            <w:fldChar w:fldCharType="end"/>
          </w:r>
          <w:r>
            <w:rPr>
              <w:noProof/>
            </w:rPr>
            <w:fldChar w:fldCharType="end"/>
          </w:r>
        </w:p>
        <w:p w14:paraId="190BE131" w14:textId="08E938CF" w:rsidR="009D4C3F" w:rsidRPr="009D4C3F" w:rsidRDefault="004467A3" w:rsidP="00D736B5">
          <w:pPr>
            <w:pStyle w:val="TM1"/>
            <w:rPr>
              <w:noProof/>
            </w:rPr>
            <w:pPrChange w:id="90" w:author="Rafik" w:date="2022-05-27T22:55:00Z">
              <w:pPr>
                <w:pStyle w:val="TM1"/>
                <w:tabs>
                  <w:tab w:val="left" w:pos="440"/>
                  <w:tab w:val="right" w:leader="dot" w:pos="9344"/>
                </w:tabs>
                <w:spacing w:line="360" w:lineRule="auto"/>
              </w:pPr>
            </w:pPrChange>
          </w:pPr>
          <w:r>
            <w:rPr>
              <w:noProof/>
            </w:rPr>
            <w:fldChar w:fldCharType="begin"/>
          </w:r>
          <w:r>
            <w:rPr>
              <w:noProof/>
            </w:rPr>
            <w:instrText xml:space="preserve"> HYPERLINK \l "_Toc104390679" </w:instrText>
          </w:r>
          <w:ins w:id="91"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1.</w:t>
          </w:r>
          <w:r w:rsidR="009D4C3F" w:rsidRPr="009D4C3F">
            <w:rPr>
              <w:noProof/>
            </w:rPr>
            <w:tab/>
          </w:r>
          <w:r w:rsidR="009D4C3F" w:rsidRPr="009D4C3F">
            <w:rPr>
              <w:rStyle w:val="Lienhypertexte"/>
              <w:rFonts w:ascii="Times New Roman" w:hAnsi="Times New Roman" w:cs="Times New Roman"/>
              <w:b/>
              <w:noProof/>
            </w:rPr>
            <w:t>Spécification de besoins :</w:t>
          </w:r>
          <w:r w:rsidR="009D4C3F" w:rsidRPr="009D4C3F">
            <w:rPr>
              <w:noProof/>
              <w:webHidden/>
            </w:rPr>
            <w:tab/>
          </w:r>
          <w:r w:rsidR="009D4C3F" w:rsidRPr="009D4C3F">
            <w:rPr>
              <w:noProof/>
              <w:webHidden/>
            </w:rPr>
            <w:fldChar w:fldCharType="begin"/>
          </w:r>
          <w:r w:rsidR="009D4C3F" w:rsidRPr="009D4C3F">
            <w:rPr>
              <w:noProof/>
              <w:webHidden/>
            </w:rPr>
            <w:instrText xml:space="preserve"> PAGEREF _Toc104390679 \h </w:instrText>
          </w:r>
          <w:r w:rsidR="009D4C3F" w:rsidRPr="009D4C3F">
            <w:rPr>
              <w:noProof/>
              <w:webHidden/>
            </w:rPr>
          </w:r>
          <w:r w:rsidR="009D4C3F" w:rsidRPr="009D4C3F">
            <w:rPr>
              <w:noProof/>
              <w:webHidden/>
            </w:rPr>
            <w:fldChar w:fldCharType="separate"/>
          </w:r>
          <w:ins w:id="92" w:author="Rafik" w:date="2022-05-27T22:55:00Z">
            <w:r w:rsidR="00D90111">
              <w:rPr>
                <w:noProof/>
                <w:webHidden/>
              </w:rPr>
              <w:t>20</w:t>
            </w:r>
          </w:ins>
          <w:del w:id="93" w:author="Rafik" w:date="2022-05-27T22:55:00Z">
            <w:r w:rsidR="009D4C3F" w:rsidRPr="009D4C3F" w:rsidDel="00D736B5">
              <w:rPr>
                <w:noProof/>
                <w:webHidden/>
              </w:rPr>
              <w:delText>17</w:delText>
            </w:r>
          </w:del>
          <w:r w:rsidR="009D4C3F" w:rsidRPr="009D4C3F">
            <w:rPr>
              <w:noProof/>
              <w:webHidden/>
            </w:rPr>
            <w:fldChar w:fldCharType="end"/>
          </w:r>
          <w:r>
            <w:rPr>
              <w:noProof/>
            </w:rPr>
            <w:fldChar w:fldCharType="end"/>
          </w:r>
        </w:p>
        <w:p w14:paraId="77CAC1D4" w14:textId="6B5D9F12" w:rsidR="009D4C3F" w:rsidRPr="009D4C3F" w:rsidRDefault="004467A3" w:rsidP="009D4C3F">
          <w:pPr>
            <w:pStyle w:val="TM2"/>
            <w:tabs>
              <w:tab w:val="left" w:pos="88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"_Toc104390680" </w:instrText>
          </w:r>
          <w:ins w:id="94"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1.1.</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Identification des acteurs</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_Toc104390680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95" w:author="Rafik" w:date="2022-05-27T22:55:00Z">
            <w:r w:rsidR="00D90111">
              <w:rPr>
                <w:rFonts w:ascii="Times New Roman" w:hAnsi="Times New Roman" w:cs="Times New Roman"/>
                <w:b/>
                <w:noProof/>
                <w:webHidden/>
              </w:rPr>
              <w:t>20</w:t>
            </w:r>
          </w:ins>
          <w:del w:id="96" w:author="Rafik" w:date="2022-05-27T22:55:00Z">
            <w:r w:rsidR="009D4C3F" w:rsidRPr="009D4C3F" w:rsidDel="00D736B5">
              <w:rPr>
                <w:rFonts w:ascii="Times New Roman" w:hAnsi="Times New Roman" w:cs="Times New Roman"/>
                <w:b/>
                <w:noProof/>
                <w:webHidden/>
              </w:rPr>
              <w:delText>17</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387AE896" w14:textId="4EB25CD7" w:rsidR="009D4C3F" w:rsidRPr="009D4C3F" w:rsidRDefault="004467A3" w:rsidP="009D4C3F">
          <w:pPr>
            <w:pStyle w:val="TM2"/>
            <w:tabs>
              <w:tab w:val="left" w:pos="88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"_Toc10439068</w:instrText>
          </w:r>
          <w:r>
            <w:rPr>
              <w:noProof/>
            </w:rPr>
            <w:instrText xml:space="preserve">1" </w:instrText>
          </w:r>
          <w:ins w:id="97"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1.2.</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Les besoins fonctionnels</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_Toc104390681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98" w:author="Rafik" w:date="2022-05-27T22:55:00Z">
            <w:r w:rsidR="00D90111">
              <w:rPr>
                <w:rFonts w:ascii="Times New Roman" w:hAnsi="Times New Roman" w:cs="Times New Roman"/>
                <w:b/>
                <w:noProof/>
                <w:webHidden/>
              </w:rPr>
              <w:t>20</w:t>
            </w:r>
          </w:ins>
          <w:del w:id="99" w:author="Rafik" w:date="2022-05-27T22:55:00Z">
            <w:r w:rsidR="009D4C3F" w:rsidRPr="009D4C3F" w:rsidDel="00D736B5">
              <w:rPr>
                <w:rFonts w:ascii="Times New Roman" w:hAnsi="Times New Roman" w:cs="Times New Roman"/>
                <w:b/>
                <w:noProof/>
                <w:webHidden/>
              </w:rPr>
              <w:delText>17</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5E39A505" w14:textId="490F1E70" w:rsidR="009D4C3F" w:rsidRPr="009D4C3F" w:rsidRDefault="004467A3" w:rsidP="009D4C3F">
          <w:pPr>
            <w:pStyle w:val="TM2"/>
            <w:tabs>
              <w:tab w:val="left" w:pos="88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"_Toc104390682" </w:instrText>
          </w:r>
          <w:ins w:id="100" w:author="Rafik" w:date="2022-05-27T22:55:00Z">
            <w:r w:rsidR="00D736B5">
              <w:rPr>
                <w:noProof/>
              </w:rPr>
            </w:r>
          </w:ins>
          <w:r>
            <w:rPr>
              <w:noProof/>
            </w:rPr>
            <w:fldChar w:fldCharType="separate"/>
          </w:r>
          <w:r w:rsidR="009D4C3F" w:rsidRPr="009D4C3F">
            <w:rPr>
              <w:rStyle w:val="Lienhypertexte"/>
              <w:rFonts w:ascii="Times New Roman" w:eastAsia="Calibri Light" w:hAnsi="Times New Roman" w:cs="Times New Roman"/>
              <w:b/>
              <w:noProof/>
            </w:rPr>
            <w:t>1.3.</w:t>
          </w:r>
          <w:r w:rsidR="009D4C3F" w:rsidRPr="009D4C3F">
            <w:rPr>
              <w:rFonts w:ascii="Times New Roman" w:hAnsi="Times New Roman" w:cs="Times New Roman"/>
              <w:b/>
              <w:noProof/>
            </w:rPr>
            <w:tab/>
          </w:r>
          <w:r w:rsidR="009D4C3F" w:rsidRPr="009D4C3F">
            <w:rPr>
              <w:rStyle w:val="Lienhypertexte"/>
              <w:rFonts w:ascii="Times New Roman" w:eastAsia="Calibri Light" w:hAnsi="Times New Roman" w:cs="Times New Roman"/>
              <w:b/>
              <w:noProof/>
            </w:rPr>
            <w:t>Les Besoins non fonctionnels :</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_Toc104390682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101" w:author="Rafik" w:date="2022-05-27T22:55:00Z">
            <w:r w:rsidR="00D90111">
              <w:rPr>
                <w:rFonts w:ascii="Times New Roman" w:hAnsi="Times New Roman" w:cs="Times New Roman"/>
                <w:b/>
                <w:noProof/>
                <w:webHidden/>
              </w:rPr>
              <w:t>23</w:t>
            </w:r>
          </w:ins>
          <w:del w:id="102" w:author="Rafik" w:date="2022-05-27T22:55:00Z">
            <w:r w:rsidR="009D4C3F" w:rsidRPr="009D4C3F" w:rsidDel="00D736B5">
              <w:rPr>
                <w:rFonts w:ascii="Times New Roman" w:hAnsi="Times New Roman" w:cs="Times New Roman"/>
                <w:b/>
                <w:noProof/>
                <w:webHidden/>
              </w:rPr>
              <w:delText>20</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647CAB8C" w14:textId="45F7D20E" w:rsidR="009D4C3F" w:rsidRPr="009D4C3F" w:rsidRDefault="004467A3" w:rsidP="00D736B5">
          <w:pPr>
            <w:pStyle w:val="TM1"/>
            <w:rPr>
              <w:noProof/>
            </w:rPr>
            <w:pPrChange w:id="103" w:author="Rafik" w:date="2022-05-27T22:55:00Z">
              <w:pPr>
                <w:pStyle w:val="TM1"/>
                <w:tabs>
                  <w:tab w:val="left" w:pos="440"/>
                  <w:tab w:val="right" w:leader="dot" w:pos="9344"/>
                </w:tabs>
                <w:spacing w:line="360" w:lineRule="auto"/>
              </w:pPr>
            </w:pPrChange>
          </w:pPr>
          <w:r>
            <w:rPr>
              <w:noProof/>
            </w:rPr>
            <w:fldChar w:fldCharType="begin"/>
          </w:r>
          <w:r>
            <w:rPr>
              <w:noProof/>
            </w:rPr>
            <w:instrText xml:space="preserve"> HYPERLINK \l "_Toc1043</w:instrText>
          </w:r>
          <w:r>
            <w:rPr>
              <w:noProof/>
            </w:rPr>
            <w:instrText xml:space="preserve">90683" </w:instrText>
          </w:r>
          <w:ins w:id="104"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2.</w:t>
          </w:r>
          <w:r w:rsidR="009D4C3F" w:rsidRPr="009D4C3F">
            <w:rPr>
              <w:noProof/>
            </w:rPr>
            <w:tab/>
          </w:r>
          <w:r w:rsidR="009D4C3F" w:rsidRPr="009D4C3F">
            <w:rPr>
              <w:rStyle w:val="Lienhypertexte"/>
              <w:rFonts w:ascii="Times New Roman" w:hAnsi="Times New Roman" w:cs="Times New Roman"/>
              <w:b/>
              <w:noProof/>
            </w:rPr>
            <w:t>Choix de la méthodologie de conception</w:t>
          </w:r>
          <w:r w:rsidR="009D4C3F" w:rsidRPr="009D4C3F">
            <w:rPr>
              <w:noProof/>
              <w:webHidden/>
            </w:rPr>
            <w:tab/>
          </w:r>
          <w:r w:rsidR="009D4C3F" w:rsidRPr="009D4C3F">
            <w:rPr>
              <w:noProof/>
              <w:webHidden/>
            </w:rPr>
            <w:fldChar w:fldCharType="begin"/>
          </w:r>
          <w:r w:rsidR="009D4C3F" w:rsidRPr="009D4C3F">
            <w:rPr>
              <w:noProof/>
              <w:webHidden/>
            </w:rPr>
            <w:instrText xml:space="preserve"> PAGEREF _Toc104390683 \h </w:instrText>
          </w:r>
          <w:r w:rsidR="009D4C3F" w:rsidRPr="009D4C3F">
            <w:rPr>
              <w:noProof/>
              <w:webHidden/>
            </w:rPr>
          </w:r>
          <w:r w:rsidR="009D4C3F" w:rsidRPr="009D4C3F">
            <w:rPr>
              <w:noProof/>
              <w:webHidden/>
            </w:rPr>
            <w:fldChar w:fldCharType="separate"/>
          </w:r>
          <w:ins w:id="105" w:author="Rafik" w:date="2022-05-27T22:55:00Z">
            <w:r w:rsidR="00D90111">
              <w:rPr>
                <w:noProof/>
                <w:webHidden/>
              </w:rPr>
              <w:t>24</w:t>
            </w:r>
          </w:ins>
          <w:del w:id="106" w:author="Rafik" w:date="2022-05-27T22:55:00Z">
            <w:r w:rsidR="009D4C3F" w:rsidRPr="009D4C3F" w:rsidDel="00D736B5">
              <w:rPr>
                <w:noProof/>
                <w:webHidden/>
              </w:rPr>
              <w:delText>20</w:delText>
            </w:r>
          </w:del>
          <w:r w:rsidR="009D4C3F" w:rsidRPr="009D4C3F">
            <w:rPr>
              <w:noProof/>
              <w:webHidden/>
            </w:rPr>
            <w:fldChar w:fldCharType="end"/>
          </w:r>
          <w:r>
            <w:rPr>
              <w:noProof/>
            </w:rPr>
            <w:fldChar w:fldCharType="end"/>
          </w:r>
        </w:p>
        <w:p w14:paraId="1DCE07EE" w14:textId="3C4D5494" w:rsidR="009D4C3F" w:rsidRPr="009D4C3F" w:rsidRDefault="004467A3" w:rsidP="00D736B5">
          <w:pPr>
            <w:pStyle w:val="TM1"/>
            <w:rPr>
              <w:noProof/>
            </w:rPr>
            <w:pPrChange w:id="107" w:author="Rafik" w:date="2022-05-27T22:55:00Z">
              <w:pPr>
                <w:pStyle w:val="TM1"/>
                <w:tabs>
                  <w:tab w:val="left" w:pos="440"/>
                  <w:tab w:val="right" w:leader="dot" w:pos="9344"/>
                </w:tabs>
                <w:spacing w:line="360" w:lineRule="auto"/>
              </w:pPr>
            </w:pPrChange>
          </w:pPr>
          <w:r>
            <w:rPr>
              <w:noProof/>
            </w:rPr>
            <w:fldChar w:fldCharType="begin"/>
          </w:r>
          <w:r>
            <w:rPr>
              <w:noProof/>
            </w:rPr>
            <w:instrText xml:space="preserve"> HYPERLINK \l "_Toc104390684" </w:instrText>
          </w:r>
          <w:ins w:id="108"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3.</w:t>
          </w:r>
          <w:r w:rsidR="009D4C3F" w:rsidRPr="009D4C3F">
            <w:rPr>
              <w:noProof/>
            </w:rPr>
            <w:tab/>
          </w:r>
          <w:r w:rsidR="009D4C3F" w:rsidRPr="009D4C3F">
            <w:rPr>
              <w:rStyle w:val="Lienhypertexte"/>
              <w:rFonts w:ascii="Times New Roman" w:hAnsi="Times New Roman" w:cs="Times New Roman"/>
              <w:b/>
              <w:noProof/>
            </w:rPr>
            <w:t>Pilotage du projet avec Scrum :</w:t>
          </w:r>
          <w:r w:rsidR="009D4C3F" w:rsidRPr="009D4C3F">
            <w:rPr>
              <w:noProof/>
              <w:webHidden/>
            </w:rPr>
            <w:tab/>
          </w:r>
          <w:r w:rsidR="009D4C3F" w:rsidRPr="009D4C3F">
            <w:rPr>
              <w:noProof/>
              <w:webHidden/>
            </w:rPr>
            <w:fldChar w:fldCharType="begin"/>
          </w:r>
          <w:r w:rsidR="009D4C3F" w:rsidRPr="009D4C3F">
            <w:rPr>
              <w:noProof/>
              <w:webHidden/>
            </w:rPr>
            <w:instrText xml:space="preserve"> PAGEREF _Toc104390684 \h </w:instrText>
          </w:r>
          <w:r w:rsidR="009D4C3F" w:rsidRPr="009D4C3F">
            <w:rPr>
              <w:noProof/>
              <w:webHidden/>
            </w:rPr>
          </w:r>
          <w:r w:rsidR="009D4C3F" w:rsidRPr="009D4C3F">
            <w:rPr>
              <w:noProof/>
              <w:webHidden/>
            </w:rPr>
            <w:fldChar w:fldCharType="separate"/>
          </w:r>
          <w:ins w:id="109" w:author="Rafik" w:date="2022-05-27T22:55:00Z">
            <w:r w:rsidR="00D90111">
              <w:rPr>
                <w:noProof/>
                <w:webHidden/>
              </w:rPr>
              <w:t>24</w:t>
            </w:r>
          </w:ins>
          <w:del w:id="110" w:author="Rafik" w:date="2022-05-27T22:55:00Z">
            <w:r w:rsidR="009D4C3F" w:rsidRPr="009D4C3F" w:rsidDel="00D736B5">
              <w:rPr>
                <w:noProof/>
                <w:webHidden/>
              </w:rPr>
              <w:delText>21</w:delText>
            </w:r>
          </w:del>
          <w:r w:rsidR="009D4C3F" w:rsidRPr="009D4C3F">
            <w:rPr>
              <w:noProof/>
              <w:webHidden/>
            </w:rPr>
            <w:fldChar w:fldCharType="end"/>
          </w:r>
          <w:r>
            <w:rPr>
              <w:noProof/>
            </w:rPr>
            <w:fldChar w:fldCharType="end"/>
          </w:r>
        </w:p>
        <w:p w14:paraId="041308C9" w14:textId="45D088E9" w:rsidR="009D4C3F" w:rsidRPr="009D4C3F" w:rsidRDefault="004467A3" w:rsidP="009D4C3F">
          <w:pPr>
            <w:pStyle w:val="TM2"/>
            <w:tabs>
              <w:tab w:val="left" w:pos="880"/>
              <w:tab w:val="right" w:leader="dot" w:pos="9344"/>
            </w:tabs>
            <w:spacing w:line="360" w:lineRule="auto"/>
            <w:rPr>
              <w:rFonts w:ascii="Times New Roman" w:hAnsi="Times New Roman" w:cs="Times New Roman"/>
              <w:b/>
              <w:noProof/>
            </w:rPr>
          </w:pPr>
          <w:r>
            <w:rPr>
              <w:noProof/>
            </w:rPr>
            <w:lastRenderedPageBreak/>
            <w:fldChar w:fldCharType="begin"/>
          </w:r>
          <w:r>
            <w:rPr>
              <w:noProof/>
            </w:rPr>
            <w:instrText xml:space="preserve"> HYPERLINK \l "_Toc104390685" </w:instrText>
          </w:r>
          <w:ins w:id="111"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3.1.</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Equipe et rôle :</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_Toc104390685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112" w:author="Rafik" w:date="2022-05-27T22:55:00Z">
            <w:r w:rsidR="00D90111">
              <w:rPr>
                <w:rFonts w:ascii="Times New Roman" w:hAnsi="Times New Roman" w:cs="Times New Roman"/>
                <w:b/>
                <w:noProof/>
                <w:webHidden/>
              </w:rPr>
              <w:t>24</w:t>
            </w:r>
          </w:ins>
          <w:del w:id="113" w:author="Rafik" w:date="2022-05-27T22:55:00Z">
            <w:r w:rsidR="009D4C3F" w:rsidRPr="009D4C3F" w:rsidDel="00D736B5">
              <w:rPr>
                <w:rFonts w:ascii="Times New Roman" w:hAnsi="Times New Roman" w:cs="Times New Roman"/>
                <w:b/>
                <w:noProof/>
                <w:webHidden/>
              </w:rPr>
              <w:delText>21</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6944B9E5" w14:textId="5146D09D" w:rsidR="009D4C3F" w:rsidRPr="009D4C3F" w:rsidRDefault="004467A3" w:rsidP="009D4C3F">
          <w:pPr>
            <w:pStyle w:val="TM2"/>
            <w:tabs>
              <w:tab w:val="left" w:pos="880"/>
              <w:tab w:val="right" w:leader="dot" w:pos="9344"/>
            </w:tabs>
            <w:spacing w:line="360" w:lineRule="auto"/>
            <w:rPr>
              <w:rFonts w:ascii="Times New Roman" w:hAnsi="Times New Roman" w:cs="Times New Roman"/>
              <w:b/>
              <w:noProof/>
            </w:rPr>
          </w:pPr>
          <w:r>
            <w:rPr>
              <w:noProof/>
            </w:rPr>
            <w:fldChar w:fldCharType="begin"/>
          </w:r>
          <w:r>
            <w:rPr>
              <w:noProof/>
            </w:rPr>
            <w:instrText xml:space="preserve"> HYPE</w:instrText>
          </w:r>
          <w:r>
            <w:rPr>
              <w:noProof/>
            </w:rPr>
            <w:instrText xml:space="preserve">RLINK \l "_Toc104390686" </w:instrText>
          </w:r>
          <w:ins w:id="114"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3.2.</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Product Backlog :</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_Toc104390686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115" w:author="Rafik" w:date="2022-05-27T22:55:00Z">
            <w:r w:rsidR="00D90111">
              <w:rPr>
                <w:rFonts w:ascii="Times New Roman" w:hAnsi="Times New Roman" w:cs="Times New Roman"/>
                <w:b/>
                <w:noProof/>
                <w:webHidden/>
              </w:rPr>
              <w:t>24</w:t>
            </w:r>
          </w:ins>
          <w:del w:id="116" w:author="Rafik" w:date="2022-05-27T22:55:00Z">
            <w:r w:rsidR="009D4C3F" w:rsidRPr="009D4C3F" w:rsidDel="00D736B5">
              <w:rPr>
                <w:rFonts w:ascii="Times New Roman" w:hAnsi="Times New Roman" w:cs="Times New Roman"/>
                <w:b/>
                <w:noProof/>
                <w:webHidden/>
              </w:rPr>
              <w:delText>21</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0C9C6CD9" w14:textId="25899627" w:rsidR="009D4C3F" w:rsidRPr="009D4C3F" w:rsidRDefault="004467A3" w:rsidP="009D4C3F">
          <w:pPr>
            <w:pStyle w:val="TM2"/>
            <w:tabs>
              <w:tab w:val="left" w:pos="88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"_Toc104390687" </w:instrText>
          </w:r>
          <w:ins w:id="117"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3.3.</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Diagramme des cas d’utilisation global :</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_Toc104390687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118" w:author="Rafik" w:date="2022-05-27T22:55:00Z">
            <w:r w:rsidR="00D90111">
              <w:rPr>
                <w:rFonts w:ascii="Times New Roman" w:hAnsi="Times New Roman" w:cs="Times New Roman"/>
                <w:b/>
                <w:noProof/>
                <w:webHidden/>
              </w:rPr>
              <w:t>31</w:t>
            </w:r>
          </w:ins>
          <w:del w:id="119" w:author="Rafik" w:date="2022-05-27T22:55:00Z">
            <w:r w:rsidR="009D4C3F" w:rsidRPr="009D4C3F" w:rsidDel="00D736B5">
              <w:rPr>
                <w:rFonts w:ascii="Times New Roman" w:hAnsi="Times New Roman" w:cs="Times New Roman"/>
                <w:b/>
                <w:noProof/>
                <w:webHidden/>
              </w:rPr>
              <w:delText>27</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68086E76" w14:textId="2B8A6B1C" w:rsidR="009D4C3F" w:rsidRPr="009D4C3F" w:rsidRDefault="004467A3" w:rsidP="009D4C3F">
          <w:pPr>
            <w:pStyle w:val="TM2"/>
            <w:tabs>
              <w:tab w:val="left" w:pos="88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w:instrText>
          </w:r>
          <w:r>
            <w:rPr>
              <w:noProof/>
            </w:rPr>
            <w:instrText xml:space="preserve"> "_Toc104390688" </w:instrText>
          </w:r>
          <w:ins w:id="120"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3.4.</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Planification des sprints :</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_Toc104390688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121" w:author="Rafik" w:date="2022-05-27T22:55:00Z">
            <w:r w:rsidR="00D90111">
              <w:rPr>
                <w:rFonts w:ascii="Times New Roman" w:hAnsi="Times New Roman" w:cs="Times New Roman"/>
                <w:b/>
                <w:noProof/>
                <w:webHidden/>
              </w:rPr>
              <w:t>32</w:t>
            </w:r>
          </w:ins>
          <w:del w:id="122" w:author="Rafik" w:date="2022-05-27T22:55:00Z">
            <w:r w:rsidR="009D4C3F" w:rsidRPr="009D4C3F" w:rsidDel="00D736B5">
              <w:rPr>
                <w:rFonts w:ascii="Times New Roman" w:hAnsi="Times New Roman" w:cs="Times New Roman"/>
                <w:b/>
                <w:noProof/>
                <w:webHidden/>
              </w:rPr>
              <w:delText>28</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26829676" w14:textId="2CC22EA0" w:rsidR="009D4C3F" w:rsidRPr="009D4C3F" w:rsidRDefault="004467A3" w:rsidP="009D4C3F">
          <w:pPr>
            <w:pStyle w:val="TM2"/>
            <w:tabs>
              <w:tab w:val="left" w:pos="88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"_Toc104390689" </w:instrText>
          </w:r>
          <w:ins w:id="123"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4.1.</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Environnement matériel</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_Toc104390689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124" w:author="Rafik" w:date="2022-05-27T22:55:00Z">
            <w:r w:rsidR="00D90111">
              <w:rPr>
                <w:rFonts w:ascii="Times New Roman" w:hAnsi="Times New Roman" w:cs="Times New Roman"/>
                <w:b/>
                <w:noProof/>
                <w:webHidden/>
              </w:rPr>
              <w:t>33</w:t>
            </w:r>
          </w:ins>
          <w:del w:id="125" w:author="Rafik" w:date="2022-05-27T22:55:00Z">
            <w:r w:rsidR="009D4C3F" w:rsidRPr="009D4C3F" w:rsidDel="00D736B5">
              <w:rPr>
                <w:rFonts w:ascii="Times New Roman" w:hAnsi="Times New Roman" w:cs="Times New Roman"/>
                <w:b/>
                <w:noProof/>
                <w:webHidden/>
              </w:rPr>
              <w:delText>28</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7AD2EE6D" w14:textId="4167995E" w:rsidR="009D4C3F" w:rsidRPr="009D4C3F" w:rsidRDefault="004467A3" w:rsidP="009D4C3F">
          <w:pPr>
            <w:pStyle w:val="TM2"/>
            <w:tabs>
              <w:tab w:val="left" w:pos="88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"_Toc104390690" </w:instrText>
          </w:r>
          <w:ins w:id="126"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4.2.</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Environnement logiciel</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_Toc104390690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127" w:author="Rafik" w:date="2022-05-27T22:55:00Z">
            <w:r w:rsidR="00D90111">
              <w:rPr>
                <w:rFonts w:ascii="Times New Roman" w:hAnsi="Times New Roman" w:cs="Times New Roman"/>
                <w:b/>
                <w:noProof/>
                <w:webHidden/>
              </w:rPr>
              <w:t>34</w:t>
            </w:r>
          </w:ins>
          <w:del w:id="128" w:author="Rafik" w:date="2022-05-27T22:55:00Z">
            <w:r w:rsidR="009D4C3F" w:rsidRPr="009D4C3F" w:rsidDel="00D736B5">
              <w:rPr>
                <w:rFonts w:ascii="Times New Roman" w:hAnsi="Times New Roman" w:cs="Times New Roman"/>
                <w:b/>
                <w:noProof/>
                <w:webHidden/>
              </w:rPr>
              <w:delText>29</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0911C955" w14:textId="717F670B" w:rsidR="009D4C3F" w:rsidRPr="009D4C3F" w:rsidRDefault="004467A3" w:rsidP="00D736B5">
          <w:pPr>
            <w:pStyle w:val="TM1"/>
            <w:rPr>
              <w:noProof/>
            </w:rPr>
            <w:pPrChange w:id="129" w:author="Rafik" w:date="2022-05-27T22:55:00Z">
              <w:pPr>
                <w:pStyle w:val="TM1"/>
                <w:tabs>
                  <w:tab w:val="left" w:pos="440"/>
                  <w:tab w:val="right" w:leader="dot" w:pos="9344"/>
                </w:tabs>
                <w:spacing w:line="360" w:lineRule="auto"/>
              </w:pPr>
            </w:pPrChange>
          </w:pPr>
          <w:r>
            <w:rPr>
              <w:noProof/>
            </w:rPr>
            <w:fldChar w:fldCharType="begin"/>
          </w:r>
          <w:r>
            <w:rPr>
              <w:noProof/>
            </w:rPr>
            <w:instrText xml:space="preserve"> HYPERLINK \l "_Toc104390691" </w:instrText>
          </w:r>
          <w:ins w:id="130"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5.</w:t>
          </w:r>
          <w:r w:rsidR="009D4C3F" w:rsidRPr="009D4C3F">
            <w:rPr>
              <w:noProof/>
            </w:rPr>
            <w:tab/>
          </w:r>
          <w:r w:rsidR="009D4C3F" w:rsidRPr="009D4C3F">
            <w:rPr>
              <w:rStyle w:val="Lienhypertexte"/>
              <w:rFonts w:ascii="Times New Roman" w:hAnsi="Times New Roman" w:cs="Times New Roman"/>
              <w:b/>
              <w:noProof/>
            </w:rPr>
            <w:t>Architecture générale de l’application :</w:t>
          </w:r>
          <w:r w:rsidR="009D4C3F" w:rsidRPr="009D4C3F">
            <w:rPr>
              <w:noProof/>
              <w:webHidden/>
            </w:rPr>
            <w:tab/>
          </w:r>
          <w:r w:rsidR="009D4C3F" w:rsidRPr="009D4C3F">
            <w:rPr>
              <w:noProof/>
              <w:webHidden/>
            </w:rPr>
            <w:fldChar w:fldCharType="begin"/>
          </w:r>
          <w:r w:rsidR="009D4C3F" w:rsidRPr="009D4C3F">
            <w:rPr>
              <w:noProof/>
              <w:webHidden/>
            </w:rPr>
            <w:instrText xml:space="preserve"> PAGEREF _Toc104390691 \h </w:instrText>
          </w:r>
          <w:r w:rsidR="009D4C3F" w:rsidRPr="009D4C3F">
            <w:rPr>
              <w:noProof/>
              <w:webHidden/>
            </w:rPr>
          </w:r>
          <w:r w:rsidR="009D4C3F" w:rsidRPr="009D4C3F">
            <w:rPr>
              <w:noProof/>
              <w:webHidden/>
            </w:rPr>
            <w:fldChar w:fldCharType="separate"/>
          </w:r>
          <w:ins w:id="131" w:author="Rafik" w:date="2022-05-27T22:55:00Z">
            <w:r w:rsidR="00D90111">
              <w:rPr>
                <w:noProof/>
                <w:webHidden/>
              </w:rPr>
              <w:t>36</w:t>
            </w:r>
          </w:ins>
          <w:del w:id="132" w:author="Rafik" w:date="2022-05-27T22:55:00Z">
            <w:r w:rsidR="009D4C3F" w:rsidRPr="009D4C3F" w:rsidDel="00D736B5">
              <w:rPr>
                <w:noProof/>
                <w:webHidden/>
              </w:rPr>
              <w:delText>31</w:delText>
            </w:r>
          </w:del>
          <w:r w:rsidR="009D4C3F" w:rsidRPr="009D4C3F">
            <w:rPr>
              <w:noProof/>
              <w:webHidden/>
            </w:rPr>
            <w:fldChar w:fldCharType="end"/>
          </w:r>
          <w:r>
            <w:rPr>
              <w:noProof/>
            </w:rPr>
            <w:fldChar w:fldCharType="end"/>
          </w:r>
        </w:p>
        <w:p w14:paraId="0A656D91" w14:textId="20882A00" w:rsidR="009D4C3F" w:rsidRPr="009D4C3F" w:rsidRDefault="004467A3" w:rsidP="009D4C3F">
          <w:pPr>
            <w:pStyle w:val="TM2"/>
            <w:tabs>
              <w:tab w:val="left" w:pos="88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"_Toc104390692" </w:instrText>
          </w:r>
          <w:ins w:id="133"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5.1.</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Architecture logicielle :</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_Toc104390692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134" w:author="Rafik" w:date="2022-05-27T22:55:00Z">
            <w:r w:rsidR="00D90111">
              <w:rPr>
                <w:rFonts w:ascii="Times New Roman" w:hAnsi="Times New Roman" w:cs="Times New Roman"/>
                <w:b/>
                <w:noProof/>
                <w:webHidden/>
              </w:rPr>
              <w:t>36</w:t>
            </w:r>
          </w:ins>
          <w:del w:id="135" w:author="Rafik" w:date="2022-05-27T22:55:00Z">
            <w:r w:rsidR="009D4C3F" w:rsidRPr="009D4C3F" w:rsidDel="00D736B5">
              <w:rPr>
                <w:rFonts w:ascii="Times New Roman" w:hAnsi="Times New Roman" w:cs="Times New Roman"/>
                <w:b/>
                <w:noProof/>
                <w:webHidden/>
              </w:rPr>
              <w:delText>31</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7029032D" w14:textId="3D9188F2" w:rsidR="009D4C3F" w:rsidRPr="009D4C3F" w:rsidRDefault="004467A3" w:rsidP="009D4C3F">
          <w:pPr>
            <w:pStyle w:val="TM3"/>
            <w:tabs>
              <w:tab w:val="left" w:pos="132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"_Toc104390693" </w:instrText>
          </w:r>
          <w:ins w:id="136"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5.1.1.</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Architecture MVC :</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_Toc104390693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137" w:author="Rafik" w:date="2022-05-27T22:55:00Z">
            <w:r w:rsidR="00D90111">
              <w:rPr>
                <w:rFonts w:ascii="Times New Roman" w:hAnsi="Times New Roman" w:cs="Times New Roman"/>
                <w:b/>
                <w:noProof/>
                <w:webHidden/>
              </w:rPr>
              <w:t>36</w:t>
            </w:r>
          </w:ins>
          <w:del w:id="138" w:author="Rafik" w:date="2022-05-27T22:55:00Z">
            <w:r w:rsidR="009D4C3F" w:rsidRPr="009D4C3F" w:rsidDel="00D736B5">
              <w:rPr>
                <w:rFonts w:ascii="Times New Roman" w:hAnsi="Times New Roman" w:cs="Times New Roman"/>
                <w:b/>
                <w:noProof/>
                <w:webHidden/>
              </w:rPr>
              <w:delText>31</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706BDBB1" w14:textId="039F9575" w:rsidR="009D4C3F" w:rsidRPr="009D4C3F" w:rsidRDefault="004467A3" w:rsidP="009D4C3F">
          <w:pPr>
            <w:pStyle w:val="TM3"/>
            <w:tabs>
              <w:tab w:val="left" w:pos="132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"_Toc104390694" </w:instrText>
          </w:r>
          <w:ins w:id="139"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5.1.2.</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Architecture web Service :</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_Toc104390694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140" w:author="Rafik" w:date="2022-05-27T22:55:00Z">
            <w:r w:rsidR="00D90111">
              <w:rPr>
                <w:rFonts w:ascii="Times New Roman" w:hAnsi="Times New Roman" w:cs="Times New Roman"/>
                <w:b/>
                <w:noProof/>
                <w:webHidden/>
              </w:rPr>
              <w:t>37</w:t>
            </w:r>
          </w:ins>
          <w:del w:id="141" w:author="Rafik" w:date="2022-05-27T22:55:00Z">
            <w:r w:rsidR="009D4C3F" w:rsidRPr="009D4C3F" w:rsidDel="00D736B5">
              <w:rPr>
                <w:rFonts w:ascii="Times New Roman" w:hAnsi="Times New Roman" w:cs="Times New Roman"/>
                <w:b/>
                <w:noProof/>
                <w:webHidden/>
              </w:rPr>
              <w:delText>32</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74D8095D" w14:textId="46DAF3BE" w:rsidR="009D4C3F" w:rsidRPr="009D4C3F" w:rsidRDefault="004467A3" w:rsidP="009D4C3F">
          <w:pPr>
            <w:pStyle w:val="TM2"/>
            <w:tabs>
              <w:tab w:val="left" w:pos="88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"_Toc104390695" </w:instrText>
          </w:r>
          <w:ins w:id="142"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5.2.</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Architecture physique :</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_Toc104390695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143" w:author="Rafik" w:date="2022-05-27T22:55:00Z">
            <w:r w:rsidR="00D90111">
              <w:rPr>
                <w:rFonts w:ascii="Times New Roman" w:hAnsi="Times New Roman" w:cs="Times New Roman"/>
                <w:b/>
                <w:noProof/>
                <w:webHidden/>
              </w:rPr>
              <w:t>38</w:t>
            </w:r>
          </w:ins>
          <w:del w:id="144" w:author="Rafik" w:date="2022-05-27T22:55:00Z">
            <w:r w:rsidR="009D4C3F" w:rsidRPr="009D4C3F" w:rsidDel="00D736B5">
              <w:rPr>
                <w:rFonts w:ascii="Times New Roman" w:hAnsi="Times New Roman" w:cs="Times New Roman"/>
                <w:b/>
                <w:noProof/>
                <w:webHidden/>
              </w:rPr>
              <w:delText>32</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1EEC1C90" w14:textId="30225FA8" w:rsidR="009D4C3F" w:rsidRPr="009D4C3F" w:rsidRDefault="004467A3" w:rsidP="00D736B5">
          <w:pPr>
            <w:pStyle w:val="TM1"/>
            <w:rPr>
              <w:noProof/>
            </w:rPr>
            <w:pPrChange w:id="145" w:author="Rafik" w:date="2022-05-27T22:55:00Z">
              <w:pPr>
                <w:pStyle w:val="TM1"/>
                <w:tabs>
                  <w:tab w:val="right" w:leader="dot" w:pos="9344"/>
                </w:tabs>
                <w:spacing w:line="360" w:lineRule="auto"/>
              </w:pPr>
            </w:pPrChange>
          </w:pPr>
          <w:r>
            <w:rPr>
              <w:noProof/>
            </w:rPr>
            <w:fldChar w:fldCharType="begin"/>
          </w:r>
          <w:r>
            <w:rPr>
              <w:noProof/>
            </w:rPr>
            <w:instrText xml:space="preserve"> HYPERLINK \l "_Toc104390696" </w:instrText>
          </w:r>
          <w:ins w:id="146"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Chapitre 3 : Sprint 1</w:t>
          </w:r>
          <w:r w:rsidR="009D4C3F" w:rsidRPr="009D4C3F">
            <w:rPr>
              <w:noProof/>
              <w:webHidden/>
            </w:rPr>
            <w:tab/>
          </w:r>
          <w:r w:rsidR="009D4C3F" w:rsidRPr="009D4C3F">
            <w:rPr>
              <w:noProof/>
              <w:webHidden/>
            </w:rPr>
            <w:fldChar w:fldCharType="begin"/>
          </w:r>
          <w:r w:rsidR="009D4C3F" w:rsidRPr="009D4C3F">
            <w:rPr>
              <w:noProof/>
              <w:webHidden/>
            </w:rPr>
            <w:instrText xml:space="preserve"> PAGEREF _Toc104390696 \h </w:instrText>
          </w:r>
          <w:r w:rsidR="009D4C3F" w:rsidRPr="009D4C3F">
            <w:rPr>
              <w:noProof/>
              <w:webHidden/>
            </w:rPr>
          </w:r>
          <w:r w:rsidR="009D4C3F" w:rsidRPr="009D4C3F">
            <w:rPr>
              <w:noProof/>
              <w:webHidden/>
            </w:rPr>
            <w:fldChar w:fldCharType="separate"/>
          </w:r>
          <w:ins w:id="147" w:author="Rafik" w:date="2022-05-27T22:55:00Z">
            <w:r w:rsidR="00D90111">
              <w:rPr>
                <w:noProof/>
                <w:webHidden/>
              </w:rPr>
              <w:t>41</w:t>
            </w:r>
          </w:ins>
          <w:del w:id="148" w:author="Rafik" w:date="2022-05-27T22:55:00Z">
            <w:r w:rsidR="009D4C3F" w:rsidRPr="009D4C3F" w:rsidDel="00D736B5">
              <w:rPr>
                <w:noProof/>
                <w:webHidden/>
              </w:rPr>
              <w:delText>35</w:delText>
            </w:r>
          </w:del>
          <w:r w:rsidR="009D4C3F" w:rsidRPr="009D4C3F">
            <w:rPr>
              <w:noProof/>
              <w:webHidden/>
            </w:rPr>
            <w:fldChar w:fldCharType="end"/>
          </w:r>
          <w:r>
            <w:rPr>
              <w:noProof/>
            </w:rPr>
            <w:fldChar w:fldCharType="end"/>
          </w:r>
        </w:p>
        <w:p w14:paraId="631089D1" w14:textId="269DBD3B" w:rsidR="009D4C3F" w:rsidRPr="009D4C3F" w:rsidRDefault="004467A3" w:rsidP="00D736B5">
          <w:pPr>
            <w:pStyle w:val="TM1"/>
            <w:rPr>
              <w:noProof/>
            </w:rPr>
            <w:pPrChange w:id="149" w:author="Rafik" w:date="2022-05-27T22:55:00Z">
              <w:pPr>
                <w:pStyle w:val="TM1"/>
                <w:tabs>
                  <w:tab w:val="right" w:leader="dot" w:pos="9344"/>
                </w:tabs>
                <w:spacing w:line="360" w:lineRule="auto"/>
              </w:pPr>
            </w:pPrChange>
          </w:pPr>
          <w:r>
            <w:rPr>
              <w:noProof/>
            </w:rPr>
            <w:fldChar w:fldCharType="begin"/>
          </w:r>
          <w:r>
            <w:rPr>
              <w:noProof/>
            </w:rPr>
            <w:instrText xml:space="preserve"> HYPERLINK \l "_Toc104390697" </w:instrText>
          </w:r>
          <w:ins w:id="150"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Introduction</w:t>
          </w:r>
          <w:r w:rsidR="009D4C3F" w:rsidRPr="009D4C3F">
            <w:rPr>
              <w:noProof/>
              <w:webHidden/>
            </w:rPr>
            <w:tab/>
          </w:r>
          <w:r w:rsidR="009D4C3F" w:rsidRPr="009D4C3F">
            <w:rPr>
              <w:noProof/>
              <w:webHidden/>
            </w:rPr>
            <w:fldChar w:fldCharType="begin"/>
          </w:r>
          <w:r w:rsidR="009D4C3F" w:rsidRPr="009D4C3F">
            <w:rPr>
              <w:noProof/>
              <w:webHidden/>
            </w:rPr>
            <w:instrText xml:space="preserve"> PAGEREF _Toc104390697 \h </w:instrText>
          </w:r>
          <w:r w:rsidR="009D4C3F" w:rsidRPr="009D4C3F">
            <w:rPr>
              <w:noProof/>
              <w:webHidden/>
            </w:rPr>
          </w:r>
          <w:r w:rsidR="009D4C3F" w:rsidRPr="009D4C3F">
            <w:rPr>
              <w:noProof/>
              <w:webHidden/>
            </w:rPr>
            <w:fldChar w:fldCharType="separate"/>
          </w:r>
          <w:ins w:id="151" w:author="Rafik" w:date="2022-05-27T22:55:00Z">
            <w:r w:rsidR="00D90111">
              <w:rPr>
                <w:noProof/>
                <w:webHidden/>
              </w:rPr>
              <w:t>42</w:t>
            </w:r>
          </w:ins>
          <w:del w:id="152" w:author="Rafik" w:date="2022-05-27T22:55:00Z">
            <w:r w:rsidR="009D4C3F" w:rsidRPr="009D4C3F" w:rsidDel="00D736B5">
              <w:rPr>
                <w:noProof/>
                <w:webHidden/>
              </w:rPr>
              <w:delText>36</w:delText>
            </w:r>
          </w:del>
          <w:r w:rsidR="009D4C3F" w:rsidRPr="009D4C3F">
            <w:rPr>
              <w:noProof/>
              <w:webHidden/>
            </w:rPr>
            <w:fldChar w:fldCharType="end"/>
          </w:r>
          <w:r>
            <w:rPr>
              <w:noProof/>
            </w:rPr>
            <w:fldChar w:fldCharType="end"/>
          </w:r>
        </w:p>
        <w:p w14:paraId="0C83F809" w14:textId="72E069C3" w:rsidR="009D4C3F" w:rsidRPr="009D4C3F" w:rsidRDefault="004467A3" w:rsidP="00D736B5">
          <w:pPr>
            <w:pStyle w:val="TM1"/>
            <w:rPr>
              <w:noProof/>
            </w:rPr>
            <w:pPrChange w:id="153" w:author="Rafik" w:date="2022-05-27T22:55:00Z">
              <w:pPr>
                <w:pStyle w:val="TM1"/>
                <w:tabs>
                  <w:tab w:val="left" w:pos="440"/>
                  <w:tab w:val="right" w:leader="dot" w:pos="9344"/>
                </w:tabs>
                <w:spacing w:line="360" w:lineRule="auto"/>
              </w:pPr>
            </w:pPrChange>
          </w:pPr>
          <w:r>
            <w:rPr>
              <w:noProof/>
            </w:rPr>
            <w:fldChar w:fldCharType="begin"/>
          </w:r>
          <w:r>
            <w:rPr>
              <w:noProof/>
            </w:rPr>
            <w:instrText xml:space="preserve"> HYPERLINK \l "_Toc104390698" </w:instrText>
          </w:r>
          <w:ins w:id="154"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1.</w:t>
          </w:r>
          <w:r w:rsidR="009D4C3F" w:rsidRPr="009D4C3F">
            <w:rPr>
              <w:noProof/>
            </w:rPr>
            <w:tab/>
          </w:r>
          <w:r w:rsidR="009D4C3F" w:rsidRPr="009D4C3F">
            <w:rPr>
              <w:rStyle w:val="Lienhypertexte"/>
              <w:rFonts w:ascii="Times New Roman" w:hAnsi="Times New Roman" w:cs="Times New Roman"/>
              <w:b/>
              <w:noProof/>
            </w:rPr>
            <w:t>Le backlog de sprint :</w:t>
          </w:r>
          <w:r w:rsidR="009D4C3F" w:rsidRPr="009D4C3F">
            <w:rPr>
              <w:noProof/>
              <w:webHidden/>
            </w:rPr>
            <w:tab/>
          </w:r>
          <w:r w:rsidR="009D4C3F" w:rsidRPr="009D4C3F">
            <w:rPr>
              <w:noProof/>
              <w:webHidden/>
            </w:rPr>
            <w:fldChar w:fldCharType="begin"/>
          </w:r>
          <w:r w:rsidR="009D4C3F" w:rsidRPr="009D4C3F">
            <w:rPr>
              <w:noProof/>
              <w:webHidden/>
            </w:rPr>
            <w:instrText xml:space="preserve"> PAGEREF _Toc104390698 \h </w:instrText>
          </w:r>
          <w:r w:rsidR="009D4C3F" w:rsidRPr="009D4C3F">
            <w:rPr>
              <w:noProof/>
              <w:webHidden/>
            </w:rPr>
          </w:r>
          <w:r w:rsidR="009D4C3F" w:rsidRPr="009D4C3F">
            <w:rPr>
              <w:noProof/>
              <w:webHidden/>
            </w:rPr>
            <w:fldChar w:fldCharType="separate"/>
          </w:r>
          <w:ins w:id="155" w:author="Rafik" w:date="2022-05-27T22:55:00Z">
            <w:r w:rsidR="00D90111">
              <w:rPr>
                <w:noProof/>
                <w:webHidden/>
              </w:rPr>
              <w:t>42</w:t>
            </w:r>
          </w:ins>
          <w:del w:id="156" w:author="Rafik" w:date="2022-05-27T22:55:00Z">
            <w:r w:rsidR="009D4C3F" w:rsidRPr="009D4C3F" w:rsidDel="00D736B5">
              <w:rPr>
                <w:noProof/>
                <w:webHidden/>
              </w:rPr>
              <w:delText>36</w:delText>
            </w:r>
          </w:del>
          <w:r w:rsidR="009D4C3F" w:rsidRPr="009D4C3F">
            <w:rPr>
              <w:noProof/>
              <w:webHidden/>
            </w:rPr>
            <w:fldChar w:fldCharType="end"/>
          </w:r>
          <w:r>
            <w:rPr>
              <w:noProof/>
            </w:rPr>
            <w:fldChar w:fldCharType="end"/>
          </w:r>
        </w:p>
        <w:p w14:paraId="3DCF3455" w14:textId="75A3B187" w:rsidR="009D4C3F" w:rsidRPr="009D4C3F" w:rsidRDefault="004467A3" w:rsidP="00D736B5">
          <w:pPr>
            <w:pStyle w:val="TM1"/>
            <w:rPr>
              <w:noProof/>
            </w:rPr>
            <w:pPrChange w:id="157" w:author="Rafik" w:date="2022-05-27T22:55:00Z">
              <w:pPr>
                <w:pStyle w:val="TM1"/>
                <w:tabs>
                  <w:tab w:val="left" w:pos="440"/>
                  <w:tab w:val="right" w:leader="dot" w:pos="9344"/>
                </w:tabs>
                <w:spacing w:line="360" w:lineRule="auto"/>
              </w:pPr>
            </w:pPrChange>
          </w:pPr>
          <w:r>
            <w:rPr>
              <w:noProof/>
            </w:rPr>
            <w:fldChar w:fldCharType="begin"/>
          </w:r>
          <w:r>
            <w:rPr>
              <w:noProof/>
            </w:rPr>
            <w:instrText xml:space="preserve"> HYPERLINK \l "_Toc104390699" </w:instrText>
          </w:r>
          <w:ins w:id="158"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2.</w:t>
          </w:r>
          <w:r w:rsidR="009D4C3F" w:rsidRPr="009D4C3F">
            <w:rPr>
              <w:noProof/>
            </w:rPr>
            <w:tab/>
          </w:r>
          <w:r w:rsidR="009D4C3F" w:rsidRPr="009D4C3F">
            <w:rPr>
              <w:rStyle w:val="Lienhypertexte"/>
              <w:rFonts w:ascii="Times New Roman" w:hAnsi="Times New Roman" w:cs="Times New Roman"/>
              <w:b/>
              <w:noProof/>
            </w:rPr>
            <w:t>Spécification fonctionnelle de sprint</w:t>
          </w:r>
          <w:r w:rsidR="009D4C3F" w:rsidRPr="009D4C3F">
            <w:rPr>
              <w:noProof/>
              <w:webHidden/>
            </w:rPr>
            <w:tab/>
          </w:r>
          <w:r w:rsidR="009D4C3F" w:rsidRPr="009D4C3F">
            <w:rPr>
              <w:noProof/>
              <w:webHidden/>
            </w:rPr>
            <w:fldChar w:fldCharType="begin"/>
          </w:r>
          <w:r w:rsidR="009D4C3F" w:rsidRPr="009D4C3F">
            <w:rPr>
              <w:noProof/>
              <w:webHidden/>
            </w:rPr>
            <w:instrText xml:space="preserve"> PAGEREF _Toc104390699 \h </w:instrText>
          </w:r>
          <w:r w:rsidR="009D4C3F" w:rsidRPr="009D4C3F">
            <w:rPr>
              <w:noProof/>
              <w:webHidden/>
            </w:rPr>
          </w:r>
          <w:r w:rsidR="009D4C3F" w:rsidRPr="009D4C3F">
            <w:rPr>
              <w:noProof/>
              <w:webHidden/>
            </w:rPr>
            <w:fldChar w:fldCharType="separate"/>
          </w:r>
          <w:ins w:id="159" w:author="Rafik" w:date="2022-05-27T22:55:00Z">
            <w:r w:rsidR="00D90111">
              <w:rPr>
                <w:noProof/>
                <w:webHidden/>
              </w:rPr>
              <w:t>44</w:t>
            </w:r>
          </w:ins>
          <w:del w:id="160" w:author="Rafik" w:date="2022-05-27T22:55:00Z">
            <w:r w:rsidR="009D4C3F" w:rsidRPr="009D4C3F" w:rsidDel="00D736B5">
              <w:rPr>
                <w:noProof/>
                <w:webHidden/>
              </w:rPr>
              <w:delText>37</w:delText>
            </w:r>
          </w:del>
          <w:r w:rsidR="009D4C3F" w:rsidRPr="009D4C3F">
            <w:rPr>
              <w:noProof/>
              <w:webHidden/>
            </w:rPr>
            <w:fldChar w:fldCharType="end"/>
          </w:r>
          <w:r>
            <w:rPr>
              <w:noProof/>
            </w:rPr>
            <w:fldChar w:fldCharType="end"/>
          </w:r>
        </w:p>
        <w:p w14:paraId="51176A28" w14:textId="2BF54103" w:rsidR="009D4C3F" w:rsidRPr="009D4C3F" w:rsidRDefault="004467A3" w:rsidP="009D4C3F">
          <w:pPr>
            <w:pStyle w:val="TM2"/>
            <w:tabs>
              <w:tab w:val="left" w:pos="88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"_Toc104390700" </w:instrText>
          </w:r>
          <w:ins w:id="161"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2.1.</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Diagramme de cas d’utilisation</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_Toc104390700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162" w:author="Rafik" w:date="2022-05-27T22:55:00Z">
            <w:r w:rsidR="00D90111">
              <w:rPr>
                <w:rFonts w:ascii="Times New Roman" w:hAnsi="Times New Roman" w:cs="Times New Roman"/>
                <w:b/>
                <w:noProof/>
                <w:webHidden/>
              </w:rPr>
              <w:t>44</w:t>
            </w:r>
          </w:ins>
          <w:del w:id="163" w:author="Rafik" w:date="2022-05-27T22:55:00Z">
            <w:r w:rsidR="009D4C3F" w:rsidRPr="009D4C3F" w:rsidDel="00D736B5">
              <w:rPr>
                <w:rFonts w:ascii="Times New Roman" w:hAnsi="Times New Roman" w:cs="Times New Roman"/>
                <w:b/>
                <w:noProof/>
                <w:webHidden/>
              </w:rPr>
              <w:delText>37</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0A50731A" w14:textId="77CC6FD1" w:rsidR="009D4C3F" w:rsidRPr="009D4C3F" w:rsidRDefault="004467A3" w:rsidP="009D4C3F">
          <w:pPr>
            <w:pStyle w:val="TM3"/>
            <w:tabs>
              <w:tab w:val="left" w:pos="132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"_Toc104390701" </w:instrText>
          </w:r>
          <w:ins w:id="164"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2.1.1.</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Item « Authentification »</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_Toc104390701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165" w:author="Rafik" w:date="2022-05-27T22:55:00Z">
            <w:r w:rsidR="00D90111">
              <w:rPr>
                <w:rFonts w:ascii="Times New Roman" w:hAnsi="Times New Roman" w:cs="Times New Roman"/>
                <w:b/>
                <w:noProof/>
                <w:webHidden/>
              </w:rPr>
              <w:t>44</w:t>
            </w:r>
          </w:ins>
          <w:del w:id="166" w:author="Rafik" w:date="2022-05-27T22:55:00Z">
            <w:r w:rsidR="009D4C3F" w:rsidRPr="009D4C3F" w:rsidDel="00D736B5">
              <w:rPr>
                <w:rFonts w:ascii="Times New Roman" w:hAnsi="Times New Roman" w:cs="Times New Roman"/>
                <w:b/>
                <w:noProof/>
                <w:webHidden/>
              </w:rPr>
              <w:delText>38</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4B5C5581" w14:textId="5B7A83FF" w:rsidR="009D4C3F" w:rsidRPr="009D4C3F" w:rsidRDefault="004467A3" w:rsidP="009D4C3F">
          <w:pPr>
            <w:pStyle w:val="TM3"/>
            <w:tabs>
              <w:tab w:val="left" w:pos="132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"_Toc10439070</w:instrText>
          </w:r>
          <w:r>
            <w:rPr>
              <w:noProof/>
            </w:rPr>
            <w:instrText xml:space="preserve">2" </w:instrText>
          </w:r>
          <w:ins w:id="167"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2.1.2.</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Item « Gestion des profils »</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_Toc104390702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168" w:author="Rafik" w:date="2022-05-27T22:55:00Z">
            <w:r w:rsidR="00D90111">
              <w:rPr>
                <w:rFonts w:ascii="Times New Roman" w:hAnsi="Times New Roman" w:cs="Times New Roman"/>
                <w:b/>
                <w:noProof/>
                <w:webHidden/>
              </w:rPr>
              <w:t>45</w:t>
            </w:r>
          </w:ins>
          <w:del w:id="169" w:author="Rafik" w:date="2022-05-27T22:55:00Z">
            <w:r w:rsidR="009D4C3F" w:rsidRPr="009D4C3F" w:rsidDel="00D736B5">
              <w:rPr>
                <w:rFonts w:ascii="Times New Roman" w:hAnsi="Times New Roman" w:cs="Times New Roman"/>
                <w:b/>
                <w:noProof/>
                <w:webHidden/>
              </w:rPr>
              <w:delText>38</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30492462" w14:textId="7064DA30" w:rsidR="009D4C3F" w:rsidRPr="009D4C3F" w:rsidDel="001D6A53" w:rsidRDefault="00A40E68" w:rsidP="009D4C3F">
          <w:pPr>
            <w:pStyle w:val="TM3"/>
            <w:tabs>
              <w:tab w:val="right" w:leader="dot" w:pos="9344"/>
            </w:tabs>
            <w:spacing w:line="360" w:lineRule="auto"/>
            <w:rPr>
              <w:del w:id="170" w:author="Rachid Ben Slama" w:date="2022-05-27T01:10:00Z"/>
              <w:rFonts w:ascii="Times New Roman" w:hAnsi="Times New Roman" w:cs="Times New Roman"/>
              <w:b/>
              <w:noProof/>
            </w:rPr>
          </w:pPr>
          <w:del w:id="171" w:author="Rachid Ben Slama" w:date="2022-05-27T01:10:00Z">
            <w:r w:rsidDel="001D6A53">
              <w:rPr>
                <w:noProof/>
              </w:rPr>
              <w:fldChar w:fldCharType="begin"/>
            </w:r>
            <w:r w:rsidDel="001D6A53">
              <w:rPr>
                <w:noProof/>
              </w:rPr>
              <w:delInstrText xml:space="preserve"> HYPERLINK \l "_Toc104390703" </w:delInstrText>
            </w:r>
            <w:r w:rsidDel="001D6A53">
              <w:rPr>
                <w:noProof/>
              </w:rPr>
              <w:fldChar w:fldCharType="separate"/>
            </w:r>
          </w:del>
          <w:ins w:id="172" w:author="Rafik" w:date="2022-05-27T22:55:00Z">
            <w:r w:rsidR="00D90111">
              <w:rPr>
                <w:b/>
                <w:bCs/>
                <w:noProof/>
              </w:rPr>
              <w:t>Erreur ! Référence de lien hypertexte non valide.</w:t>
            </w:r>
          </w:ins>
          <w:del w:id="173" w:author="Rafik" w:date="2022-05-27T22:55:00Z">
            <w:r w:rsidR="009D4C3F" w:rsidRPr="009D4C3F" w:rsidDel="00D736B5">
              <w:rPr>
                <w:rStyle w:val="Lienhypertexte"/>
                <w:rFonts w:ascii="Times New Roman" w:hAnsi="Times New Roman" w:cs="Times New Roman"/>
                <w:b/>
                <w:noProof/>
              </w:rPr>
              <w:delText>Tableau 5 : Description textuelle  "Gestion des profils"</w:delText>
            </w:r>
            <w:r w:rsidR="009D4C3F" w:rsidRPr="009D4C3F" w:rsidDel="00D736B5">
              <w:rPr>
                <w:rFonts w:ascii="Times New Roman" w:hAnsi="Times New Roman" w:cs="Times New Roman"/>
                <w:b/>
                <w:noProof/>
                <w:webHidden/>
              </w:rPr>
              <w:tab/>
            </w:r>
            <w:r w:rsidR="009D4C3F" w:rsidRPr="009D4C3F" w:rsidDel="00D736B5">
              <w:rPr>
                <w:rFonts w:ascii="Times New Roman" w:hAnsi="Times New Roman" w:cs="Times New Roman"/>
                <w:b/>
                <w:noProof/>
                <w:webHidden/>
              </w:rPr>
              <w:fldChar w:fldCharType="begin"/>
            </w:r>
            <w:r w:rsidR="009D4C3F" w:rsidRPr="009D4C3F" w:rsidDel="00D736B5">
              <w:rPr>
                <w:rFonts w:ascii="Times New Roman" w:hAnsi="Times New Roman" w:cs="Times New Roman"/>
                <w:b/>
                <w:noProof/>
                <w:webHidden/>
              </w:rPr>
              <w:delInstrText xml:space="preserve"> PAGEREF _Toc104390703 \h </w:delInstrText>
            </w:r>
            <w:r w:rsidR="009D4C3F" w:rsidRPr="009D4C3F" w:rsidDel="00D736B5">
              <w:rPr>
                <w:rFonts w:ascii="Times New Roman" w:hAnsi="Times New Roman" w:cs="Times New Roman"/>
                <w:b/>
                <w:noProof/>
                <w:webHidden/>
              </w:rPr>
            </w:r>
            <w:r w:rsidR="009D4C3F" w:rsidRPr="009D4C3F" w:rsidDel="00D736B5">
              <w:rPr>
                <w:rFonts w:ascii="Times New Roman" w:hAnsi="Times New Roman" w:cs="Times New Roman"/>
                <w:b/>
                <w:noProof/>
                <w:webHidden/>
              </w:rPr>
              <w:fldChar w:fldCharType="separate"/>
            </w:r>
            <w:r w:rsidR="009D4C3F" w:rsidRPr="009D4C3F" w:rsidDel="00D736B5">
              <w:rPr>
                <w:rFonts w:ascii="Times New Roman" w:hAnsi="Times New Roman" w:cs="Times New Roman"/>
                <w:b/>
                <w:noProof/>
                <w:webHidden/>
              </w:rPr>
              <w:delText>38</w:delText>
            </w:r>
            <w:r w:rsidR="009D4C3F" w:rsidRPr="009D4C3F" w:rsidDel="00D736B5">
              <w:rPr>
                <w:rFonts w:ascii="Times New Roman" w:hAnsi="Times New Roman" w:cs="Times New Roman"/>
                <w:b/>
                <w:noProof/>
                <w:webHidden/>
              </w:rPr>
              <w:fldChar w:fldCharType="end"/>
            </w:r>
          </w:del>
          <w:del w:id="174" w:author="Rachid Ben Slama" w:date="2022-05-27T01:10:00Z">
            <w:r w:rsidDel="001D6A53">
              <w:rPr>
                <w:rFonts w:ascii="Times New Roman" w:hAnsi="Times New Roman" w:cs="Times New Roman"/>
                <w:b/>
                <w:noProof/>
              </w:rPr>
              <w:fldChar w:fldCharType="end"/>
            </w:r>
          </w:del>
        </w:p>
        <w:p w14:paraId="01059A5F" w14:textId="4A8380AB" w:rsidR="009D4C3F" w:rsidRPr="009D4C3F" w:rsidRDefault="004467A3" w:rsidP="009D4C3F">
          <w:pPr>
            <w:pStyle w:val="TM3"/>
            <w:tabs>
              <w:tab w:val="left" w:pos="132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"_Toc104390704" </w:instrText>
          </w:r>
          <w:ins w:id="175"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2.1.3.</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Item « gestion des domaines »</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_Toc104390704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176" w:author="Rafik" w:date="2022-05-27T22:55:00Z">
            <w:r w:rsidR="00D90111">
              <w:rPr>
                <w:rFonts w:ascii="Times New Roman" w:hAnsi="Times New Roman" w:cs="Times New Roman"/>
                <w:b/>
                <w:noProof/>
                <w:webHidden/>
              </w:rPr>
              <w:t>45</w:t>
            </w:r>
          </w:ins>
          <w:del w:id="177" w:author="Rafik" w:date="2022-05-27T22:55:00Z">
            <w:r w:rsidR="009D4C3F" w:rsidRPr="009D4C3F" w:rsidDel="00D736B5">
              <w:rPr>
                <w:rFonts w:ascii="Times New Roman" w:hAnsi="Times New Roman" w:cs="Times New Roman"/>
                <w:b/>
                <w:noProof/>
                <w:webHidden/>
              </w:rPr>
              <w:delText>39</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4EFFEF06" w14:textId="4448CAE5" w:rsidR="009D4C3F" w:rsidRPr="009D4C3F" w:rsidRDefault="004467A3" w:rsidP="009D4C3F">
          <w:pPr>
            <w:pStyle w:val="TM3"/>
            <w:tabs>
              <w:tab w:val="left" w:pos="132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"_Toc104390705" </w:instrText>
          </w:r>
          <w:ins w:id="178"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2.1.4.</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Item « gestion des secteurs d’activités »</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_Toc104390705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179" w:author="Rafik" w:date="2022-05-27T22:55:00Z">
            <w:r w:rsidR="00D90111">
              <w:rPr>
                <w:rFonts w:ascii="Times New Roman" w:hAnsi="Times New Roman" w:cs="Times New Roman"/>
                <w:b/>
                <w:noProof/>
                <w:webHidden/>
              </w:rPr>
              <w:t>46</w:t>
            </w:r>
          </w:ins>
          <w:del w:id="180" w:author="Rafik" w:date="2022-05-27T22:55:00Z">
            <w:r w:rsidR="009D4C3F" w:rsidRPr="009D4C3F" w:rsidDel="00D736B5">
              <w:rPr>
                <w:rFonts w:ascii="Times New Roman" w:hAnsi="Times New Roman" w:cs="Times New Roman"/>
                <w:b/>
                <w:noProof/>
                <w:webHidden/>
              </w:rPr>
              <w:delText>39</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4B81A215" w14:textId="0A06B2A9" w:rsidR="009D4C3F" w:rsidRPr="009D4C3F" w:rsidRDefault="004467A3" w:rsidP="009D4C3F">
          <w:pPr>
            <w:pStyle w:val="TM3"/>
            <w:tabs>
              <w:tab w:val="left" w:pos="132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w:instrText>
          </w:r>
          <w:r>
            <w:rPr>
              <w:noProof/>
            </w:rPr>
            <w:instrText xml:space="preserve">\l "_Toc104390706" </w:instrText>
          </w:r>
          <w:ins w:id="181"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2.1.5.</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Item « Gestion des compétences »</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_Toc104390706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182" w:author="Rafik" w:date="2022-05-27T22:55:00Z">
            <w:r w:rsidR="00D90111">
              <w:rPr>
                <w:rFonts w:ascii="Times New Roman" w:hAnsi="Times New Roman" w:cs="Times New Roman"/>
                <w:b/>
                <w:noProof/>
                <w:webHidden/>
              </w:rPr>
              <w:t>47</w:t>
            </w:r>
          </w:ins>
          <w:del w:id="183" w:author="Rafik" w:date="2022-05-27T22:55:00Z">
            <w:r w:rsidR="009D4C3F" w:rsidRPr="009D4C3F" w:rsidDel="00D736B5">
              <w:rPr>
                <w:rFonts w:ascii="Times New Roman" w:hAnsi="Times New Roman" w:cs="Times New Roman"/>
                <w:b/>
                <w:noProof/>
                <w:webHidden/>
              </w:rPr>
              <w:delText>40</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4733C9F5" w14:textId="3E6B2BB5" w:rsidR="009D4C3F" w:rsidRPr="009D4C3F" w:rsidRDefault="00A40E68" w:rsidP="009D4C3F">
          <w:pPr>
            <w:pStyle w:val="TM3"/>
            <w:tabs>
              <w:tab w:val="left" w:pos="132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"_Toc104390707" </w:instrText>
          </w:r>
          <w:ins w:id="184"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2.1.6.</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 xml:space="preserve">Item « Gestion de </w:t>
          </w:r>
          <w:ins w:id="185" w:author="Rachid Ben Slama" w:date="2022-05-27T01:10:00Z">
            <w:r w:rsidR="001D6A53">
              <w:rPr>
                <w:rStyle w:val="Lienhypertexte"/>
                <w:rFonts w:ascii="Times New Roman" w:hAnsi="Times New Roman" w:cs="Times New Roman"/>
                <w:b/>
                <w:noProof/>
              </w:rPr>
              <w:t xml:space="preserve">la </w:t>
            </w:r>
          </w:ins>
          <w:r w:rsidR="009D4C3F" w:rsidRPr="009D4C3F">
            <w:rPr>
              <w:rStyle w:val="Lienhypertexte"/>
              <w:rFonts w:ascii="Times New Roman" w:hAnsi="Times New Roman" w:cs="Times New Roman"/>
              <w:b/>
              <w:noProof/>
            </w:rPr>
            <w:t>liste des éditeurs »</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_Toc104390707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186" w:author="Rafik" w:date="2022-05-27T22:55:00Z">
            <w:r w:rsidR="00D90111">
              <w:rPr>
                <w:rFonts w:ascii="Times New Roman" w:hAnsi="Times New Roman" w:cs="Times New Roman"/>
                <w:b/>
                <w:noProof/>
                <w:webHidden/>
              </w:rPr>
              <w:t>48</w:t>
            </w:r>
          </w:ins>
          <w:del w:id="187" w:author="Rafik" w:date="2022-05-27T22:55:00Z">
            <w:r w:rsidR="009D4C3F" w:rsidRPr="009D4C3F" w:rsidDel="00D736B5">
              <w:rPr>
                <w:rFonts w:ascii="Times New Roman" w:hAnsi="Times New Roman" w:cs="Times New Roman"/>
                <w:b/>
                <w:noProof/>
                <w:webHidden/>
              </w:rPr>
              <w:delText>41</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28D79D0A" w14:textId="1B2FCBAA" w:rsidR="009D4C3F" w:rsidRPr="009D4C3F" w:rsidRDefault="004467A3" w:rsidP="009D4C3F">
          <w:pPr>
            <w:pStyle w:val="TM2"/>
            <w:tabs>
              <w:tab w:val="left" w:pos="88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"_Toc104390708" </w:instrText>
          </w:r>
          <w:ins w:id="188"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2.2.</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Diagramme de séquence :</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_Toc104390708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189" w:author="Rafik" w:date="2022-05-27T22:55:00Z">
            <w:r w:rsidR="00D90111">
              <w:rPr>
                <w:rFonts w:ascii="Times New Roman" w:hAnsi="Times New Roman" w:cs="Times New Roman"/>
                <w:b/>
                <w:noProof/>
                <w:webHidden/>
              </w:rPr>
              <w:t>48</w:t>
            </w:r>
          </w:ins>
          <w:del w:id="190" w:author="Rafik" w:date="2022-05-27T22:55:00Z">
            <w:r w:rsidR="009D4C3F" w:rsidRPr="009D4C3F" w:rsidDel="00D736B5">
              <w:rPr>
                <w:rFonts w:ascii="Times New Roman" w:hAnsi="Times New Roman" w:cs="Times New Roman"/>
                <w:b/>
                <w:noProof/>
                <w:webHidden/>
              </w:rPr>
              <w:delText>41</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72B044B9" w14:textId="3A521C99" w:rsidR="009D4C3F" w:rsidRPr="009D4C3F" w:rsidRDefault="004467A3" w:rsidP="009D4C3F">
          <w:pPr>
            <w:pStyle w:val="TM2"/>
            <w:tabs>
              <w:tab w:val="left" w:pos="88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"_Toc104390709" </w:instrText>
          </w:r>
          <w:ins w:id="191"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2.3.</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Diagramme de classe du 1er Sprint :</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_Toc104390709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192" w:author="Rafik" w:date="2022-05-27T22:55:00Z">
            <w:r w:rsidR="00D90111">
              <w:rPr>
                <w:rFonts w:ascii="Times New Roman" w:hAnsi="Times New Roman" w:cs="Times New Roman"/>
                <w:b/>
                <w:noProof/>
                <w:webHidden/>
              </w:rPr>
              <w:t>49</w:t>
            </w:r>
          </w:ins>
          <w:del w:id="193" w:author="Rafik" w:date="2022-05-27T22:55:00Z">
            <w:r w:rsidR="009D4C3F" w:rsidRPr="009D4C3F" w:rsidDel="00D736B5">
              <w:rPr>
                <w:rFonts w:ascii="Times New Roman" w:hAnsi="Times New Roman" w:cs="Times New Roman"/>
                <w:b/>
                <w:noProof/>
                <w:webHidden/>
              </w:rPr>
              <w:delText>42</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6F4960F8" w14:textId="11B0C018" w:rsidR="009D4C3F" w:rsidRPr="009D4C3F" w:rsidRDefault="004467A3" w:rsidP="009D4C3F">
          <w:pPr>
            <w:pStyle w:val="TM2"/>
            <w:tabs>
              <w:tab w:val="left" w:pos="88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w:instrText>
          </w:r>
          <w:r>
            <w:rPr>
              <w:noProof/>
            </w:rPr>
            <w:instrText xml:space="preserve">104390710" </w:instrText>
          </w:r>
          <w:ins w:id="194"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2.4.</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Réalisation de premier Sprint :</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_Toc104390710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195" w:author="Rafik" w:date="2022-05-27T22:55:00Z">
            <w:r w:rsidR="00D90111">
              <w:rPr>
                <w:rFonts w:ascii="Times New Roman" w:hAnsi="Times New Roman" w:cs="Times New Roman"/>
                <w:b/>
                <w:noProof/>
                <w:webHidden/>
              </w:rPr>
              <w:t>49</w:t>
            </w:r>
          </w:ins>
          <w:del w:id="196" w:author="Rafik" w:date="2022-05-27T22:55:00Z">
            <w:r w:rsidR="009D4C3F" w:rsidRPr="009D4C3F" w:rsidDel="00D736B5">
              <w:rPr>
                <w:rFonts w:ascii="Times New Roman" w:hAnsi="Times New Roman" w:cs="Times New Roman"/>
                <w:b/>
                <w:noProof/>
                <w:webHidden/>
              </w:rPr>
              <w:delText>42</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6D19FC5B" w14:textId="7D41A6A9" w:rsidR="009D4C3F" w:rsidRPr="009D4C3F" w:rsidRDefault="004467A3" w:rsidP="009D4C3F">
          <w:pPr>
            <w:pStyle w:val="TM2"/>
            <w:tabs>
              <w:tab w:val="left" w:pos="88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"_Toc104390711" </w:instrText>
          </w:r>
          <w:ins w:id="197"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2.5.</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Les interfaces réalisées dans ce Sprint</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_Toc104390711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198" w:author="Rafik" w:date="2022-05-27T22:55:00Z">
            <w:r w:rsidR="00D90111">
              <w:rPr>
                <w:rFonts w:ascii="Times New Roman" w:hAnsi="Times New Roman" w:cs="Times New Roman"/>
                <w:b/>
                <w:noProof/>
                <w:webHidden/>
              </w:rPr>
              <w:t>49</w:t>
            </w:r>
          </w:ins>
          <w:del w:id="199" w:author="Rafik" w:date="2022-05-27T22:55:00Z">
            <w:r w:rsidR="009D4C3F" w:rsidRPr="009D4C3F" w:rsidDel="00D736B5">
              <w:rPr>
                <w:rFonts w:ascii="Times New Roman" w:hAnsi="Times New Roman" w:cs="Times New Roman"/>
                <w:b/>
                <w:noProof/>
                <w:webHidden/>
              </w:rPr>
              <w:delText>42</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18F32F6A" w14:textId="50B510C3" w:rsidR="009D4C3F" w:rsidRPr="009D4C3F" w:rsidRDefault="004467A3" w:rsidP="009D4C3F">
          <w:pPr>
            <w:pStyle w:val="TM2"/>
            <w:tabs>
              <w:tab w:val="left" w:pos="88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"_Toc104390712" </w:instrText>
          </w:r>
          <w:ins w:id="200"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2.6.</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Revue du 1er Sprint</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_Toc104390712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201" w:author="Rafik" w:date="2022-05-27T22:55:00Z">
            <w:r w:rsidR="00D90111">
              <w:rPr>
                <w:rFonts w:ascii="Times New Roman" w:hAnsi="Times New Roman" w:cs="Times New Roman"/>
                <w:b/>
                <w:noProof/>
                <w:webHidden/>
              </w:rPr>
              <w:t>49</w:t>
            </w:r>
          </w:ins>
          <w:del w:id="202" w:author="Rafik" w:date="2022-05-27T22:55:00Z">
            <w:r w:rsidR="009D4C3F" w:rsidRPr="009D4C3F" w:rsidDel="00D736B5">
              <w:rPr>
                <w:rFonts w:ascii="Times New Roman" w:hAnsi="Times New Roman" w:cs="Times New Roman"/>
                <w:b/>
                <w:noProof/>
                <w:webHidden/>
              </w:rPr>
              <w:delText>42</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446EAED4" w14:textId="33E6D571" w:rsidR="009D4C3F" w:rsidRPr="009D4C3F" w:rsidRDefault="004467A3" w:rsidP="00D736B5">
          <w:pPr>
            <w:pStyle w:val="TM1"/>
            <w:rPr>
              <w:noProof/>
            </w:rPr>
            <w:pPrChange w:id="203" w:author="Rafik" w:date="2022-05-27T22:55:00Z">
              <w:pPr>
                <w:pStyle w:val="TM1"/>
                <w:tabs>
                  <w:tab w:val="right" w:leader="dot" w:pos="9344"/>
                </w:tabs>
                <w:spacing w:line="360" w:lineRule="auto"/>
              </w:pPr>
            </w:pPrChange>
          </w:pPr>
          <w:r>
            <w:rPr>
              <w:noProof/>
            </w:rPr>
            <w:fldChar w:fldCharType="begin"/>
          </w:r>
          <w:r>
            <w:rPr>
              <w:noProof/>
            </w:rPr>
            <w:instrText xml:space="preserve"> HYPERLINK \l "_Toc104390713" </w:instrText>
          </w:r>
          <w:ins w:id="204"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Conclusion</w:t>
          </w:r>
          <w:r w:rsidR="009D4C3F" w:rsidRPr="009D4C3F">
            <w:rPr>
              <w:noProof/>
              <w:webHidden/>
            </w:rPr>
            <w:tab/>
          </w:r>
          <w:r w:rsidR="009D4C3F" w:rsidRPr="009D4C3F">
            <w:rPr>
              <w:noProof/>
              <w:webHidden/>
            </w:rPr>
            <w:fldChar w:fldCharType="begin"/>
          </w:r>
          <w:r w:rsidR="009D4C3F" w:rsidRPr="009D4C3F">
            <w:rPr>
              <w:noProof/>
              <w:webHidden/>
            </w:rPr>
            <w:instrText xml:space="preserve"> PAGEREF _Toc104390713 \h </w:instrText>
          </w:r>
          <w:r w:rsidR="009D4C3F" w:rsidRPr="009D4C3F">
            <w:rPr>
              <w:noProof/>
              <w:webHidden/>
            </w:rPr>
          </w:r>
          <w:r w:rsidR="009D4C3F" w:rsidRPr="009D4C3F">
            <w:rPr>
              <w:noProof/>
              <w:webHidden/>
            </w:rPr>
            <w:fldChar w:fldCharType="separate"/>
          </w:r>
          <w:ins w:id="205" w:author="Rafik" w:date="2022-05-27T22:55:00Z">
            <w:r w:rsidR="00D90111">
              <w:rPr>
                <w:noProof/>
                <w:webHidden/>
              </w:rPr>
              <w:t>49</w:t>
            </w:r>
          </w:ins>
          <w:del w:id="206" w:author="Rafik" w:date="2022-05-27T22:55:00Z">
            <w:r w:rsidR="009D4C3F" w:rsidRPr="009D4C3F" w:rsidDel="00D736B5">
              <w:rPr>
                <w:noProof/>
                <w:webHidden/>
              </w:rPr>
              <w:delText>42</w:delText>
            </w:r>
          </w:del>
          <w:r w:rsidR="009D4C3F" w:rsidRPr="009D4C3F">
            <w:rPr>
              <w:noProof/>
              <w:webHidden/>
            </w:rPr>
            <w:fldChar w:fldCharType="end"/>
          </w:r>
          <w:r>
            <w:rPr>
              <w:noProof/>
            </w:rPr>
            <w:fldChar w:fldCharType="end"/>
          </w:r>
        </w:p>
        <w:p w14:paraId="6535D321" w14:textId="780677CC" w:rsidR="009D4C3F" w:rsidRPr="009D4C3F" w:rsidRDefault="004467A3" w:rsidP="00D736B5">
          <w:pPr>
            <w:pStyle w:val="TM1"/>
            <w:rPr>
              <w:noProof/>
            </w:rPr>
            <w:pPrChange w:id="207" w:author="Rafik" w:date="2022-05-27T22:55:00Z">
              <w:pPr>
                <w:pStyle w:val="TM1"/>
                <w:tabs>
                  <w:tab w:val="right" w:leader="dot" w:pos="9344"/>
                </w:tabs>
                <w:spacing w:line="360" w:lineRule="auto"/>
              </w:pPr>
            </w:pPrChange>
          </w:pPr>
          <w:r>
            <w:rPr>
              <w:noProof/>
            </w:rPr>
            <w:fldChar w:fldCharType="begin"/>
          </w:r>
          <w:r>
            <w:rPr>
              <w:noProof/>
            </w:rPr>
            <w:instrText xml:space="preserve"> HYPERLINK \l "_Toc104390714" </w:instrText>
          </w:r>
          <w:ins w:id="208"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Introduction :</w:t>
          </w:r>
          <w:r w:rsidR="009D4C3F" w:rsidRPr="009D4C3F">
            <w:rPr>
              <w:noProof/>
              <w:webHidden/>
            </w:rPr>
            <w:tab/>
          </w:r>
          <w:r w:rsidR="009D4C3F" w:rsidRPr="009D4C3F">
            <w:rPr>
              <w:noProof/>
              <w:webHidden/>
            </w:rPr>
            <w:fldChar w:fldCharType="begin"/>
          </w:r>
          <w:r w:rsidR="009D4C3F" w:rsidRPr="009D4C3F">
            <w:rPr>
              <w:noProof/>
              <w:webHidden/>
            </w:rPr>
            <w:instrText xml:space="preserve"> PAGEREF _Toc104390714 \h </w:instrText>
          </w:r>
          <w:r w:rsidR="009D4C3F" w:rsidRPr="009D4C3F">
            <w:rPr>
              <w:noProof/>
              <w:webHidden/>
            </w:rPr>
          </w:r>
          <w:r w:rsidR="009D4C3F" w:rsidRPr="009D4C3F">
            <w:rPr>
              <w:noProof/>
              <w:webHidden/>
            </w:rPr>
            <w:fldChar w:fldCharType="separate"/>
          </w:r>
          <w:ins w:id="209" w:author="Rafik" w:date="2022-05-27T22:55:00Z">
            <w:r w:rsidR="00D90111">
              <w:rPr>
                <w:noProof/>
                <w:webHidden/>
              </w:rPr>
              <w:t>51</w:t>
            </w:r>
          </w:ins>
          <w:del w:id="210" w:author="Rafik" w:date="2022-05-27T22:55:00Z">
            <w:r w:rsidR="009D4C3F" w:rsidRPr="009D4C3F" w:rsidDel="00D736B5">
              <w:rPr>
                <w:noProof/>
                <w:webHidden/>
              </w:rPr>
              <w:delText>44</w:delText>
            </w:r>
          </w:del>
          <w:r w:rsidR="009D4C3F" w:rsidRPr="009D4C3F">
            <w:rPr>
              <w:noProof/>
              <w:webHidden/>
            </w:rPr>
            <w:fldChar w:fldCharType="end"/>
          </w:r>
          <w:r>
            <w:rPr>
              <w:noProof/>
            </w:rPr>
            <w:fldChar w:fldCharType="end"/>
          </w:r>
        </w:p>
        <w:p w14:paraId="5CF18A34" w14:textId="3D22AC43" w:rsidR="009D4C3F" w:rsidRPr="009D4C3F" w:rsidRDefault="004467A3" w:rsidP="00D736B5">
          <w:pPr>
            <w:pStyle w:val="TM1"/>
            <w:rPr>
              <w:noProof/>
            </w:rPr>
            <w:pPrChange w:id="211" w:author="Rafik" w:date="2022-05-27T22:55:00Z">
              <w:pPr>
                <w:pStyle w:val="TM1"/>
                <w:tabs>
                  <w:tab w:val="left" w:pos="440"/>
                  <w:tab w:val="right" w:leader="dot" w:pos="9344"/>
                </w:tabs>
                <w:spacing w:line="360" w:lineRule="auto"/>
              </w:pPr>
            </w:pPrChange>
          </w:pPr>
          <w:r>
            <w:rPr>
              <w:noProof/>
            </w:rPr>
            <w:fldChar w:fldCharType="begin"/>
          </w:r>
          <w:r>
            <w:rPr>
              <w:noProof/>
            </w:rPr>
            <w:instrText xml:space="preserve"> HYPERLINK \l "_Toc104390715" </w:instrText>
          </w:r>
          <w:ins w:id="212"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1.</w:t>
          </w:r>
          <w:r w:rsidR="009D4C3F" w:rsidRPr="009D4C3F">
            <w:rPr>
              <w:noProof/>
            </w:rPr>
            <w:tab/>
          </w:r>
          <w:r w:rsidR="009D4C3F" w:rsidRPr="009D4C3F">
            <w:rPr>
              <w:rStyle w:val="Lienhypertexte"/>
              <w:rFonts w:ascii="Times New Roman" w:hAnsi="Times New Roman" w:cs="Times New Roman"/>
              <w:b/>
              <w:noProof/>
            </w:rPr>
            <w:t>Le backlog de sprint :</w:t>
          </w:r>
          <w:r w:rsidR="009D4C3F" w:rsidRPr="009D4C3F">
            <w:rPr>
              <w:noProof/>
              <w:webHidden/>
            </w:rPr>
            <w:tab/>
          </w:r>
          <w:r w:rsidR="009D4C3F" w:rsidRPr="009D4C3F">
            <w:rPr>
              <w:noProof/>
              <w:webHidden/>
            </w:rPr>
            <w:fldChar w:fldCharType="begin"/>
          </w:r>
          <w:r w:rsidR="009D4C3F" w:rsidRPr="009D4C3F">
            <w:rPr>
              <w:noProof/>
              <w:webHidden/>
            </w:rPr>
            <w:instrText xml:space="preserve"> PAGEREF _Toc104390715 \h </w:instrText>
          </w:r>
          <w:r w:rsidR="009D4C3F" w:rsidRPr="009D4C3F">
            <w:rPr>
              <w:noProof/>
              <w:webHidden/>
            </w:rPr>
          </w:r>
          <w:r w:rsidR="009D4C3F" w:rsidRPr="009D4C3F">
            <w:rPr>
              <w:noProof/>
              <w:webHidden/>
            </w:rPr>
            <w:fldChar w:fldCharType="separate"/>
          </w:r>
          <w:ins w:id="213" w:author="Rafik" w:date="2022-05-27T22:55:00Z">
            <w:r w:rsidR="00D90111">
              <w:rPr>
                <w:noProof/>
                <w:webHidden/>
              </w:rPr>
              <w:t>51</w:t>
            </w:r>
          </w:ins>
          <w:del w:id="214" w:author="Rafik" w:date="2022-05-27T22:55:00Z">
            <w:r w:rsidR="009D4C3F" w:rsidRPr="009D4C3F" w:rsidDel="00D736B5">
              <w:rPr>
                <w:noProof/>
                <w:webHidden/>
              </w:rPr>
              <w:delText>44</w:delText>
            </w:r>
          </w:del>
          <w:r w:rsidR="009D4C3F" w:rsidRPr="009D4C3F">
            <w:rPr>
              <w:noProof/>
              <w:webHidden/>
            </w:rPr>
            <w:fldChar w:fldCharType="end"/>
          </w:r>
          <w:r>
            <w:rPr>
              <w:noProof/>
            </w:rPr>
            <w:fldChar w:fldCharType="end"/>
          </w:r>
        </w:p>
        <w:p w14:paraId="394FD857" w14:textId="43FEC711" w:rsidR="009D4C3F" w:rsidRPr="009D4C3F" w:rsidRDefault="004467A3" w:rsidP="00D736B5">
          <w:pPr>
            <w:pStyle w:val="TM1"/>
            <w:rPr>
              <w:noProof/>
            </w:rPr>
            <w:pPrChange w:id="215" w:author="Rafik" w:date="2022-05-27T22:55:00Z">
              <w:pPr>
                <w:pStyle w:val="TM1"/>
                <w:tabs>
                  <w:tab w:val="left" w:pos="440"/>
                  <w:tab w:val="right" w:leader="dot" w:pos="9344"/>
                </w:tabs>
                <w:spacing w:line="360" w:lineRule="auto"/>
              </w:pPr>
            </w:pPrChange>
          </w:pPr>
          <w:r>
            <w:rPr>
              <w:noProof/>
            </w:rPr>
            <w:lastRenderedPageBreak/>
            <w:fldChar w:fldCharType="begin"/>
          </w:r>
          <w:r>
            <w:rPr>
              <w:noProof/>
            </w:rPr>
            <w:instrText xml:space="preserve"> HYPERLINK \l "_Toc104390716" </w:instrText>
          </w:r>
          <w:ins w:id="216"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2.</w:t>
          </w:r>
          <w:r w:rsidR="009D4C3F" w:rsidRPr="009D4C3F">
            <w:rPr>
              <w:noProof/>
            </w:rPr>
            <w:tab/>
          </w:r>
          <w:r w:rsidR="009D4C3F" w:rsidRPr="009D4C3F">
            <w:rPr>
              <w:rStyle w:val="Lienhypertexte"/>
              <w:rFonts w:ascii="Times New Roman" w:hAnsi="Times New Roman" w:cs="Times New Roman"/>
              <w:b/>
              <w:noProof/>
            </w:rPr>
            <w:t>Spécification fonctionnelle de sprint 2</w:t>
          </w:r>
          <w:r w:rsidR="009D4C3F" w:rsidRPr="009D4C3F">
            <w:rPr>
              <w:noProof/>
              <w:webHidden/>
            </w:rPr>
            <w:tab/>
          </w:r>
          <w:r w:rsidR="009D4C3F" w:rsidRPr="009D4C3F">
            <w:rPr>
              <w:noProof/>
              <w:webHidden/>
            </w:rPr>
            <w:fldChar w:fldCharType="begin"/>
          </w:r>
          <w:r w:rsidR="009D4C3F" w:rsidRPr="009D4C3F">
            <w:rPr>
              <w:noProof/>
              <w:webHidden/>
            </w:rPr>
            <w:instrText xml:space="preserve"> PAGEREF _Toc104390716 \h </w:instrText>
          </w:r>
          <w:r w:rsidR="009D4C3F" w:rsidRPr="009D4C3F">
            <w:rPr>
              <w:noProof/>
              <w:webHidden/>
            </w:rPr>
          </w:r>
          <w:r w:rsidR="009D4C3F" w:rsidRPr="009D4C3F">
            <w:rPr>
              <w:noProof/>
              <w:webHidden/>
            </w:rPr>
            <w:fldChar w:fldCharType="separate"/>
          </w:r>
          <w:ins w:id="217" w:author="Rafik" w:date="2022-05-27T22:55:00Z">
            <w:r w:rsidR="00D90111">
              <w:rPr>
                <w:noProof/>
                <w:webHidden/>
              </w:rPr>
              <w:t>53</w:t>
            </w:r>
          </w:ins>
          <w:del w:id="218" w:author="Rafik" w:date="2022-05-27T22:55:00Z">
            <w:r w:rsidR="009D4C3F" w:rsidRPr="009D4C3F" w:rsidDel="00D736B5">
              <w:rPr>
                <w:noProof/>
                <w:webHidden/>
              </w:rPr>
              <w:delText>46</w:delText>
            </w:r>
          </w:del>
          <w:r w:rsidR="009D4C3F" w:rsidRPr="009D4C3F">
            <w:rPr>
              <w:noProof/>
              <w:webHidden/>
            </w:rPr>
            <w:fldChar w:fldCharType="end"/>
          </w:r>
          <w:r>
            <w:rPr>
              <w:noProof/>
            </w:rPr>
            <w:fldChar w:fldCharType="end"/>
          </w:r>
        </w:p>
        <w:p w14:paraId="472B4737" w14:textId="2CDE8237" w:rsidR="009D4C3F" w:rsidRPr="009D4C3F" w:rsidRDefault="004467A3" w:rsidP="009D4C3F">
          <w:pPr>
            <w:pStyle w:val="TM2"/>
            <w:tabs>
              <w:tab w:val="left" w:pos="88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"_Toc104390717" </w:instrText>
          </w:r>
          <w:ins w:id="219"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2.1.</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Diagramme</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_Toc104390717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220" w:author="Rafik" w:date="2022-05-27T22:55:00Z">
            <w:r w:rsidR="00D90111">
              <w:rPr>
                <w:rFonts w:ascii="Times New Roman" w:hAnsi="Times New Roman" w:cs="Times New Roman"/>
                <w:b/>
                <w:noProof/>
                <w:webHidden/>
              </w:rPr>
              <w:t>54</w:t>
            </w:r>
          </w:ins>
          <w:del w:id="221" w:author="Rafik" w:date="2022-05-27T22:55:00Z">
            <w:r w:rsidR="009D4C3F" w:rsidRPr="009D4C3F" w:rsidDel="00D736B5">
              <w:rPr>
                <w:rFonts w:ascii="Times New Roman" w:hAnsi="Times New Roman" w:cs="Times New Roman"/>
                <w:b/>
                <w:noProof/>
                <w:webHidden/>
              </w:rPr>
              <w:delText>46</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6257D901" w14:textId="0E4A60DE" w:rsidR="009D4C3F" w:rsidRPr="009D4C3F" w:rsidRDefault="004467A3" w:rsidP="009D4C3F">
          <w:pPr>
            <w:pStyle w:val="TM3"/>
            <w:tabs>
              <w:tab w:val="left" w:pos="132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"_Toc104390718" </w:instrText>
          </w:r>
          <w:ins w:id="222"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2.1.1.</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Item « Inscription »</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_Toc104390718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223" w:author="Rafik" w:date="2022-05-27T22:55:00Z">
            <w:r w:rsidR="00D90111">
              <w:rPr>
                <w:rFonts w:ascii="Times New Roman" w:hAnsi="Times New Roman" w:cs="Times New Roman"/>
                <w:b/>
                <w:noProof/>
                <w:webHidden/>
              </w:rPr>
              <w:t>54</w:t>
            </w:r>
          </w:ins>
          <w:del w:id="224" w:author="Rafik" w:date="2022-05-27T22:55:00Z">
            <w:r w:rsidR="009D4C3F" w:rsidRPr="009D4C3F" w:rsidDel="00D736B5">
              <w:rPr>
                <w:rFonts w:ascii="Times New Roman" w:hAnsi="Times New Roman" w:cs="Times New Roman"/>
                <w:b/>
                <w:noProof/>
                <w:webHidden/>
              </w:rPr>
              <w:delText>46</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5F2CD4E7" w14:textId="0DAF22C0" w:rsidR="009D4C3F" w:rsidRPr="009D4C3F" w:rsidRDefault="004467A3" w:rsidP="009D4C3F">
          <w:pPr>
            <w:pStyle w:val="TM3"/>
            <w:tabs>
              <w:tab w:val="left" w:pos="132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"_Toc104390719" </w:instrText>
          </w:r>
          <w:ins w:id="225"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2.1.2.</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Item « Gestion de liste des membres »</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_Toc104390719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226" w:author="Rafik" w:date="2022-05-27T22:55:00Z">
            <w:r w:rsidR="00D90111">
              <w:rPr>
                <w:rFonts w:ascii="Times New Roman" w:hAnsi="Times New Roman" w:cs="Times New Roman"/>
                <w:b/>
                <w:noProof/>
                <w:webHidden/>
              </w:rPr>
              <w:t>54</w:t>
            </w:r>
          </w:ins>
          <w:del w:id="227" w:author="Rafik" w:date="2022-05-27T22:55:00Z">
            <w:r w:rsidR="009D4C3F" w:rsidRPr="009D4C3F" w:rsidDel="00D736B5">
              <w:rPr>
                <w:rFonts w:ascii="Times New Roman" w:hAnsi="Times New Roman" w:cs="Times New Roman"/>
                <w:b/>
                <w:noProof/>
                <w:webHidden/>
              </w:rPr>
              <w:delText>47</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55F07E14" w14:textId="0AA3DF24" w:rsidR="009D4C3F" w:rsidRPr="009D4C3F" w:rsidRDefault="004467A3" w:rsidP="009D4C3F">
          <w:pPr>
            <w:pStyle w:val="TM3"/>
            <w:tabs>
              <w:tab w:val="left" w:pos="132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"_Toc104390720" </w:instrText>
          </w:r>
          <w:ins w:id="228"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2.1.3.</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Item « consulter les profils des autres »</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_Toc104390720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229" w:author="Rafik" w:date="2022-05-27T22:55:00Z">
            <w:r w:rsidR="00D90111">
              <w:rPr>
                <w:rFonts w:ascii="Times New Roman" w:hAnsi="Times New Roman" w:cs="Times New Roman"/>
                <w:b/>
                <w:noProof/>
                <w:webHidden/>
              </w:rPr>
              <w:t>55</w:t>
            </w:r>
          </w:ins>
          <w:del w:id="230" w:author="Rafik" w:date="2022-05-27T22:55:00Z">
            <w:r w:rsidR="009D4C3F" w:rsidRPr="009D4C3F" w:rsidDel="00D736B5">
              <w:rPr>
                <w:rFonts w:ascii="Times New Roman" w:hAnsi="Times New Roman" w:cs="Times New Roman"/>
                <w:b/>
                <w:noProof/>
                <w:webHidden/>
              </w:rPr>
              <w:delText>47</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0621AF25" w14:textId="589A5C5C" w:rsidR="009D4C3F" w:rsidRPr="009D4C3F" w:rsidRDefault="004467A3" w:rsidP="009D4C3F">
          <w:pPr>
            <w:pStyle w:val="TM3"/>
            <w:tabs>
              <w:tab w:val="left" w:pos="132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w:instrText>
          </w:r>
          <w:r>
            <w:rPr>
              <w:noProof/>
            </w:rPr>
            <w:instrText xml:space="preserve">\l "_Toc104390721" </w:instrText>
          </w:r>
          <w:ins w:id="231"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2.1.4.</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Item « Gestion des postes »</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_Toc104390721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232" w:author="Rafik" w:date="2022-05-27T22:55:00Z">
            <w:r w:rsidR="00D90111">
              <w:rPr>
                <w:rFonts w:ascii="Times New Roman" w:hAnsi="Times New Roman" w:cs="Times New Roman"/>
                <w:b/>
                <w:noProof/>
                <w:webHidden/>
              </w:rPr>
              <w:t>55</w:t>
            </w:r>
          </w:ins>
          <w:del w:id="233" w:author="Rafik" w:date="2022-05-27T22:55:00Z">
            <w:r w:rsidR="009D4C3F" w:rsidRPr="009D4C3F" w:rsidDel="00D736B5">
              <w:rPr>
                <w:rFonts w:ascii="Times New Roman" w:hAnsi="Times New Roman" w:cs="Times New Roman"/>
                <w:b/>
                <w:noProof/>
                <w:webHidden/>
              </w:rPr>
              <w:delText>48</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5548C4CE" w14:textId="13AF8808" w:rsidR="009D4C3F" w:rsidRPr="009D4C3F" w:rsidRDefault="004467A3" w:rsidP="009D4C3F">
          <w:pPr>
            <w:pStyle w:val="TM3"/>
            <w:tabs>
              <w:tab w:val="left" w:pos="132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"_Toc104390722" </w:instrText>
          </w:r>
          <w:ins w:id="234"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2.1.5.</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Item « Réagir sur les postes »</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_Toc104390722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235" w:author="Rafik" w:date="2022-05-27T22:55:00Z">
            <w:r w:rsidR="00D90111">
              <w:rPr>
                <w:rFonts w:ascii="Times New Roman" w:hAnsi="Times New Roman" w:cs="Times New Roman"/>
                <w:b/>
                <w:noProof/>
                <w:webHidden/>
              </w:rPr>
              <w:t>56</w:t>
            </w:r>
          </w:ins>
          <w:del w:id="236" w:author="Rafik" w:date="2022-05-27T22:55:00Z">
            <w:r w:rsidR="009D4C3F" w:rsidRPr="009D4C3F" w:rsidDel="00D736B5">
              <w:rPr>
                <w:rFonts w:ascii="Times New Roman" w:hAnsi="Times New Roman" w:cs="Times New Roman"/>
                <w:b/>
                <w:noProof/>
                <w:webHidden/>
              </w:rPr>
              <w:delText>48</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63B2ECAC" w14:textId="0499CADD" w:rsidR="009D4C3F" w:rsidRPr="009D4C3F" w:rsidRDefault="004467A3" w:rsidP="009D4C3F">
          <w:pPr>
            <w:pStyle w:val="TM3"/>
            <w:tabs>
              <w:tab w:val="left" w:pos="132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"_Toc104390723" </w:instrText>
          </w:r>
          <w:ins w:id="237"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2.1.6.</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Item « gestion des cours guidées »</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_Toc104390723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238" w:author="Rafik" w:date="2022-05-27T22:55:00Z">
            <w:r w:rsidR="00D90111">
              <w:rPr>
                <w:rFonts w:ascii="Times New Roman" w:hAnsi="Times New Roman" w:cs="Times New Roman"/>
                <w:b/>
                <w:noProof/>
                <w:webHidden/>
              </w:rPr>
              <w:t>57</w:t>
            </w:r>
          </w:ins>
          <w:del w:id="239" w:author="Rafik" w:date="2022-05-27T22:55:00Z">
            <w:r w:rsidR="009D4C3F" w:rsidRPr="009D4C3F" w:rsidDel="00D736B5">
              <w:rPr>
                <w:rFonts w:ascii="Times New Roman" w:hAnsi="Times New Roman" w:cs="Times New Roman"/>
                <w:b/>
                <w:noProof/>
                <w:webHidden/>
              </w:rPr>
              <w:delText>49</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622E7A85" w14:textId="22D966FB" w:rsidR="009D4C3F" w:rsidRPr="009D4C3F" w:rsidRDefault="004467A3" w:rsidP="009D4C3F">
          <w:pPr>
            <w:pStyle w:val="TM3"/>
            <w:tabs>
              <w:tab w:val="left" w:pos="132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"_Toc104390724" </w:instrText>
          </w:r>
          <w:ins w:id="240"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2.1.7.</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Item « Consulter les statistiques »</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_Toc104390724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241" w:author="Rafik" w:date="2022-05-27T22:55:00Z">
            <w:r w:rsidR="00D90111">
              <w:rPr>
                <w:rFonts w:ascii="Times New Roman" w:hAnsi="Times New Roman" w:cs="Times New Roman"/>
                <w:b/>
                <w:noProof/>
                <w:webHidden/>
              </w:rPr>
              <w:t>58</w:t>
            </w:r>
          </w:ins>
          <w:del w:id="242" w:author="Rafik" w:date="2022-05-27T22:55:00Z">
            <w:r w:rsidR="009D4C3F" w:rsidRPr="009D4C3F" w:rsidDel="00D736B5">
              <w:rPr>
                <w:rFonts w:ascii="Times New Roman" w:hAnsi="Times New Roman" w:cs="Times New Roman"/>
                <w:b/>
                <w:noProof/>
                <w:webHidden/>
              </w:rPr>
              <w:delText>50</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2C1F19B5" w14:textId="700394BF" w:rsidR="009D4C3F" w:rsidRPr="009D4C3F" w:rsidRDefault="004467A3" w:rsidP="009D4C3F">
          <w:pPr>
            <w:pStyle w:val="TM2"/>
            <w:tabs>
              <w:tab w:val="left" w:pos="88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"_Toc104390725" </w:instrText>
          </w:r>
          <w:ins w:id="243"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2.2.</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Diagramme de séquence :</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_Toc104390725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244" w:author="Rafik" w:date="2022-05-27T22:55:00Z">
            <w:r w:rsidR="00D90111">
              <w:rPr>
                <w:rFonts w:ascii="Times New Roman" w:hAnsi="Times New Roman" w:cs="Times New Roman"/>
                <w:b/>
                <w:noProof/>
                <w:webHidden/>
              </w:rPr>
              <w:t>58</w:t>
            </w:r>
          </w:ins>
          <w:del w:id="245" w:author="Rafik" w:date="2022-05-27T22:55:00Z">
            <w:r w:rsidR="009D4C3F" w:rsidRPr="009D4C3F" w:rsidDel="00D736B5">
              <w:rPr>
                <w:rFonts w:ascii="Times New Roman" w:hAnsi="Times New Roman" w:cs="Times New Roman"/>
                <w:b/>
                <w:noProof/>
                <w:webHidden/>
              </w:rPr>
              <w:delText>50</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402A02FB" w14:textId="2931B224" w:rsidR="009D4C3F" w:rsidRPr="009D4C3F" w:rsidRDefault="00A40E68" w:rsidP="001D6A53">
          <w:pPr>
            <w:pStyle w:val="TM3"/>
            <w:tabs>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"_Toc104390726" </w:instrText>
          </w:r>
          <w:ins w:id="246" w:author="Rafik" w:date="2022-05-27T22:55:00Z">
            <w:r w:rsidR="00D736B5">
              <w:rPr>
                <w:noProof/>
              </w:rPr>
            </w:r>
          </w:ins>
          <w:r>
            <w:rPr>
              <w:noProof/>
            </w:rPr>
            <w:fldChar w:fldCharType="separate"/>
          </w:r>
          <w:del w:id="247" w:author="Rachid Ben Slama" w:date="2022-05-27T01:11:00Z">
            <w:r w:rsidR="009D4C3F" w:rsidRPr="009D4C3F" w:rsidDel="001D6A53">
              <w:rPr>
                <w:rStyle w:val="Lienhypertexte"/>
                <w:rFonts w:ascii="Times New Roman" w:hAnsi="Times New Roman" w:cs="Times New Roman"/>
                <w:b/>
                <w:noProof/>
              </w:rPr>
              <w:delText>Pour qu’un développeur puisse définir le flux de travail de son système, il doit définir les diagrammes de séquences.</w:delText>
            </w:r>
          </w:del>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_Toc104390726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248" w:author="Rafik" w:date="2022-05-27T22:55:00Z">
            <w:r w:rsidR="00D90111">
              <w:rPr>
                <w:rFonts w:ascii="Times New Roman" w:hAnsi="Times New Roman" w:cs="Times New Roman"/>
                <w:b/>
                <w:noProof/>
                <w:webHidden/>
              </w:rPr>
              <w:t>58</w:t>
            </w:r>
          </w:ins>
          <w:del w:id="249" w:author="Rafik" w:date="2022-05-27T22:55:00Z">
            <w:r w:rsidR="009D4C3F" w:rsidRPr="009D4C3F" w:rsidDel="00D736B5">
              <w:rPr>
                <w:rFonts w:ascii="Times New Roman" w:hAnsi="Times New Roman" w:cs="Times New Roman"/>
                <w:b/>
                <w:noProof/>
                <w:webHidden/>
              </w:rPr>
              <w:delText>50</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26C122F0" w14:textId="7831E20E" w:rsidR="009D4C3F" w:rsidRPr="009D4C3F" w:rsidRDefault="004467A3" w:rsidP="009D4C3F">
          <w:pPr>
            <w:pStyle w:val="TM3"/>
            <w:tabs>
              <w:tab w:val="left" w:pos="132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"_Toc104390727" </w:instrText>
          </w:r>
          <w:ins w:id="250"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5.2.1.</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Diagramme de séquence « …… »</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_Toc104390727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251" w:author="Rafik" w:date="2022-05-27T22:55:00Z">
            <w:r w:rsidR="00D90111">
              <w:rPr>
                <w:rFonts w:ascii="Times New Roman" w:hAnsi="Times New Roman" w:cs="Times New Roman"/>
                <w:b/>
                <w:noProof/>
                <w:webHidden/>
              </w:rPr>
              <w:t>58</w:t>
            </w:r>
          </w:ins>
          <w:del w:id="252" w:author="Rafik" w:date="2022-05-27T22:55:00Z">
            <w:r w:rsidR="009D4C3F" w:rsidRPr="009D4C3F" w:rsidDel="00D736B5">
              <w:rPr>
                <w:rFonts w:ascii="Times New Roman" w:hAnsi="Times New Roman" w:cs="Times New Roman"/>
                <w:b/>
                <w:noProof/>
                <w:webHidden/>
              </w:rPr>
              <w:delText>50</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5A661D2A" w14:textId="7C998349" w:rsidR="009D4C3F" w:rsidRPr="009D4C3F" w:rsidRDefault="004467A3" w:rsidP="009D4C3F">
          <w:pPr>
            <w:pStyle w:val="TM3"/>
            <w:tabs>
              <w:tab w:val="left" w:pos="132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"_Toc104390728" </w:instrText>
          </w:r>
          <w:ins w:id="253"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5.2.2.</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Diagramme de séquence « … »</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_Toc104390728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254" w:author="Rafik" w:date="2022-05-27T22:55:00Z">
            <w:r w:rsidR="00D90111">
              <w:rPr>
                <w:rFonts w:ascii="Times New Roman" w:hAnsi="Times New Roman" w:cs="Times New Roman"/>
                <w:b/>
                <w:noProof/>
                <w:webHidden/>
              </w:rPr>
              <w:t>58</w:t>
            </w:r>
          </w:ins>
          <w:del w:id="255" w:author="Rafik" w:date="2022-05-27T22:55:00Z">
            <w:r w:rsidR="009D4C3F" w:rsidRPr="009D4C3F" w:rsidDel="00D736B5">
              <w:rPr>
                <w:rFonts w:ascii="Times New Roman" w:hAnsi="Times New Roman" w:cs="Times New Roman"/>
                <w:b/>
                <w:noProof/>
                <w:webHidden/>
              </w:rPr>
              <w:delText>50</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1A79B525" w14:textId="64D6D743" w:rsidR="009D4C3F" w:rsidRPr="009D4C3F" w:rsidRDefault="004467A3" w:rsidP="009D4C3F">
          <w:pPr>
            <w:pStyle w:val="TM3"/>
            <w:tabs>
              <w:tab w:val="left" w:pos="132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"_Toc104390729" </w:instrText>
          </w:r>
          <w:ins w:id="256"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5.2.3.</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Diagramme de séquence « … »</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_Toc104390729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257" w:author="Rafik" w:date="2022-05-27T22:55:00Z">
            <w:r w:rsidR="00D90111">
              <w:rPr>
                <w:rFonts w:ascii="Times New Roman" w:hAnsi="Times New Roman" w:cs="Times New Roman"/>
                <w:b/>
                <w:noProof/>
                <w:webHidden/>
              </w:rPr>
              <w:t>58</w:t>
            </w:r>
          </w:ins>
          <w:del w:id="258" w:author="Rafik" w:date="2022-05-27T22:55:00Z">
            <w:r w:rsidR="009D4C3F" w:rsidRPr="009D4C3F" w:rsidDel="00D736B5">
              <w:rPr>
                <w:rFonts w:ascii="Times New Roman" w:hAnsi="Times New Roman" w:cs="Times New Roman"/>
                <w:b/>
                <w:noProof/>
                <w:webHidden/>
              </w:rPr>
              <w:delText>50</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4A26FA99" w14:textId="1029B9E3" w:rsidR="009D4C3F" w:rsidRPr="009D4C3F" w:rsidRDefault="004467A3" w:rsidP="009D4C3F">
          <w:pPr>
            <w:pStyle w:val="TM2"/>
            <w:tabs>
              <w:tab w:val="left" w:pos="88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"_Toc104390730" </w:instrText>
          </w:r>
          <w:ins w:id="259"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2.2.</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Diagramme des classes du 2 er Sprint</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_Toc104390730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260" w:author="Rafik" w:date="2022-05-27T22:55:00Z">
            <w:r w:rsidR="00D90111">
              <w:rPr>
                <w:rFonts w:ascii="Times New Roman" w:hAnsi="Times New Roman" w:cs="Times New Roman"/>
                <w:b/>
                <w:noProof/>
                <w:webHidden/>
              </w:rPr>
              <w:t>59</w:t>
            </w:r>
          </w:ins>
          <w:del w:id="261" w:author="Rafik" w:date="2022-05-27T22:55:00Z">
            <w:r w:rsidR="009D4C3F" w:rsidRPr="009D4C3F" w:rsidDel="00D736B5">
              <w:rPr>
                <w:rFonts w:ascii="Times New Roman" w:hAnsi="Times New Roman" w:cs="Times New Roman"/>
                <w:b/>
                <w:noProof/>
                <w:webHidden/>
              </w:rPr>
              <w:delText>50</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54689539" w14:textId="7111FB0E" w:rsidR="009D4C3F" w:rsidRPr="009D4C3F" w:rsidRDefault="004467A3" w:rsidP="009D4C3F">
          <w:pPr>
            <w:pStyle w:val="TM2"/>
            <w:tabs>
              <w:tab w:val="left" w:pos="88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w:instrText>
          </w:r>
          <w:r>
            <w:rPr>
              <w:noProof/>
            </w:rPr>
            <w:instrText xml:space="preserve">oc104390731" </w:instrText>
          </w:r>
          <w:ins w:id="262"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2.3.</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Réalisation de deuxième Sprint</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_Toc104390731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263" w:author="Rafik" w:date="2022-05-27T22:55:00Z">
            <w:r w:rsidR="00D90111">
              <w:rPr>
                <w:rFonts w:ascii="Times New Roman" w:hAnsi="Times New Roman" w:cs="Times New Roman"/>
                <w:b/>
                <w:noProof/>
                <w:webHidden/>
              </w:rPr>
              <w:t>59</w:t>
            </w:r>
          </w:ins>
          <w:del w:id="264" w:author="Rafik" w:date="2022-05-27T22:55:00Z">
            <w:r w:rsidR="009D4C3F" w:rsidRPr="009D4C3F" w:rsidDel="00D736B5">
              <w:rPr>
                <w:rFonts w:ascii="Times New Roman" w:hAnsi="Times New Roman" w:cs="Times New Roman"/>
                <w:b/>
                <w:noProof/>
                <w:webHidden/>
              </w:rPr>
              <w:delText>50</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4B319D26" w14:textId="7D304DCD" w:rsidR="009D4C3F" w:rsidRPr="009D4C3F" w:rsidRDefault="004467A3" w:rsidP="009D4C3F">
          <w:pPr>
            <w:pStyle w:val="TM2"/>
            <w:tabs>
              <w:tab w:val="left" w:pos="88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"_Toc104390732" </w:instrText>
          </w:r>
          <w:ins w:id="265"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2.4.</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Les interfaces réalisées dans ce Sprint</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_Toc104390732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266" w:author="Rafik" w:date="2022-05-27T22:55:00Z">
            <w:r w:rsidR="00D90111">
              <w:rPr>
                <w:rFonts w:ascii="Times New Roman" w:hAnsi="Times New Roman" w:cs="Times New Roman"/>
                <w:b/>
                <w:noProof/>
                <w:webHidden/>
              </w:rPr>
              <w:t>59</w:t>
            </w:r>
          </w:ins>
          <w:del w:id="267" w:author="Rafik" w:date="2022-05-27T22:55:00Z">
            <w:r w:rsidR="009D4C3F" w:rsidRPr="009D4C3F" w:rsidDel="00D736B5">
              <w:rPr>
                <w:rFonts w:ascii="Times New Roman" w:hAnsi="Times New Roman" w:cs="Times New Roman"/>
                <w:b/>
                <w:noProof/>
                <w:webHidden/>
              </w:rPr>
              <w:delText>50</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496694CB" w14:textId="5B5DCB5A" w:rsidR="009D4C3F" w:rsidRPr="009D4C3F" w:rsidRDefault="004467A3" w:rsidP="009D4C3F">
          <w:pPr>
            <w:pStyle w:val="TM2"/>
            <w:tabs>
              <w:tab w:val="left" w:pos="88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w:instrText>
          </w:r>
          <w:r>
            <w:rPr>
              <w:noProof/>
            </w:rPr>
            <w:instrText xml:space="preserve">_Toc104390733" </w:instrText>
          </w:r>
          <w:ins w:id="268"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2.5.</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Revue du 2</w:t>
          </w:r>
          <w:r w:rsidR="009D4C3F" w:rsidRPr="009D4C3F">
            <w:rPr>
              <w:rStyle w:val="Lienhypertexte"/>
              <w:rFonts w:ascii="Times New Roman" w:hAnsi="Times New Roman" w:cs="Times New Roman"/>
              <w:b/>
              <w:noProof/>
              <w:vertAlign w:val="superscript"/>
            </w:rPr>
            <w:t>eme</w:t>
          </w:r>
          <w:r w:rsidR="009D4C3F" w:rsidRPr="009D4C3F">
            <w:rPr>
              <w:rStyle w:val="Lienhypertexte"/>
              <w:rFonts w:ascii="Times New Roman" w:hAnsi="Times New Roman" w:cs="Times New Roman"/>
              <w:b/>
              <w:noProof/>
            </w:rPr>
            <w:t xml:space="preserve"> Sprint</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_Toc104390733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269" w:author="Rafik" w:date="2022-05-27T22:55:00Z">
            <w:r w:rsidR="00D90111">
              <w:rPr>
                <w:rFonts w:ascii="Times New Roman" w:hAnsi="Times New Roman" w:cs="Times New Roman"/>
                <w:b/>
                <w:noProof/>
                <w:webHidden/>
              </w:rPr>
              <w:t>59</w:t>
            </w:r>
          </w:ins>
          <w:del w:id="270" w:author="Rafik" w:date="2022-05-27T22:55:00Z">
            <w:r w:rsidR="009D4C3F" w:rsidRPr="009D4C3F" w:rsidDel="00D736B5">
              <w:rPr>
                <w:rFonts w:ascii="Times New Roman" w:hAnsi="Times New Roman" w:cs="Times New Roman"/>
                <w:b/>
                <w:noProof/>
                <w:webHidden/>
              </w:rPr>
              <w:delText>50</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7F670F5A" w14:textId="50D3EE15" w:rsidR="009D4C3F" w:rsidRPr="009D4C3F" w:rsidRDefault="004467A3" w:rsidP="00D736B5">
          <w:pPr>
            <w:pStyle w:val="TM1"/>
            <w:rPr>
              <w:noProof/>
            </w:rPr>
            <w:pPrChange w:id="271" w:author="Rafik" w:date="2022-05-27T22:55:00Z">
              <w:pPr>
                <w:pStyle w:val="TM1"/>
                <w:tabs>
                  <w:tab w:val="right" w:leader="dot" w:pos="9344"/>
                </w:tabs>
                <w:spacing w:line="360" w:lineRule="auto"/>
              </w:pPr>
            </w:pPrChange>
          </w:pPr>
          <w:r>
            <w:rPr>
              <w:noProof/>
            </w:rPr>
            <w:fldChar w:fldCharType="begin"/>
          </w:r>
          <w:r>
            <w:rPr>
              <w:noProof/>
            </w:rPr>
            <w:instrText xml:space="preserve"> HYPERLINK \l "_Toc104390734" </w:instrText>
          </w:r>
          <w:ins w:id="272"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Conclusion :</w:t>
          </w:r>
          <w:r w:rsidR="009D4C3F" w:rsidRPr="009D4C3F">
            <w:rPr>
              <w:noProof/>
              <w:webHidden/>
            </w:rPr>
            <w:tab/>
          </w:r>
          <w:r w:rsidR="009D4C3F" w:rsidRPr="009D4C3F">
            <w:rPr>
              <w:noProof/>
              <w:webHidden/>
            </w:rPr>
            <w:fldChar w:fldCharType="begin"/>
          </w:r>
          <w:r w:rsidR="009D4C3F" w:rsidRPr="009D4C3F">
            <w:rPr>
              <w:noProof/>
              <w:webHidden/>
            </w:rPr>
            <w:instrText xml:space="preserve"> PAGEREF _Toc104390734 \h </w:instrText>
          </w:r>
          <w:r w:rsidR="009D4C3F" w:rsidRPr="009D4C3F">
            <w:rPr>
              <w:noProof/>
              <w:webHidden/>
            </w:rPr>
          </w:r>
          <w:r w:rsidR="009D4C3F" w:rsidRPr="009D4C3F">
            <w:rPr>
              <w:noProof/>
              <w:webHidden/>
            </w:rPr>
            <w:fldChar w:fldCharType="separate"/>
          </w:r>
          <w:ins w:id="273" w:author="Rafik" w:date="2022-05-27T22:55:00Z">
            <w:r w:rsidR="00D90111">
              <w:rPr>
                <w:noProof/>
                <w:webHidden/>
              </w:rPr>
              <w:t>59</w:t>
            </w:r>
          </w:ins>
          <w:del w:id="274" w:author="Rafik" w:date="2022-05-27T22:55:00Z">
            <w:r w:rsidR="009D4C3F" w:rsidRPr="009D4C3F" w:rsidDel="00D736B5">
              <w:rPr>
                <w:noProof/>
                <w:webHidden/>
              </w:rPr>
              <w:delText>50</w:delText>
            </w:r>
          </w:del>
          <w:r w:rsidR="009D4C3F" w:rsidRPr="009D4C3F">
            <w:rPr>
              <w:noProof/>
              <w:webHidden/>
            </w:rPr>
            <w:fldChar w:fldCharType="end"/>
          </w:r>
          <w:r>
            <w:rPr>
              <w:noProof/>
            </w:rPr>
            <w:fldChar w:fldCharType="end"/>
          </w:r>
        </w:p>
        <w:p w14:paraId="2FC4E735" w14:textId="4FB624D3" w:rsidR="009D4C3F" w:rsidRPr="009D4C3F" w:rsidRDefault="004467A3" w:rsidP="00D736B5">
          <w:pPr>
            <w:pStyle w:val="TM1"/>
            <w:rPr>
              <w:noProof/>
            </w:rPr>
            <w:pPrChange w:id="275" w:author="Rafik" w:date="2022-05-27T22:55:00Z">
              <w:pPr>
                <w:pStyle w:val="TM1"/>
                <w:tabs>
                  <w:tab w:val="right" w:leader="dot" w:pos="9344"/>
                </w:tabs>
                <w:spacing w:line="360" w:lineRule="auto"/>
              </w:pPr>
            </w:pPrChange>
          </w:pPr>
          <w:r>
            <w:rPr>
              <w:noProof/>
            </w:rPr>
            <w:fldChar w:fldCharType="begin"/>
          </w:r>
          <w:r>
            <w:rPr>
              <w:noProof/>
            </w:rPr>
            <w:instrText xml:space="preserve"> HYPERLINK \l "_Toc104390735" </w:instrText>
          </w:r>
          <w:ins w:id="276"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Chapitre 5 : Sprint 3</w:t>
          </w:r>
          <w:r w:rsidR="009D4C3F" w:rsidRPr="009D4C3F">
            <w:rPr>
              <w:noProof/>
              <w:webHidden/>
            </w:rPr>
            <w:tab/>
          </w:r>
          <w:r w:rsidR="009D4C3F" w:rsidRPr="009D4C3F">
            <w:rPr>
              <w:noProof/>
              <w:webHidden/>
            </w:rPr>
            <w:fldChar w:fldCharType="begin"/>
          </w:r>
          <w:r w:rsidR="009D4C3F" w:rsidRPr="009D4C3F">
            <w:rPr>
              <w:noProof/>
              <w:webHidden/>
            </w:rPr>
            <w:instrText xml:space="preserve"> PAGEREF _Toc104390735 \h </w:instrText>
          </w:r>
          <w:r w:rsidR="009D4C3F" w:rsidRPr="009D4C3F">
            <w:rPr>
              <w:noProof/>
              <w:webHidden/>
            </w:rPr>
          </w:r>
          <w:r w:rsidR="009D4C3F" w:rsidRPr="009D4C3F">
            <w:rPr>
              <w:noProof/>
              <w:webHidden/>
            </w:rPr>
            <w:fldChar w:fldCharType="separate"/>
          </w:r>
          <w:ins w:id="277" w:author="Rafik" w:date="2022-05-27T22:55:00Z">
            <w:r w:rsidR="00D90111">
              <w:rPr>
                <w:noProof/>
                <w:webHidden/>
              </w:rPr>
              <w:t>59</w:t>
            </w:r>
          </w:ins>
          <w:del w:id="278" w:author="Rafik" w:date="2022-05-27T22:55:00Z">
            <w:r w:rsidR="009D4C3F" w:rsidRPr="009D4C3F" w:rsidDel="00D736B5">
              <w:rPr>
                <w:noProof/>
                <w:webHidden/>
              </w:rPr>
              <w:delText>51</w:delText>
            </w:r>
          </w:del>
          <w:r w:rsidR="009D4C3F" w:rsidRPr="009D4C3F">
            <w:rPr>
              <w:noProof/>
              <w:webHidden/>
            </w:rPr>
            <w:fldChar w:fldCharType="end"/>
          </w:r>
          <w:r>
            <w:rPr>
              <w:noProof/>
            </w:rPr>
            <w:fldChar w:fldCharType="end"/>
          </w:r>
        </w:p>
        <w:p w14:paraId="2FE6AB4E" w14:textId="7F88059D" w:rsidR="009D4C3F" w:rsidRPr="009D4C3F" w:rsidRDefault="004467A3" w:rsidP="00D736B5">
          <w:pPr>
            <w:pStyle w:val="TM1"/>
            <w:rPr>
              <w:noProof/>
            </w:rPr>
            <w:pPrChange w:id="279" w:author="Rafik" w:date="2022-05-27T22:55:00Z">
              <w:pPr>
                <w:pStyle w:val="TM1"/>
                <w:tabs>
                  <w:tab w:val="right" w:leader="dot" w:pos="9344"/>
                </w:tabs>
                <w:spacing w:line="360" w:lineRule="auto"/>
              </w:pPr>
            </w:pPrChange>
          </w:pPr>
          <w:r>
            <w:rPr>
              <w:noProof/>
            </w:rPr>
            <w:fldChar w:fldCharType="begin"/>
          </w:r>
          <w:r>
            <w:rPr>
              <w:noProof/>
            </w:rPr>
            <w:instrText xml:space="preserve"> HYPERLINK \l "_Toc104390736" </w:instrText>
          </w:r>
          <w:ins w:id="280"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Introduction :</w:t>
          </w:r>
          <w:r w:rsidR="009D4C3F" w:rsidRPr="009D4C3F">
            <w:rPr>
              <w:noProof/>
              <w:webHidden/>
            </w:rPr>
            <w:tab/>
          </w:r>
          <w:r w:rsidR="009D4C3F" w:rsidRPr="009D4C3F">
            <w:rPr>
              <w:noProof/>
              <w:webHidden/>
            </w:rPr>
            <w:fldChar w:fldCharType="begin"/>
          </w:r>
          <w:r w:rsidR="009D4C3F" w:rsidRPr="009D4C3F">
            <w:rPr>
              <w:noProof/>
              <w:webHidden/>
            </w:rPr>
            <w:instrText xml:space="preserve"> PAGEREF _Toc104390736 \h </w:instrText>
          </w:r>
          <w:r w:rsidR="009D4C3F" w:rsidRPr="009D4C3F">
            <w:rPr>
              <w:noProof/>
              <w:webHidden/>
            </w:rPr>
          </w:r>
          <w:r w:rsidR="009D4C3F" w:rsidRPr="009D4C3F">
            <w:rPr>
              <w:noProof/>
              <w:webHidden/>
            </w:rPr>
            <w:fldChar w:fldCharType="separate"/>
          </w:r>
          <w:ins w:id="281" w:author="Rafik" w:date="2022-05-27T22:55:00Z">
            <w:r w:rsidR="00D90111">
              <w:rPr>
                <w:noProof/>
                <w:webHidden/>
              </w:rPr>
              <w:t>60</w:t>
            </w:r>
          </w:ins>
          <w:del w:id="282" w:author="Rafik" w:date="2022-05-27T22:55:00Z">
            <w:r w:rsidR="009D4C3F" w:rsidRPr="009D4C3F" w:rsidDel="00D736B5">
              <w:rPr>
                <w:noProof/>
                <w:webHidden/>
              </w:rPr>
              <w:delText>52</w:delText>
            </w:r>
          </w:del>
          <w:r w:rsidR="009D4C3F" w:rsidRPr="009D4C3F">
            <w:rPr>
              <w:noProof/>
              <w:webHidden/>
            </w:rPr>
            <w:fldChar w:fldCharType="end"/>
          </w:r>
          <w:r>
            <w:rPr>
              <w:noProof/>
            </w:rPr>
            <w:fldChar w:fldCharType="end"/>
          </w:r>
        </w:p>
        <w:p w14:paraId="3F469B04" w14:textId="2ADF398C" w:rsidR="009D4C3F" w:rsidRPr="009D4C3F" w:rsidRDefault="004467A3" w:rsidP="00D736B5">
          <w:pPr>
            <w:pStyle w:val="TM1"/>
            <w:rPr>
              <w:noProof/>
            </w:rPr>
            <w:pPrChange w:id="283" w:author="Rafik" w:date="2022-05-27T22:55:00Z">
              <w:pPr>
                <w:pStyle w:val="TM1"/>
                <w:tabs>
                  <w:tab w:val="left" w:pos="440"/>
                  <w:tab w:val="right" w:leader="dot" w:pos="9344"/>
                </w:tabs>
                <w:spacing w:line="360" w:lineRule="auto"/>
              </w:pPr>
            </w:pPrChange>
          </w:pPr>
          <w:r>
            <w:rPr>
              <w:noProof/>
            </w:rPr>
            <w:fldChar w:fldCharType="begin"/>
          </w:r>
          <w:r>
            <w:rPr>
              <w:noProof/>
            </w:rPr>
            <w:instrText xml:space="preserve"> HYPERLINK \l "_Toc104390737" </w:instrText>
          </w:r>
          <w:ins w:id="284"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1.</w:t>
          </w:r>
          <w:r w:rsidR="009D4C3F" w:rsidRPr="009D4C3F">
            <w:rPr>
              <w:noProof/>
            </w:rPr>
            <w:tab/>
          </w:r>
          <w:r w:rsidR="009D4C3F" w:rsidRPr="009D4C3F">
            <w:rPr>
              <w:rStyle w:val="Lienhypertexte"/>
              <w:rFonts w:ascii="Times New Roman" w:hAnsi="Times New Roman" w:cs="Times New Roman"/>
              <w:b/>
              <w:noProof/>
            </w:rPr>
            <w:t>Le backlog de sprint :</w:t>
          </w:r>
          <w:r w:rsidR="009D4C3F" w:rsidRPr="009D4C3F">
            <w:rPr>
              <w:noProof/>
              <w:webHidden/>
            </w:rPr>
            <w:tab/>
          </w:r>
          <w:r w:rsidR="009D4C3F" w:rsidRPr="009D4C3F">
            <w:rPr>
              <w:noProof/>
              <w:webHidden/>
            </w:rPr>
            <w:fldChar w:fldCharType="begin"/>
          </w:r>
          <w:r w:rsidR="009D4C3F" w:rsidRPr="009D4C3F">
            <w:rPr>
              <w:noProof/>
              <w:webHidden/>
            </w:rPr>
            <w:instrText xml:space="preserve"> PAGEREF _Toc104390737 \h </w:instrText>
          </w:r>
          <w:r w:rsidR="009D4C3F" w:rsidRPr="009D4C3F">
            <w:rPr>
              <w:noProof/>
              <w:webHidden/>
            </w:rPr>
          </w:r>
          <w:r w:rsidR="009D4C3F" w:rsidRPr="009D4C3F">
            <w:rPr>
              <w:noProof/>
              <w:webHidden/>
            </w:rPr>
            <w:fldChar w:fldCharType="separate"/>
          </w:r>
          <w:ins w:id="285" w:author="Rafik" w:date="2022-05-27T22:55:00Z">
            <w:r w:rsidR="00D90111">
              <w:rPr>
                <w:noProof/>
                <w:webHidden/>
              </w:rPr>
              <w:t>60</w:t>
            </w:r>
          </w:ins>
          <w:del w:id="286" w:author="Rafik" w:date="2022-05-27T22:55:00Z">
            <w:r w:rsidR="009D4C3F" w:rsidRPr="009D4C3F" w:rsidDel="00D736B5">
              <w:rPr>
                <w:noProof/>
                <w:webHidden/>
              </w:rPr>
              <w:delText>52</w:delText>
            </w:r>
          </w:del>
          <w:r w:rsidR="009D4C3F" w:rsidRPr="009D4C3F">
            <w:rPr>
              <w:noProof/>
              <w:webHidden/>
            </w:rPr>
            <w:fldChar w:fldCharType="end"/>
          </w:r>
          <w:r>
            <w:rPr>
              <w:noProof/>
            </w:rPr>
            <w:fldChar w:fldCharType="end"/>
          </w:r>
        </w:p>
        <w:p w14:paraId="12B5AD77" w14:textId="7853D46E" w:rsidR="009D4C3F" w:rsidRPr="009D4C3F" w:rsidRDefault="004467A3" w:rsidP="00D736B5">
          <w:pPr>
            <w:pStyle w:val="TM1"/>
            <w:rPr>
              <w:noProof/>
            </w:rPr>
            <w:pPrChange w:id="287" w:author="Rafik" w:date="2022-05-27T22:55:00Z">
              <w:pPr>
                <w:pStyle w:val="TM1"/>
                <w:tabs>
                  <w:tab w:val="left" w:pos="440"/>
                  <w:tab w:val="right" w:leader="dot" w:pos="9344"/>
                </w:tabs>
                <w:spacing w:line="360" w:lineRule="auto"/>
              </w:pPr>
            </w:pPrChange>
          </w:pPr>
          <w:r>
            <w:rPr>
              <w:noProof/>
            </w:rPr>
            <w:fldChar w:fldCharType="begin"/>
          </w:r>
          <w:r>
            <w:rPr>
              <w:noProof/>
            </w:rPr>
            <w:instrText xml:space="preserve"> HYPERLINK \l "_Toc104390738" </w:instrText>
          </w:r>
          <w:ins w:id="288"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2.</w:t>
          </w:r>
          <w:r w:rsidR="009D4C3F" w:rsidRPr="009D4C3F">
            <w:rPr>
              <w:noProof/>
            </w:rPr>
            <w:tab/>
          </w:r>
          <w:r w:rsidR="009D4C3F" w:rsidRPr="009D4C3F">
            <w:rPr>
              <w:rStyle w:val="Lienhypertexte"/>
              <w:rFonts w:ascii="Times New Roman" w:hAnsi="Times New Roman" w:cs="Times New Roman"/>
              <w:b/>
              <w:noProof/>
            </w:rPr>
            <w:t>Spécification fonctionnelle de sprint 3</w:t>
          </w:r>
          <w:r w:rsidR="009D4C3F" w:rsidRPr="009D4C3F">
            <w:rPr>
              <w:noProof/>
              <w:webHidden/>
            </w:rPr>
            <w:tab/>
          </w:r>
          <w:r w:rsidR="009D4C3F" w:rsidRPr="009D4C3F">
            <w:rPr>
              <w:noProof/>
              <w:webHidden/>
            </w:rPr>
            <w:fldChar w:fldCharType="begin"/>
          </w:r>
          <w:r w:rsidR="009D4C3F" w:rsidRPr="009D4C3F">
            <w:rPr>
              <w:noProof/>
              <w:webHidden/>
            </w:rPr>
            <w:instrText xml:space="preserve"> PAGEREF _Toc104390738 \h </w:instrText>
          </w:r>
          <w:r w:rsidR="009D4C3F" w:rsidRPr="009D4C3F">
            <w:rPr>
              <w:noProof/>
              <w:webHidden/>
            </w:rPr>
          </w:r>
          <w:r w:rsidR="009D4C3F" w:rsidRPr="009D4C3F">
            <w:rPr>
              <w:noProof/>
              <w:webHidden/>
            </w:rPr>
            <w:fldChar w:fldCharType="separate"/>
          </w:r>
          <w:ins w:id="289" w:author="Rafik" w:date="2022-05-27T22:55:00Z">
            <w:r w:rsidR="00D90111">
              <w:rPr>
                <w:noProof/>
                <w:webHidden/>
              </w:rPr>
              <w:t>61</w:t>
            </w:r>
          </w:ins>
          <w:del w:id="290" w:author="Rafik" w:date="2022-05-27T22:55:00Z">
            <w:r w:rsidR="009D4C3F" w:rsidRPr="009D4C3F" w:rsidDel="00D736B5">
              <w:rPr>
                <w:noProof/>
                <w:webHidden/>
              </w:rPr>
              <w:delText>53</w:delText>
            </w:r>
          </w:del>
          <w:r w:rsidR="009D4C3F" w:rsidRPr="009D4C3F">
            <w:rPr>
              <w:noProof/>
              <w:webHidden/>
            </w:rPr>
            <w:fldChar w:fldCharType="end"/>
          </w:r>
          <w:r>
            <w:rPr>
              <w:noProof/>
            </w:rPr>
            <w:fldChar w:fldCharType="end"/>
          </w:r>
        </w:p>
        <w:p w14:paraId="5ECC6CDE" w14:textId="5DF9C36A" w:rsidR="009D4C3F" w:rsidRPr="009D4C3F" w:rsidRDefault="004467A3" w:rsidP="009D4C3F">
          <w:pPr>
            <w:pStyle w:val="TM2"/>
            <w:tabs>
              <w:tab w:val="left" w:pos="88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w:instrText>
          </w:r>
          <w:r>
            <w:rPr>
              <w:noProof/>
            </w:rPr>
            <w:instrText xml:space="preserve">oc104390739" </w:instrText>
          </w:r>
          <w:ins w:id="291"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2.1.</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Diagramme de cas d’utilisation</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_Toc104390739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292" w:author="Rafik" w:date="2022-05-27T22:55:00Z">
            <w:r w:rsidR="00D90111">
              <w:rPr>
                <w:rFonts w:ascii="Times New Roman" w:hAnsi="Times New Roman" w:cs="Times New Roman"/>
                <w:b/>
                <w:noProof/>
                <w:webHidden/>
              </w:rPr>
              <w:t>61</w:t>
            </w:r>
          </w:ins>
          <w:del w:id="293" w:author="Rafik" w:date="2022-05-27T22:55:00Z">
            <w:r w:rsidR="009D4C3F" w:rsidRPr="009D4C3F" w:rsidDel="00D736B5">
              <w:rPr>
                <w:rFonts w:ascii="Times New Roman" w:hAnsi="Times New Roman" w:cs="Times New Roman"/>
                <w:b/>
                <w:noProof/>
                <w:webHidden/>
              </w:rPr>
              <w:delText>53</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63797B28" w14:textId="670D0644" w:rsidR="009D4C3F" w:rsidRPr="009D4C3F" w:rsidRDefault="004467A3" w:rsidP="009D4C3F">
          <w:pPr>
            <w:pStyle w:val="TM3"/>
            <w:tabs>
              <w:tab w:val="left" w:pos="132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"_Toc104390740" </w:instrText>
          </w:r>
          <w:ins w:id="294"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2.1.1.</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Item « Acheter des cours guidées »</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_Toc104390740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295" w:author="Rafik" w:date="2022-05-27T22:55:00Z">
            <w:r w:rsidR="00D90111">
              <w:rPr>
                <w:rFonts w:ascii="Times New Roman" w:hAnsi="Times New Roman" w:cs="Times New Roman"/>
                <w:b/>
                <w:noProof/>
                <w:webHidden/>
              </w:rPr>
              <w:t>61</w:t>
            </w:r>
          </w:ins>
          <w:del w:id="296" w:author="Rafik" w:date="2022-05-27T22:55:00Z">
            <w:r w:rsidR="009D4C3F" w:rsidRPr="009D4C3F" w:rsidDel="00D736B5">
              <w:rPr>
                <w:rFonts w:ascii="Times New Roman" w:hAnsi="Times New Roman" w:cs="Times New Roman"/>
                <w:b/>
                <w:noProof/>
                <w:webHidden/>
              </w:rPr>
              <w:delText>53</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467686B2" w14:textId="5F815435" w:rsidR="009D4C3F" w:rsidRPr="009D4C3F" w:rsidRDefault="004467A3" w:rsidP="009D4C3F">
          <w:pPr>
            <w:pStyle w:val="TM3"/>
            <w:tabs>
              <w:tab w:val="left" w:pos="132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w:instrText>
          </w:r>
          <w:r>
            <w:rPr>
              <w:noProof/>
            </w:rPr>
            <w:instrText xml:space="preserve">oc104390741" </w:instrText>
          </w:r>
          <w:ins w:id="297"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2.1.2.</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Item « consulter l’historique des achats »</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_Toc104390741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298" w:author="Rafik" w:date="2022-05-27T22:55:00Z">
            <w:r w:rsidR="00D90111">
              <w:rPr>
                <w:rFonts w:ascii="Times New Roman" w:hAnsi="Times New Roman" w:cs="Times New Roman"/>
                <w:b/>
                <w:noProof/>
                <w:webHidden/>
              </w:rPr>
              <w:t>62</w:t>
            </w:r>
          </w:ins>
          <w:del w:id="299" w:author="Rafik" w:date="2022-05-27T22:55:00Z">
            <w:r w:rsidR="009D4C3F" w:rsidRPr="009D4C3F" w:rsidDel="00D736B5">
              <w:rPr>
                <w:rFonts w:ascii="Times New Roman" w:hAnsi="Times New Roman" w:cs="Times New Roman"/>
                <w:b/>
                <w:noProof/>
                <w:webHidden/>
              </w:rPr>
              <w:delText>53</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4C1A3A59" w14:textId="2F70EDCD" w:rsidR="009D4C3F" w:rsidRPr="009D4C3F" w:rsidRDefault="004467A3" w:rsidP="009D4C3F">
          <w:pPr>
            <w:pStyle w:val="TM3"/>
            <w:tabs>
              <w:tab w:val="left" w:pos="132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"_Toc104390742" </w:instrText>
          </w:r>
          <w:ins w:id="300"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2.1.3.</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Item « consulter les statistiques »</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_Toc104390742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301" w:author="Rafik" w:date="2022-05-27T22:55:00Z">
            <w:r w:rsidR="00D90111">
              <w:rPr>
                <w:rFonts w:ascii="Times New Roman" w:hAnsi="Times New Roman" w:cs="Times New Roman"/>
                <w:b/>
                <w:noProof/>
                <w:webHidden/>
              </w:rPr>
              <w:t>63</w:t>
            </w:r>
          </w:ins>
          <w:del w:id="302" w:author="Rafik" w:date="2022-05-27T22:55:00Z">
            <w:r w:rsidR="009D4C3F" w:rsidRPr="009D4C3F" w:rsidDel="00D736B5">
              <w:rPr>
                <w:rFonts w:ascii="Times New Roman" w:hAnsi="Times New Roman" w:cs="Times New Roman"/>
                <w:b/>
                <w:noProof/>
                <w:webHidden/>
              </w:rPr>
              <w:delText>54</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253D4073" w14:textId="6022916D" w:rsidR="009D4C3F" w:rsidRPr="009D4C3F" w:rsidRDefault="004467A3" w:rsidP="009D4C3F">
          <w:pPr>
            <w:pStyle w:val="TM3"/>
            <w:tabs>
              <w:tab w:val="left" w:pos="132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"_Toc104390743" </w:instrText>
          </w:r>
          <w:ins w:id="303"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2.1.4.</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Item « évaluation de cours guidées »</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_Toc104390743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304" w:author="Rafik" w:date="2022-05-27T22:55:00Z">
            <w:r w:rsidR="00D90111">
              <w:rPr>
                <w:rFonts w:ascii="Times New Roman" w:hAnsi="Times New Roman" w:cs="Times New Roman"/>
                <w:b/>
                <w:noProof/>
                <w:webHidden/>
              </w:rPr>
              <w:t>63</w:t>
            </w:r>
          </w:ins>
          <w:del w:id="305" w:author="Rafik" w:date="2022-05-27T22:55:00Z">
            <w:r w:rsidR="009D4C3F" w:rsidRPr="009D4C3F" w:rsidDel="00D736B5">
              <w:rPr>
                <w:rFonts w:ascii="Times New Roman" w:hAnsi="Times New Roman" w:cs="Times New Roman"/>
                <w:b/>
                <w:noProof/>
                <w:webHidden/>
              </w:rPr>
              <w:delText>54</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39DE46A2" w14:textId="7C8B9C32" w:rsidR="009D4C3F" w:rsidRPr="009D4C3F" w:rsidRDefault="004467A3" w:rsidP="009D4C3F">
          <w:pPr>
            <w:pStyle w:val="TM3"/>
            <w:tabs>
              <w:tab w:val="left" w:pos="1320"/>
              <w:tab w:val="right" w:leader="dot" w:pos="9344"/>
            </w:tabs>
            <w:spacing w:line="360" w:lineRule="auto"/>
            <w:rPr>
              <w:rFonts w:ascii="Times New Roman" w:hAnsi="Times New Roman" w:cs="Times New Roman"/>
              <w:b/>
              <w:noProof/>
            </w:rPr>
          </w:pPr>
          <w:r>
            <w:rPr>
              <w:noProof/>
            </w:rPr>
            <w:fldChar w:fldCharType="begin"/>
          </w:r>
          <w:r>
            <w:rPr>
              <w:noProof/>
            </w:rPr>
            <w:instrText xml:space="preserve"> HYPERLINK \l "_Toc104390744" </w:instrText>
          </w:r>
          <w:ins w:id="306"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2.1.5.</w:t>
          </w:r>
          <w:r w:rsidR="009D4C3F" w:rsidRPr="009D4C3F">
            <w:rPr>
              <w:rFonts w:ascii="Times New Roman" w:hAnsi="Times New Roman" w:cs="Times New Roman"/>
              <w:b/>
              <w:noProof/>
            </w:rPr>
            <w:tab/>
          </w:r>
          <w:r w:rsidR="009D4C3F" w:rsidRPr="009D4C3F">
            <w:rPr>
              <w:rStyle w:val="Lienhypertexte"/>
              <w:rFonts w:ascii="Times New Roman" w:hAnsi="Times New Roman" w:cs="Times New Roman"/>
              <w:b/>
              <w:noProof/>
            </w:rPr>
            <w:t>Item « contacter l’administrateur »</w:t>
          </w:r>
          <w:r w:rsidR="009D4C3F" w:rsidRPr="009D4C3F">
            <w:rPr>
              <w:rFonts w:ascii="Times New Roman" w:hAnsi="Times New Roman" w:cs="Times New Roman"/>
              <w:b/>
              <w:noProof/>
              <w:webHidden/>
            </w:rPr>
            <w:tab/>
          </w:r>
          <w:r w:rsidR="009D4C3F" w:rsidRPr="009D4C3F">
            <w:rPr>
              <w:rFonts w:ascii="Times New Roman" w:hAnsi="Times New Roman" w:cs="Times New Roman"/>
              <w:b/>
              <w:noProof/>
              <w:webHidden/>
            </w:rPr>
            <w:fldChar w:fldCharType="begin"/>
          </w:r>
          <w:r w:rsidR="009D4C3F" w:rsidRPr="009D4C3F">
            <w:rPr>
              <w:rFonts w:ascii="Times New Roman" w:hAnsi="Times New Roman" w:cs="Times New Roman"/>
              <w:b/>
              <w:noProof/>
              <w:webHidden/>
            </w:rPr>
            <w:instrText xml:space="preserve"> PAGEREF _Toc104390744 \h </w:instrText>
          </w:r>
          <w:r w:rsidR="009D4C3F" w:rsidRPr="009D4C3F">
            <w:rPr>
              <w:rFonts w:ascii="Times New Roman" w:hAnsi="Times New Roman" w:cs="Times New Roman"/>
              <w:b/>
              <w:noProof/>
              <w:webHidden/>
            </w:rPr>
          </w:r>
          <w:r w:rsidR="009D4C3F" w:rsidRPr="009D4C3F">
            <w:rPr>
              <w:rFonts w:ascii="Times New Roman" w:hAnsi="Times New Roman" w:cs="Times New Roman"/>
              <w:b/>
              <w:noProof/>
              <w:webHidden/>
            </w:rPr>
            <w:fldChar w:fldCharType="separate"/>
          </w:r>
          <w:ins w:id="307" w:author="Rafik" w:date="2022-05-27T22:55:00Z">
            <w:r w:rsidR="00D90111">
              <w:rPr>
                <w:rFonts w:ascii="Times New Roman" w:hAnsi="Times New Roman" w:cs="Times New Roman"/>
                <w:b/>
                <w:noProof/>
                <w:webHidden/>
              </w:rPr>
              <w:t>64</w:t>
            </w:r>
          </w:ins>
          <w:del w:id="308" w:author="Rafik" w:date="2022-05-27T22:55:00Z">
            <w:r w:rsidR="009D4C3F" w:rsidRPr="009D4C3F" w:rsidDel="00D736B5">
              <w:rPr>
                <w:rFonts w:ascii="Times New Roman" w:hAnsi="Times New Roman" w:cs="Times New Roman"/>
                <w:b/>
                <w:noProof/>
                <w:webHidden/>
              </w:rPr>
              <w:delText>55</w:delText>
            </w:r>
          </w:del>
          <w:r w:rsidR="009D4C3F" w:rsidRPr="009D4C3F">
            <w:rPr>
              <w:rFonts w:ascii="Times New Roman" w:hAnsi="Times New Roman" w:cs="Times New Roman"/>
              <w:b/>
              <w:noProof/>
              <w:webHidden/>
            </w:rPr>
            <w:fldChar w:fldCharType="end"/>
          </w:r>
          <w:r>
            <w:rPr>
              <w:rFonts w:ascii="Times New Roman" w:hAnsi="Times New Roman" w:cs="Times New Roman"/>
              <w:b/>
              <w:noProof/>
            </w:rPr>
            <w:fldChar w:fldCharType="end"/>
          </w:r>
        </w:p>
        <w:p w14:paraId="1F4879F0" w14:textId="3BDC2BF7" w:rsidR="009D4C3F" w:rsidRPr="009D4C3F" w:rsidRDefault="004467A3" w:rsidP="00D736B5">
          <w:pPr>
            <w:pStyle w:val="TM1"/>
            <w:rPr>
              <w:noProof/>
            </w:rPr>
            <w:pPrChange w:id="309" w:author="Rafik" w:date="2022-05-27T22:55:00Z">
              <w:pPr>
                <w:pStyle w:val="TM1"/>
                <w:tabs>
                  <w:tab w:val="right" w:leader="dot" w:pos="9344"/>
                </w:tabs>
                <w:spacing w:line="360" w:lineRule="auto"/>
              </w:pPr>
            </w:pPrChange>
          </w:pPr>
          <w:r>
            <w:rPr>
              <w:noProof/>
            </w:rPr>
            <w:fldChar w:fldCharType="begin"/>
          </w:r>
          <w:r>
            <w:rPr>
              <w:noProof/>
            </w:rPr>
            <w:instrText xml:space="preserve"> HYPERLINK \l "_Toc104390745" </w:instrText>
          </w:r>
          <w:ins w:id="310" w:author="Rafik" w:date="2022-05-27T22:55:00Z">
            <w:r w:rsidR="00D736B5">
              <w:rPr>
                <w:noProof/>
              </w:rPr>
            </w:r>
          </w:ins>
          <w:r>
            <w:rPr>
              <w:noProof/>
            </w:rPr>
            <w:fldChar w:fldCharType="separate"/>
          </w:r>
          <w:r w:rsidR="009D4C3F" w:rsidRPr="009D4C3F">
            <w:rPr>
              <w:rStyle w:val="Lienhypertexte"/>
              <w:rFonts w:ascii="Times New Roman" w:hAnsi="Times New Roman" w:cs="Times New Roman"/>
              <w:b/>
              <w:noProof/>
            </w:rPr>
            <w:t>Conclusion</w:t>
          </w:r>
          <w:r w:rsidR="009D4C3F" w:rsidRPr="009D4C3F">
            <w:rPr>
              <w:noProof/>
              <w:webHidden/>
            </w:rPr>
            <w:tab/>
          </w:r>
          <w:r w:rsidR="009D4C3F" w:rsidRPr="009D4C3F">
            <w:rPr>
              <w:noProof/>
              <w:webHidden/>
            </w:rPr>
            <w:fldChar w:fldCharType="begin"/>
          </w:r>
          <w:r w:rsidR="009D4C3F" w:rsidRPr="009D4C3F">
            <w:rPr>
              <w:noProof/>
              <w:webHidden/>
            </w:rPr>
            <w:instrText xml:space="preserve"> PAGEREF _Toc104390745 \h </w:instrText>
          </w:r>
          <w:r w:rsidR="009D4C3F" w:rsidRPr="009D4C3F">
            <w:rPr>
              <w:noProof/>
              <w:webHidden/>
            </w:rPr>
          </w:r>
          <w:r w:rsidR="009D4C3F" w:rsidRPr="009D4C3F">
            <w:rPr>
              <w:noProof/>
              <w:webHidden/>
            </w:rPr>
            <w:fldChar w:fldCharType="separate"/>
          </w:r>
          <w:ins w:id="311" w:author="Rafik" w:date="2022-05-27T22:55:00Z">
            <w:r w:rsidR="00D90111">
              <w:rPr>
                <w:noProof/>
                <w:webHidden/>
              </w:rPr>
              <w:t>65</w:t>
            </w:r>
          </w:ins>
          <w:del w:id="312" w:author="Rafik" w:date="2022-05-27T22:55:00Z">
            <w:r w:rsidR="009D4C3F" w:rsidRPr="009D4C3F" w:rsidDel="00D736B5">
              <w:rPr>
                <w:noProof/>
                <w:webHidden/>
              </w:rPr>
              <w:delText>56</w:delText>
            </w:r>
          </w:del>
          <w:r w:rsidR="009D4C3F" w:rsidRPr="009D4C3F">
            <w:rPr>
              <w:noProof/>
              <w:webHidden/>
            </w:rPr>
            <w:fldChar w:fldCharType="end"/>
          </w:r>
          <w:r>
            <w:rPr>
              <w:noProof/>
            </w:rPr>
            <w:fldChar w:fldCharType="end"/>
          </w:r>
        </w:p>
        <w:p w14:paraId="087A3DF2" w14:textId="3A7AB1CC" w:rsidR="009D4C3F" w:rsidRPr="009D4C3F" w:rsidRDefault="009D4C3F" w:rsidP="009D4C3F">
          <w:pPr>
            <w:spacing w:line="360" w:lineRule="auto"/>
            <w:rPr>
              <w:rFonts w:ascii="Times New Roman" w:hAnsi="Times New Roman" w:cs="Times New Roman"/>
              <w:b/>
            </w:rPr>
          </w:pPr>
          <w:r w:rsidRPr="009D4C3F">
            <w:rPr>
              <w:rFonts w:ascii="Times New Roman" w:hAnsi="Times New Roman" w:cs="Times New Roman"/>
              <w:b/>
              <w:bCs/>
            </w:rPr>
            <w:lastRenderedPageBreak/>
            <w:fldChar w:fldCharType="end"/>
          </w:r>
        </w:p>
      </w:sdtContent>
    </w:sdt>
    <w:p w14:paraId="06B98316" w14:textId="77777777" w:rsidR="003030E5" w:rsidRPr="009D4C3F" w:rsidRDefault="003030E5" w:rsidP="009D4C3F">
      <w:pPr>
        <w:spacing w:line="360" w:lineRule="auto"/>
        <w:jc w:val="both"/>
        <w:rPr>
          <w:rFonts w:ascii="Times New Roman" w:hAnsi="Times New Roman" w:cs="Times New Roman"/>
          <w:b/>
          <w:bCs/>
          <w:sz w:val="44"/>
          <w:szCs w:val="44"/>
        </w:rPr>
      </w:pPr>
    </w:p>
    <w:p w14:paraId="47E2A564" w14:textId="77777777" w:rsidR="003030E5" w:rsidRPr="009D4C3F" w:rsidRDefault="003030E5" w:rsidP="009D4C3F">
      <w:pPr>
        <w:spacing w:line="360" w:lineRule="auto"/>
        <w:jc w:val="both"/>
        <w:rPr>
          <w:rFonts w:ascii="Times New Roman" w:hAnsi="Times New Roman" w:cs="Times New Roman"/>
          <w:b/>
          <w:bCs/>
          <w:sz w:val="44"/>
          <w:szCs w:val="44"/>
        </w:rPr>
      </w:pPr>
    </w:p>
    <w:p w14:paraId="73ECA2FB" w14:textId="77777777" w:rsidR="003030E5" w:rsidRPr="009D4C3F" w:rsidRDefault="003030E5" w:rsidP="009D4C3F">
      <w:pPr>
        <w:spacing w:line="360" w:lineRule="auto"/>
        <w:jc w:val="both"/>
        <w:rPr>
          <w:rFonts w:ascii="Times New Roman" w:hAnsi="Times New Roman" w:cs="Times New Roman"/>
          <w:b/>
          <w:bCs/>
          <w:sz w:val="44"/>
          <w:szCs w:val="44"/>
        </w:rPr>
      </w:pPr>
    </w:p>
    <w:p w14:paraId="17349713" w14:textId="77777777" w:rsidR="003030E5" w:rsidRPr="009D4C3F" w:rsidRDefault="003030E5" w:rsidP="009D4C3F">
      <w:pPr>
        <w:spacing w:line="360" w:lineRule="auto"/>
        <w:jc w:val="both"/>
        <w:rPr>
          <w:rFonts w:ascii="Times New Roman" w:hAnsi="Times New Roman" w:cs="Times New Roman"/>
          <w:b/>
          <w:bCs/>
          <w:sz w:val="44"/>
          <w:szCs w:val="44"/>
        </w:rPr>
      </w:pPr>
    </w:p>
    <w:p w14:paraId="763184AC" w14:textId="77777777" w:rsidR="003030E5" w:rsidRPr="009D4C3F" w:rsidRDefault="003030E5" w:rsidP="009D4C3F">
      <w:pPr>
        <w:spacing w:line="360" w:lineRule="auto"/>
        <w:jc w:val="both"/>
        <w:rPr>
          <w:rFonts w:ascii="Times New Roman" w:hAnsi="Times New Roman" w:cs="Times New Roman"/>
          <w:b/>
          <w:bCs/>
          <w:sz w:val="44"/>
          <w:szCs w:val="44"/>
        </w:rPr>
      </w:pPr>
    </w:p>
    <w:p w14:paraId="0D668CC2" w14:textId="77777777" w:rsidR="003030E5" w:rsidRPr="009D4C3F" w:rsidRDefault="003030E5" w:rsidP="009D4C3F">
      <w:pPr>
        <w:spacing w:line="360" w:lineRule="auto"/>
        <w:jc w:val="both"/>
        <w:rPr>
          <w:rFonts w:ascii="Times New Roman" w:hAnsi="Times New Roman" w:cs="Times New Roman"/>
          <w:b/>
          <w:bCs/>
          <w:sz w:val="44"/>
          <w:szCs w:val="44"/>
        </w:rPr>
      </w:pPr>
    </w:p>
    <w:p w14:paraId="5DCEE48A" w14:textId="77777777" w:rsidR="003030E5" w:rsidRPr="00BB6FA3" w:rsidRDefault="003030E5" w:rsidP="000B59EB">
      <w:pPr>
        <w:spacing w:line="360" w:lineRule="auto"/>
        <w:jc w:val="both"/>
        <w:rPr>
          <w:rFonts w:asciiTheme="majorBidi" w:hAnsiTheme="majorBidi" w:cstheme="majorBidi"/>
          <w:b/>
          <w:bCs/>
          <w:sz w:val="44"/>
          <w:szCs w:val="44"/>
        </w:rPr>
      </w:pPr>
    </w:p>
    <w:p w14:paraId="7681DF56" w14:textId="77777777" w:rsidR="003030E5" w:rsidRPr="00BB6FA3" w:rsidRDefault="003030E5" w:rsidP="000B59EB">
      <w:pPr>
        <w:spacing w:line="360" w:lineRule="auto"/>
        <w:jc w:val="both"/>
        <w:rPr>
          <w:rFonts w:asciiTheme="majorBidi" w:hAnsiTheme="majorBidi" w:cstheme="majorBidi"/>
          <w:b/>
          <w:bCs/>
          <w:sz w:val="44"/>
          <w:szCs w:val="44"/>
        </w:rPr>
      </w:pPr>
    </w:p>
    <w:p w14:paraId="17B32DAE" w14:textId="77777777" w:rsidR="003030E5" w:rsidRPr="00BB6FA3" w:rsidRDefault="003030E5" w:rsidP="000B59EB">
      <w:pPr>
        <w:spacing w:line="360" w:lineRule="auto"/>
        <w:jc w:val="both"/>
        <w:rPr>
          <w:rFonts w:asciiTheme="majorBidi" w:hAnsiTheme="majorBidi" w:cstheme="majorBidi"/>
          <w:b/>
          <w:bCs/>
          <w:sz w:val="44"/>
          <w:szCs w:val="44"/>
        </w:rPr>
      </w:pPr>
    </w:p>
    <w:p w14:paraId="344E4928" w14:textId="77777777" w:rsidR="003030E5" w:rsidRPr="00BB6FA3" w:rsidRDefault="003030E5" w:rsidP="000B59EB">
      <w:pPr>
        <w:spacing w:line="360" w:lineRule="auto"/>
        <w:jc w:val="both"/>
        <w:rPr>
          <w:rFonts w:asciiTheme="majorBidi" w:hAnsiTheme="majorBidi" w:cstheme="majorBidi"/>
          <w:b/>
          <w:bCs/>
          <w:sz w:val="44"/>
          <w:szCs w:val="44"/>
        </w:rPr>
      </w:pPr>
    </w:p>
    <w:p w14:paraId="10C49E2C" w14:textId="77777777" w:rsidR="003030E5" w:rsidRPr="00BB6FA3" w:rsidRDefault="003030E5" w:rsidP="000B59EB">
      <w:pPr>
        <w:spacing w:line="360" w:lineRule="auto"/>
        <w:jc w:val="both"/>
        <w:rPr>
          <w:rFonts w:asciiTheme="majorBidi" w:hAnsiTheme="majorBidi" w:cstheme="majorBidi"/>
          <w:b/>
          <w:bCs/>
          <w:sz w:val="44"/>
          <w:szCs w:val="44"/>
        </w:rPr>
      </w:pPr>
    </w:p>
    <w:p w14:paraId="02125B83" w14:textId="77777777" w:rsidR="003030E5" w:rsidRPr="00BB6FA3" w:rsidRDefault="003030E5" w:rsidP="000B59EB">
      <w:pPr>
        <w:spacing w:line="360" w:lineRule="auto"/>
        <w:jc w:val="both"/>
        <w:rPr>
          <w:rFonts w:asciiTheme="majorBidi" w:hAnsiTheme="majorBidi" w:cstheme="majorBidi"/>
          <w:b/>
          <w:bCs/>
          <w:sz w:val="44"/>
          <w:szCs w:val="44"/>
        </w:rPr>
      </w:pPr>
    </w:p>
    <w:p w14:paraId="52A90D02" w14:textId="77777777" w:rsidR="003030E5" w:rsidRPr="00BB6FA3" w:rsidRDefault="003030E5" w:rsidP="000B59EB">
      <w:pPr>
        <w:spacing w:line="360" w:lineRule="auto"/>
        <w:jc w:val="both"/>
        <w:rPr>
          <w:rFonts w:asciiTheme="majorBidi" w:hAnsiTheme="majorBidi" w:cstheme="majorBidi"/>
          <w:b/>
          <w:bCs/>
          <w:sz w:val="44"/>
          <w:szCs w:val="44"/>
        </w:rPr>
      </w:pPr>
    </w:p>
    <w:p w14:paraId="4BB925A6" w14:textId="77777777" w:rsidR="003030E5" w:rsidRPr="00BB6FA3" w:rsidRDefault="003030E5" w:rsidP="000B59EB">
      <w:pPr>
        <w:spacing w:line="360" w:lineRule="auto"/>
        <w:jc w:val="both"/>
        <w:rPr>
          <w:rFonts w:asciiTheme="majorBidi" w:hAnsiTheme="majorBidi" w:cstheme="majorBidi"/>
          <w:b/>
          <w:bCs/>
          <w:sz w:val="44"/>
          <w:szCs w:val="44"/>
        </w:rPr>
      </w:pPr>
    </w:p>
    <w:p w14:paraId="0C69691B" w14:textId="77777777" w:rsidR="003030E5" w:rsidRPr="00BB6FA3" w:rsidRDefault="003030E5" w:rsidP="000B59EB">
      <w:pPr>
        <w:spacing w:line="360" w:lineRule="auto"/>
        <w:jc w:val="both"/>
        <w:rPr>
          <w:rFonts w:asciiTheme="majorBidi" w:hAnsiTheme="majorBidi" w:cstheme="majorBidi"/>
          <w:b/>
          <w:bCs/>
          <w:sz w:val="44"/>
          <w:szCs w:val="44"/>
        </w:rPr>
      </w:pPr>
    </w:p>
    <w:p w14:paraId="56B28077" w14:textId="140114E9" w:rsidR="003030E5" w:rsidRPr="00BB6FA3" w:rsidRDefault="003030E5" w:rsidP="000B59EB">
      <w:pPr>
        <w:spacing w:line="360" w:lineRule="auto"/>
        <w:ind w:left="2124" w:firstLine="708"/>
        <w:jc w:val="both"/>
        <w:rPr>
          <w:rFonts w:asciiTheme="majorBidi" w:hAnsiTheme="majorBidi" w:cstheme="majorBidi"/>
          <w:b/>
          <w:bCs/>
          <w:sz w:val="44"/>
          <w:szCs w:val="44"/>
        </w:rPr>
      </w:pPr>
      <w:r w:rsidRPr="00BB6FA3">
        <w:rPr>
          <w:rFonts w:asciiTheme="majorBidi" w:hAnsiTheme="majorBidi" w:cstheme="majorBidi"/>
          <w:b/>
          <w:bCs/>
          <w:sz w:val="44"/>
          <w:szCs w:val="44"/>
        </w:rPr>
        <w:lastRenderedPageBreak/>
        <w:t xml:space="preserve">Table de figures </w:t>
      </w:r>
    </w:p>
    <w:p w14:paraId="4374DAD6" w14:textId="77777777" w:rsidR="0098445D" w:rsidRPr="0098445D" w:rsidRDefault="0098445D" w:rsidP="0098445D">
      <w:pPr>
        <w:pStyle w:val="Tabledesillustrations"/>
        <w:tabs>
          <w:tab w:val="right" w:leader="dot" w:pos="9344"/>
        </w:tabs>
        <w:spacing w:line="360" w:lineRule="auto"/>
        <w:rPr>
          <w:rFonts w:ascii="Times New Roman" w:eastAsiaTheme="minorEastAsia" w:hAnsi="Times New Roman" w:cs="Times New Roman"/>
          <w:b/>
          <w:noProof/>
          <w:sz w:val="24"/>
          <w:szCs w:val="24"/>
          <w:lang w:val="en-US"/>
        </w:rPr>
      </w:pPr>
      <w:r w:rsidRPr="0098445D">
        <w:rPr>
          <w:rFonts w:ascii="Times New Roman" w:hAnsi="Times New Roman" w:cs="Times New Roman"/>
          <w:b/>
          <w:bCs/>
          <w:sz w:val="24"/>
          <w:szCs w:val="24"/>
        </w:rPr>
        <w:fldChar w:fldCharType="begin"/>
      </w:r>
      <w:r w:rsidRPr="0098445D">
        <w:rPr>
          <w:rFonts w:ascii="Times New Roman" w:hAnsi="Times New Roman" w:cs="Times New Roman"/>
          <w:b/>
          <w:bCs/>
          <w:sz w:val="24"/>
          <w:szCs w:val="24"/>
        </w:rPr>
        <w:instrText xml:space="preserve"> TOC \h \z \c "Figure" </w:instrText>
      </w:r>
      <w:r w:rsidRPr="0098445D">
        <w:rPr>
          <w:rFonts w:ascii="Times New Roman" w:hAnsi="Times New Roman" w:cs="Times New Roman"/>
          <w:b/>
          <w:bCs/>
          <w:sz w:val="24"/>
          <w:szCs w:val="24"/>
        </w:rPr>
        <w:fldChar w:fldCharType="separate"/>
      </w:r>
      <w:hyperlink r:id="rId9" w:anchor="_Toc104390907" w:history="1">
        <w:r w:rsidRPr="0098445D">
          <w:rPr>
            <w:rStyle w:val="Lienhypertexte"/>
            <w:rFonts w:ascii="Times New Roman" w:hAnsi="Times New Roman" w:cs="Times New Roman"/>
            <w:b/>
            <w:noProof/>
            <w:sz w:val="24"/>
            <w:szCs w:val="24"/>
          </w:rPr>
          <w:t>Figure 1 : Scrum</w:t>
        </w:r>
        <w:r w:rsidRPr="0098445D">
          <w:rPr>
            <w:rFonts w:ascii="Times New Roman" w:hAnsi="Times New Roman" w:cs="Times New Roman"/>
            <w:b/>
            <w:noProof/>
            <w:webHidden/>
            <w:sz w:val="24"/>
            <w:szCs w:val="24"/>
          </w:rPr>
          <w:tab/>
        </w:r>
        <w:r w:rsidRPr="0098445D">
          <w:rPr>
            <w:rFonts w:ascii="Times New Roman" w:hAnsi="Times New Roman" w:cs="Times New Roman"/>
            <w:b/>
            <w:noProof/>
            <w:webHidden/>
            <w:sz w:val="24"/>
            <w:szCs w:val="24"/>
          </w:rPr>
          <w:fldChar w:fldCharType="begin"/>
        </w:r>
        <w:r w:rsidRPr="0098445D">
          <w:rPr>
            <w:rFonts w:ascii="Times New Roman" w:hAnsi="Times New Roman" w:cs="Times New Roman"/>
            <w:b/>
            <w:noProof/>
            <w:webHidden/>
            <w:sz w:val="24"/>
            <w:szCs w:val="24"/>
          </w:rPr>
          <w:instrText xml:space="preserve"> PAGEREF _Toc104390907 \h </w:instrText>
        </w:r>
        <w:r w:rsidRPr="0098445D">
          <w:rPr>
            <w:rFonts w:ascii="Times New Roman" w:hAnsi="Times New Roman" w:cs="Times New Roman"/>
            <w:b/>
            <w:noProof/>
            <w:webHidden/>
            <w:sz w:val="24"/>
            <w:szCs w:val="24"/>
          </w:rPr>
        </w:r>
        <w:r w:rsidRPr="0098445D">
          <w:rPr>
            <w:rFonts w:ascii="Times New Roman" w:hAnsi="Times New Roman" w:cs="Times New Roman"/>
            <w:b/>
            <w:noProof/>
            <w:webHidden/>
            <w:sz w:val="24"/>
            <w:szCs w:val="24"/>
          </w:rPr>
          <w:fldChar w:fldCharType="separate"/>
        </w:r>
        <w:r w:rsidRPr="0098445D">
          <w:rPr>
            <w:rFonts w:ascii="Times New Roman" w:hAnsi="Times New Roman" w:cs="Times New Roman"/>
            <w:b/>
            <w:noProof/>
            <w:webHidden/>
            <w:sz w:val="24"/>
            <w:szCs w:val="24"/>
          </w:rPr>
          <w:t>18</w:t>
        </w:r>
        <w:r w:rsidRPr="0098445D">
          <w:rPr>
            <w:rFonts w:ascii="Times New Roman" w:hAnsi="Times New Roman" w:cs="Times New Roman"/>
            <w:b/>
            <w:noProof/>
            <w:webHidden/>
            <w:sz w:val="24"/>
            <w:szCs w:val="24"/>
          </w:rPr>
          <w:fldChar w:fldCharType="end"/>
        </w:r>
      </w:hyperlink>
    </w:p>
    <w:p w14:paraId="74FC2C57" w14:textId="77777777" w:rsidR="0098445D" w:rsidRPr="0098445D" w:rsidRDefault="004467A3" w:rsidP="0098445D">
      <w:pPr>
        <w:pStyle w:val="Tabledesillustrations"/>
        <w:tabs>
          <w:tab w:val="right" w:leader="dot" w:pos="9344"/>
        </w:tabs>
        <w:spacing w:line="360" w:lineRule="auto"/>
        <w:rPr>
          <w:rFonts w:ascii="Times New Roman" w:eastAsiaTheme="minorEastAsia" w:hAnsi="Times New Roman" w:cs="Times New Roman"/>
          <w:b/>
          <w:noProof/>
          <w:sz w:val="24"/>
          <w:szCs w:val="24"/>
          <w:lang w:val="en-US"/>
        </w:rPr>
      </w:pPr>
      <w:hyperlink r:id="rId10" w:anchor="_Toc104390908" w:history="1">
        <w:r w:rsidR="0098445D" w:rsidRPr="0098445D">
          <w:rPr>
            <w:rStyle w:val="Lienhypertexte"/>
            <w:rFonts w:ascii="Times New Roman" w:hAnsi="Times New Roman" w:cs="Times New Roman"/>
            <w:b/>
            <w:noProof/>
            <w:sz w:val="24"/>
            <w:szCs w:val="24"/>
          </w:rPr>
          <w:t>Figure 2 : l'équipe scrum</w:t>
        </w:r>
        <w:r w:rsidR="0098445D" w:rsidRPr="0098445D">
          <w:rPr>
            <w:rFonts w:ascii="Times New Roman" w:hAnsi="Times New Roman" w:cs="Times New Roman"/>
            <w:b/>
            <w:noProof/>
            <w:webHidden/>
            <w:sz w:val="24"/>
            <w:szCs w:val="24"/>
          </w:rPr>
          <w:tab/>
        </w:r>
        <w:r w:rsidR="0098445D" w:rsidRPr="0098445D">
          <w:rPr>
            <w:rFonts w:ascii="Times New Roman" w:hAnsi="Times New Roman" w:cs="Times New Roman"/>
            <w:b/>
            <w:noProof/>
            <w:webHidden/>
            <w:sz w:val="24"/>
            <w:szCs w:val="24"/>
          </w:rPr>
          <w:fldChar w:fldCharType="begin"/>
        </w:r>
        <w:r w:rsidR="0098445D" w:rsidRPr="0098445D">
          <w:rPr>
            <w:rFonts w:ascii="Times New Roman" w:hAnsi="Times New Roman" w:cs="Times New Roman"/>
            <w:b/>
            <w:noProof/>
            <w:webHidden/>
            <w:sz w:val="24"/>
            <w:szCs w:val="24"/>
          </w:rPr>
          <w:instrText xml:space="preserve"> PAGEREF _Toc104390908 \h </w:instrText>
        </w:r>
        <w:r w:rsidR="0098445D" w:rsidRPr="0098445D">
          <w:rPr>
            <w:rFonts w:ascii="Times New Roman" w:hAnsi="Times New Roman" w:cs="Times New Roman"/>
            <w:b/>
            <w:noProof/>
            <w:webHidden/>
            <w:sz w:val="24"/>
            <w:szCs w:val="24"/>
          </w:rPr>
        </w:r>
        <w:r w:rsidR="0098445D" w:rsidRPr="0098445D">
          <w:rPr>
            <w:rFonts w:ascii="Times New Roman" w:hAnsi="Times New Roman" w:cs="Times New Roman"/>
            <w:b/>
            <w:noProof/>
            <w:webHidden/>
            <w:sz w:val="24"/>
            <w:szCs w:val="24"/>
          </w:rPr>
          <w:fldChar w:fldCharType="separate"/>
        </w:r>
        <w:r w:rsidR="0098445D" w:rsidRPr="0098445D">
          <w:rPr>
            <w:rFonts w:ascii="Times New Roman" w:hAnsi="Times New Roman" w:cs="Times New Roman"/>
            <w:b/>
            <w:noProof/>
            <w:webHidden/>
            <w:sz w:val="24"/>
            <w:szCs w:val="24"/>
          </w:rPr>
          <w:t>19</w:t>
        </w:r>
        <w:r w:rsidR="0098445D" w:rsidRPr="0098445D">
          <w:rPr>
            <w:rFonts w:ascii="Times New Roman" w:hAnsi="Times New Roman" w:cs="Times New Roman"/>
            <w:b/>
            <w:noProof/>
            <w:webHidden/>
            <w:sz w:val="24"/>
            <w:szCs w:val="24"/>
          </w:rPr>
          <w:fldChar w:fldCharType="end"/>
        </w:r>
      </w:hyperlink>
    </w:p>
    <w:p w14:paraId="093DF554" w14:textId="77777777" w:rsidR="0098445D" w:rsidRPr="0098445D" w:rsidRDefault="004467A3" w:rsidP="0098445D">
      <w:pPr>
        <w:pStyle w:val="Tabledesillustrations"/>
        <w:tabs>
          <w:tab w:val="right" w:leader="dot" w:pos="9344"/>
        </w:tabs>
        <w:spacing w:line="360" w:lineRule="auto"/>
        <w:rPr>
          <w:rFonts w:ascii="Times New Roman" w:eastAsiaTheme="minorEastAsia" w:hAnsi="Times New Roman" w:cs="Times New Roman"/>
          <w:b/>
          <w:noProof/>
          <w:sz w:val="24"/>
          <w:szCs w:val="24"/>
          <w:lang w:val="en-US"/>
        </w:rPr>
      </w:pPr>
      <w:hyperlink r:id="rId11" w:anchor="_Toc104390909" w:history="1">
        <w:r w:rsidR="0098445D" w:rsidRPr="0098445D">
          <w:rPr>
            <w:rStyle w:val="Lienhypertexte"/>
            <w:rFonts w:ascii="Times New Roman" w:hAnsi="Times New Roman" w:cs="Times New Roman"/>
            <w:b/>
            <w:noProof/>
            <w:sz w:val="24"/>
            <w:szCs w:val="24"/>
          </w:rPr>
          <w:t>Figure 3 : Diagramme des cas d'utilisation Globale</w:t>
        </w:r>
        <w:r w:rsidR="0098445D" w:rsidRPr="0098445D">
          <w:rPr>
            <w:rFonts w:ascii="Times New Roman" w:hAnsi="Times New Roman" w:cs="Times New Roman"/>
            <w:b/>
            <w:noProof/>
            <w:webHidden/>
            <w:sz w:val="24"/>
            <w:szCs w:val="24"/>
          </w:rPr>
          <w:tab/>
        </w:r>
        <w:r w:rsidR="0098445D" w:rsidRPr="0098445D">
          <w:rPr>
            <w:rFonts w:ascii="Times New Roman" w:hAnsi="Times New Roman" w:cs="Times New Roman"/>
            <w:b/>
            <w:noProof/>
            <w:webHidden/>
            <w:sz w:val="24"/>
            <w:szCs w:val="24"/>
          </w:rPr>
          <w:fldChar w:fldCharType="begin"/>
        </w:r>
        <w:r w:rsidR="0098445D" w:rsidRPr="0098445D">
          <w:rPr>
            <w:rFonts w:ascii="Times New Roman" w:hAnsi="Times New Roman" w:cs="Times New Roman"/>
            <w:b/>
            <w:noProof/>
            <w:webHidden/>
            <w:sz w:val="24"/>
            <w:szCs w:val="24"/>
          </w:rPr>
          <w:instrText xml:space="preserve"> PAGEREF _Toc104390909 \h </w:instrText>
        </w:r>
        <w:r w:rsidR="0098445D" w:rsidRPr="0098445D">
          <w:rPr>
            <w:rFonts w:ascii="Times New Roman" w:hAnsi="Times New Roman" w:cs="Times New Roman"/>
            <w:b/>
            <w:noProof/>
            <w:webHidden/>
            <w:sz w:val="24"/>
            <w:szCs w:val="24"/>
          </w:rPr>
        </w:r>
        <w:r w:rsidR="0098445D" w:rsidRPr="0098445D">
          <w:rPr>
            <w:rFonts w:ascii="Times New Roman" w:hAnsi="Times New Roman" w:cs="Times New Roman"/>
            <w:b/>
            <w:noProof/>
            <w:webHidden/>
            <w:sz w:val="24"/>
            <w:szCs w:val="24"/>
          </w:rPr>
          <w:fldChar w:fldCharType="separate"/>
        </w:r>
        <w:r w:rsidR="0098445D" w:rsidRPr="0098445D">
          <w:rPr>
            <w:rFonts w:ascii="Times New Roman" w:hAnsi="Times New Roman" w:cs="Times New Roman"/>
            <w:b/>
            <w:noProof/>
            <w:webHidden/>
            <w:sz w:val="24"/>
            <w:szCs w:val="24"/>
          </w:rPr>
          <w:t>33</w:t>
        </w:r>
        <w:r w:rsidR="0098445D" w:rsidRPr="0098445D">
          <w:rPr>
            <w:rFonts w:ascii="Times New Roman" w:hAnsi="Times New Roman" w:cs="Times New Roman"/>
            <w:b/>
            <w:noProof/>
            <w:webHidden/>
            <w:sz w:val="24"/>
            <w:szCs w:val="24"/>
          </w:rPr>
          <w:fldChar w:fldCharType="end"/>
        </w:r>
      </w:hyperlink>
    </w:p>
    <w:p w14:paraId="28F94466" w14:textId="77777777" w:rsidR="0098445D" w:rsidRPr="0098445D" w:rsidRDefault="004467A3" w:rsidP="0098445D">
      <w:pPr>
        <w:pStyle w:val="Tabledesillustrations"/>
        <w:tabs>
          <w:tab w:val="right" w:leader="dot" w:pos="9344"/>
        </w:tabs>
        <w:spacing w:line="360" w:lineRule="auto"/>
        <w:rPr>
          <w:rFonts w:ascii="Times New Roman" w:eastAsiaTheme="minorEastAsia" w:hAnsi="Times New Roman" w:cs="Times New Roman"/>
          <w:b/>
          <w:noProof/>
          <w:sz w:val="24"/>
          <w:szCs w:val="24"/>
          <w:lang w:val="en-US"/>
        </w:rPr>
      </w:pPr>
      <w:hyperlink r:id="rId12" w:anchor="_Toc104390910" w:history="1">
        <w:r w:rsidR="0098445D" w:rsidRPr="0098445D">
          <w:rPr>
            <w:rStyle w:val="Lienhypertexte"/>
            <w:rFonts w:ascii="Times New Roman" w:hAnsi="Times New Roman" w:cs="Times New Roman"/>
            <w:b/>
            <w:noProof/>
            <w:sz w:val="24"/>
            <w:szCs w:val="24"/>
          </w:rPr>
          <w:t>Figure 4 : PhpMyAdmin</w:t>
        </w:r>
        <w:r w:rsidR="0098445D" w:rsidRPr="0098445D">
          <w:rPr>
            <w:rFonts w:ascii="Times New Roman" w:hAnsi="Times New Roman" w:cs="Times New Roman"/>
            <w:b/>
            <w:noProof/>
            <w:webHidden/>
            <w:sz w:val="24"/>
            <w:szCs w:val="24"/>
          </w:rPr>
          <w:tab/>
        </w:r>
        <w:r w:rsidR="0098445D" w:rsidRPr="0098445D">
          <w:rPr>
            <w:rFonts w:ascii="Times New Roman" w:hAnsi="Times New Roman" w:cs="Times New Roman"/>
            <w:b/>
            <w:noProof/>
            <w:webHidden/>
            <w:sz w:val="24"/>
            <w:szCs w:val="24"/>
          </w:rPr>
          <w:fldChar w:fldCharType="begin"/>
        </w:r>
        <w:r w:rsidR="0098445D" w:rsidRPr="0098445D">
          <w:rPr>
            <w:rFonts w:ascii="Times New Roman" w:hAnsi="Times New Roman" w:cs="Times New Roman"/>
            <w:b/>
            <w:noProof/>
            <w:webHidden/>
            <w:sz w:val="24"/>
            <w:szCs w:val="24"/>
          </w:rPr>
          <w:instrText xml:space="preserve"> PAGEREF _Toc104390910 \h </w:instrText>
        </w:r>
        <w:r w:rsidR="0098445D" w:rsidRPr="0098445D">
          <w:rPr>
            <w:rFonts w:ascii="Times New Roman" w:hAnsi="Times New Roman" w:cs="Times New Roman"/>
            <w:b/>
            <w:noProof/>
            <w:webHidden/>
            <w:sz w:val="24"/>
            <w:szCs w:val="24"/>
          </w:rPr>
        </w:r>
        <w:r w:rsidR="0098445D" w:rsidRPr="0098445D">
          <w:rPr>
            <w:rFonts w:ascii="Times New Roman" w:hAnsi="Times New Roman" w:cs="Times New Roman"/>
            <w:b/>
            <w:noProof/>
            <w:webHidden/>
            <w:sz w:val="24"/>
            <w:szCs w:val="24"/>
          </w:rPr>
          <w:fldChar w:fldCharType="separate"/>
        </w:r>
        <w:r w:rsidR="0098445D" w:rsidRPr="0098445D">
          <w:rPr>
            <w:rFonts w:ascii="Times New Roman" w:hAnsi="Times New Roman" w:cs="Times New Roman"/>
            <w:b/>
            <w:noProof/>
            <w:webHidden/>
            <w:sz w:val="24"/>
            <w:szCs w:val="24"/>
          </w:rPr>
          <w:t>35</w:t>
        </w:r>
        <w:r w:rsidR="0098445D" w:rsidRPr="0098445D">
          <w:rPr>
            <w:rFonts w:ascii="Times New Roman" w:hAnsi="Times New Roman" w:cs="Times New Roman"/>
            <w:b/>
            <w:noProof/>
            <w:webHidden/>
            <w:sz w:val="24"/>
            <w:szCs w:val="24"/>
          </w:rPr>
          <w:fldChar w:fldCharType="end"/>
        </w:r>
      </w:hyperlink>
    </w:p>
    <w:p w14:paraId="7DC1CF53" w14:textId="77777777" w:rsidR="0098445D" w:rsidRPr="0098445D" w:rsidRDefault="004467A3" w:rsidP="0098445D">
      <w:pPr>
        <w:pStyle w:val="Tabledesillustrations"/>
        <w:tabs>
          <w:tab w:val="right" w:leader="dot" w:pos="9344"/>
        </w:tabs>
        <w:spacing w:line="360" w:lineRule="auto"/>
        <w:rPr>
          <w:rFonts w:ascii="Times New Roman" w:eastAsiaTheme="minorEastAsia" w:hAnsi="Times New Roman" w:cs="Times New Roman"/>
          <w:b/>
          <w:noProof/>
          <w:sz w:val="24"/>
          <w:szCs w:val="24"/>
          <w:lang w:val="en-US"/>
        </w:rPr>
      </w:pPr>
      <w:hyperlink r:id="rId13" w:anchor="_Toc104390911" w:history="1">
        <w:r w:rsidR="0098445D" w:rsidRPr="0098445D">
          <w:rPr>
            <w:rStyle w:val="Lienhypertexte"/>
            <w:rFonts w:ascii="Times New Roman" w:hAnsi="Times New Roman" w:cs="Times New Roman"/>
            <w:b/>
            <w:noProof/>
            <w:sz w:val="24"/>
            <w:szCs w:val="24"/>
          </w:rPr>
          <w:t>Figure 5 : Symfony</w:t>
        </w:r>
        <w:r w:rsidR="0098445D" w:rsidRPr="0098445D">
          <w:rPr>
            <w:rFonts w:ascii="Times New Roman" w:hAnsi="Times New Roman" w:cs="Times New Roman"/>
            <w:b/>
            <w:noProof/>
            <w:webHidden/>
            <w:sz w:val="24"/>
            <w:szCs w:val="24"/>
          </w:rPr>
          <w:tab/>
        </w:r>
        <w:r w:rsidR="0098445D" w:rsidRPr="0098445D">
          <w:rPr>
            <w:rFonts w:ascii="Times New Roman" w:hAnsi="Times New Roman" w:cs="Times New Roman"/>
            <w:b/>
            <w:noProof/>
            <w:webHidden/>
            <w:sz w:val="24"/>
            <w:szCs w:val="24"/>
          </w:rPr>
          <w:fldChar w:fldCharType="begin"/>
        </w:r>
        <w:r w:rsidR="0098445D" w:rsidRPr="0098445D">
          <w:rPr>
            <w:rFonts w:ascii="Times New Roman" w:hAnsi="Times New Roman" w:cs="Times New Roman"/>
            <w:b/>
            <w:noProof/>
            <w:webHidden/>
            <w:sz w:val="24"/>
            <w:szCs w:val="24"/>
          </w:rPr>
          <w:instrText xml:space="preserve"> PAGEREF _Toc104390911 \h </w:instrText>
        </w:r>
        <w:r w:rsidR="0098445D" w:rsidRPr="0098445D">
          <w:rPr>
            <w:rFonts w:ascii="Times New Roman" w:hAnsi="Times New Roman" w:cs="Times New Roman"/>
            <w:b/>
            <w:noProof/>
            <w:webHidden/>
            <w:sz w:val="24"/>
            <w:szCs w:val="24"/>
          </w:rPr>
        </w:r>
        <w:r w:rsidR="0098445D" w:rsidRPr="0098445D">
          <w:rPr>
            <w:rFonts w:ascii="Times New Roman" w:hAnsi="Times New Roman" w:cs="Times New Roman"/>
            <w:b/>
            <w:noProof/>
            <w:webHidden/>
            <w:sz w:val="24"/>
            <w:szCs w:val="24"/>
          </w:rPr>
          <w:fldChar w:fldCharType="separate"/>
        </w:r>
        <w:r w:rsidR="0098445D" w:rsidRPr="0098445D">
          <w:rPr>
            <w:rFonts w:ascii="Times New Roman" w:hAnsi="Times New Roman" w:cs="Times New Roman"/>
            <w:b/>
            <w:noProof/>
            <w:webHidden/>
            <w:sz w:val="24"/>
            <w:szCs w:val="24"/>
          </w:rPr>
          <w:t>35</w:t>
        </w:r>
        <w:r w:rsidR="0098445D" w:rsidRPr="0098445D">
          <w:rPr>
            <w:rFonts w:ascii="Times New Roman" w:hAnsi="Times New Roman" w:cs="Times New Roman"/>
            <w:b/>
            <w:noProof/>
            <w:webHidden/>
            <w:sz w:val="24"/>
            <w:szCs w:val="24"/>
          </w:rPr>
          <w:fldChar w:fldCharType="end"/>
        </w:r>
      </w:hyperlink>
    </w:p>
    <w:p w14:paraId="0F3B8DEE" w14:textId="77777777" w:rsidR="0098445D" w:rsidRPr="0098445D" w:rsidRDefault="004467A3" w:rsidP="0098445D">
      <w:pPr>
        <w:pStyle w:val="Tabledesillustrations"/>
        <w:tabs>
          <w:tab w:val="right" w:leader="dot" w:pos="9344"/>
        </w:tabs>
        <w:spacing w:line="360" w:lineRule="auto"/>
        <w:rPr>
          <w:rFonts w:ascii="Times New Roman" w:eastAsiaTheme="minorEastAsia" w:hAnsi="Times New Roman" w:cs="Times New Roman"/>
          <w:b/>
          <w:noProof/>
          <w:sz w:val="24"/>
          <w:szCs w:val="24"/>
          <w:lang w:val="en-US"/>
        </w:rPr>
      </w:pPr>
      <w:hyperlink r:id="rId14" w:anchor="_Toc104390912" w:history="1">
        <w:r w:rsidR="0098445D" w:rsidRPr="0098445D">
          <w:rPr>
            <w:rStyle w:val="Lienhypertexte"/>
            <w:rFonts w:ascii="Times New Roman" w:hAnsi="Times New Roman" w:cs="Times New Roman"/>
            <w:b/>
            <w:noProof/>
            <w:sz w:val="24"/>
            <w:szCs w:val="24"/>
          </w:rPr>
          <w:t>Figure 6 : ReactJS</w:t>
        </w:r>
        <w:r w:rsidR="0098445D" w:rsidRPr="0098445D">
          <w:rPr>
            <w:rFonts w:ascii="Times New Roman" w:hAnsi="Times New Roman" w:cs="Times New Roman"/>
            <w:b/>
            <w:noProof/>
            <w:webHidden/>
            <w:sz w:val="24"/>
            <w:szCs w:val="24"/>
          </w:rPr>
          <w:tab/>
        </w:r>
        <w:r w:rsidR="0098445D" w:rsidRPr="0098445D">
          <w:rPr>
            <w:rFonts w:ascii="Times New Roman" w:hAnsi="Times New Roman" w:cs="Times New Roman"/>
            <w:b/>
            <w:noProof/>
            <w:webHidden/>
            <w:sz w:val="24"/>
            <w:szCs w:val="24"/>
          </w:rPr>
          <w:fldChar w:fldCharType="begin"/>
        </w:r>
        <w:r w:rsidR="0098445D" w:rsidRPr="0098445D">
          <w:rPr>
            <w:rFonts w:ascii="Times New Roman" w:hAnsi="Times New Roman" w:cs="Times New Roman"/>
            <w:b/>
            <w:noProof/>
            <w:webHidden/>
            <w:sz w:val="24"/>
            <w:szCs w:val="24"/>
          </w:rPr>
          <w:instrText xml:space="preserve"> PAGEREF _Toc104390912 \h </w:instrText>
        </w:r>
        <w:r w:rsidR="0098445D" w:rsidRPr="0098445D">
          <w:rPr>
            <w:rFonts w:ascii="Times New Roman" w:hAnsi="Times New Roman" w:cs="Times New Roman"/>
            <w:b/>
            <w:noProof/>
            <w:webHidden/>
            <w:sz w:val="24"/>
            <w:szCs w:val="24"/>
          </w:rPr>
        </w:r>
        <w:r w:rsidR="0098445D" w:rsidRPr="0098445D">
          <w:rPr>
            <w:rFonts w:ascii="Times New Roman" w:hAnsi="Times New Roman" w:cs="Times New Roman"/>
            <w:b/>
            <w:noProof/>
            <w:webHidden/>
            <w:sz w:val="24"/>
            <w:szCs w:val="24"/>
          </w:rPr>
          <w:fldChar w:fldCharType="separate"/>
        </w:r>
        <w:r w:rsidR="0098445D" w:rsidRPr="0098445D">
          <w:rPr>
            <w:rFonts w:ascii="Times New Roman" w:hAnsi="Times New Roman" w:cs="Times New Roman"/>
            <w:b/>
            <w:noProof/>
            <w:webHidden/>
            <w:sz w:val="24"/>
            <w:szCs w:val="24"/>
          </w:rPr>
          <w:t>35</w:t>
        </w:r>
        <w:r w:rsidR="0098445D" w:rsidRPr="0098445D">
          <w:rPr>
            <w:rFonts w:ascii="Times New Roman" w:hAnsi="Times New Roman" w:cs="Times New Roman"/>
            <w:b/>
            <w:noProof/>
            <w:webHidden/>
            <w:sz w:val="24"/>
            <w:szCs w:val="24"/>
          </w:rPr>
          <w:fldChar w:fldCharType="end"/>
        </w:r>
      </w:hyperlink>
    </w:p>
    <w:p w14:paraId="7AC090CA" w14:textId="77777777" w:rsidR="0098445D" w:rsidRPr="0098445D" w:rsidRDefault="004467A3" w:rsidP="0098445D">
      <w:pPr>
        <w:pStyle w:val="Tabledesillustrations"/>
        <w:tabs>
          <w:tab w:val="right" w:leader="dot" w:pos="9344"/>
        </w:tabs>
        <w:spacing w:line="360" w:lineRule="auto"/>
        <w:rPr>
          <w:rFonts w:ascii="Times New Roman" w:eastAsiaTheme="minorEastAsia" w:hAnsi="Times New Roman" w:cs="Times New Roman"/>
          <w:b/>
          <w:noProof/>
          <w:sz w:val="24"/>
          <w:szCs w:val="24"/>
          <w:lang w:val="en-US"/>
        </w:rPr>
      </w:pPr>
      <w:hyperlink r:id="rId15" w:anchor="_Toc104390913" w:history="1">
        <w:r w:rsidR="0098445D" w:rsidRPr="0098445D">
          <w:rPr>
            <w:rStyle w:val="Lienhypertexte"/>
            <w:rFonts w:ascii="Times New Roman" w:hAnsi="Times New Roman" w:cs="Times New Roman"/>
            <w:b/>
            <w:noProof/>
            <w:sz w:val="24"/>
            <w:szCs w:val="24"/>
          </w:rPr>
          <w:t>Figure 7 : HTML</w:t>
        </w:r>
        <w:r w:rsidR="0098445D" w:rsidRPr="0098445D">
          <w:rPr>
            <w:rFonts w:ascii="Times New Roman" w:hAnsi="Times New Roman" w:cs="Times New Roman"/>
            <w:b/>
            <w:noProof/>
            <w:webHidden/>
            <w:sz w:val="24"/>
            <w:szCs w:val="24"/>
          </w:rPr>
          <w:tab/>
        </w:r>
        <w:r w:rsidR="0098445D" w:rsidRPr="0098445D">
          <w:rPr>
            <w:rFonts w:ascii="Times New Roman" w:hAnsi="Times New Roman" w:cs="Times New Roman"/>
            <w:b/>
            <w:noProof/>
            <w:webHidden/>
            <w:sz w:val="24"/>
            <w:szCs w:val="24"/>
          </w:rPr>
          <w:fldChar w:fldCharType="begin"/>
        </w:r>
        <w:r w:rsidR="0098445D" w:rsidRPr="0098445D">
          <w:rPr>
            <w:rFonts w:ascii="Times New Roman" w:hAnsi="Times New Roman" w:cs="Times New Roman"/>
            <w:b/>
            <w:noProof/>
            <w:webHidden/>
            <w:sz w:val="24"/>
            <w:szCs w:val="24"/>
          </w:rPr>
          <w:instrText xml:space="preserve"> PAGEREF _Toc104390913 \h </w:instrText>
        </w:r>
        <w:r w:rsidR="0098445D" w:rsidRPr="0098445D">
          <w:rPr>
            <w:rFonts w:ascii="Times New Roman" w:hAnsi="Times New Roman" w:cs="Times New Roman"/>
            <w:b/>
            <w:noProof/>
            <w:webHidden/>
            <w:sz w:val="24"/>
            <w:szCs w:val="24"/>
          </w:rPr>
        </w:r>
        <w:r w:rsidR="0098445D" w:rsidRPr="0098445D">
          <w:rPr>
            <w:rFonts w:ascii="Times New Roman" w:hAnsi="Times New Roman" w:cs="Times New Roman"/>
            <w:b/>
            <w:noProof/>
            <w:webHidden/>
            <w:sz w:val="24"/>
            <w:szCs w:val="24"/>
          </w:rPr>
          <w:fldChar w:fldCharType="separate"/>
        </w:r>
        <w:r w:rsidR="0098445D" w:rsidRPr="0098445D">
          <w:rPr>
            <w:rFonts w:ascii="Times New Roman" w:hAnsi="Times New Roman" w:cs="Times New Roman"/>
            <w:b/>
            <w:noProof/>
            <w:webHidden/>
            <w:sz w:val="24"/>
            <w:szCs w:val="24"/>
          </w:rPr>
          <w:t>35</w:t>
        </w:r>
        <w:r w:rsidR="0098445D" w:rsidRPr="0098445D">
          <w:rPr>
            <w:rFonts w:ascii="Times New Roman" w:hAnsi="Times New Roman" w:cs="Times New Roman"/>
            <w:b/>
            <w:noProof/>
            <w:webHidden/>
            <w:sz w:val="24"/>
            <w:szCs w:val="24"/>
          </w:rPr>
          <w:fldChar w:fldCharType="end"/>
        </w:r>
      </w:hyperlink>
    </w:p>
    <w:p w14:paraId="487F9177" w14:textId="77777777" w:rsidR="0098445D" w:rsidRPr="0098445D" w:rsidRDefault="004467A3" w:rsidP="0098445D">
      <w:pPr>
        <w:pStyle w:val="Tabledesillustrations"/>
        <w:tabs>
          <w:tab w:val="right" w:leader="dot" w:pos="9344"/>
        </w:tabs>
        <w:spacing w:line="360" w:lineRule="auto"/>
        <w:rPr>
          <w:rFonts w:ascii="Times New Roman" w:eastAsiaTheme="minorEastAsia" w:hAnsi="Times New Roman" w:cs="Times New Roman"/>
          <w:b/>
          <w:noProof/>
          <w:sz w:val="24"/>
          <w:szCs w:val="24"/>
          <w:lang w:val="en-US"/>
        </w:rPr>
      </w:pPr>
      <w:hyperlink r:id="rId16" w:anchor="_Toc104390914" w:history="1">
        <w:r w:rsidR="0098445D" w:rsidRPr="0098445D">
          <w:rPr>
            <w:rStyle w:val="Lienhypertexte"/>
            <w:rFonts w:ascii="Times New Roman" w:hAnsi="Times New Roman" w:cs="Times New Roman"/>
            <w:b/>
            <w:noProof/>
            <w:sz w:val="24"/>
            <w:szCs w:val="24"/>
          </w:rPr>
          <w:t>Figure 8 : CSS</w:t>
        </w:r>
        <w:r w:rsidR="0098445D" w:rsidRPr="0098445D">
          <w:rPr>
            <w:rFonts w:ascii="Times New Roman" w:hAnsi="Times New Roman" w:cs="Times New Roman"/>
            <w:b/>
            <w:noProof/>
            <w:webHidden/>
            <w:sz w:val="24"/>
            <w:szCs w:val="24"/>
          </w:rPr>
          <w:tab/>
        </w:r>
        <w:r w:rsidR="0098445D" w:rsidRPr="0098445D">
          <w:rPr>
            <w:rFonts w:ascii="Times New Roman" w:hAnsi="Times New Roman" w:cs="Times New Roman"/>
            <w:b/>
            <w:noProof/>
            <w:webHidden/>
            <w:sz w:val="24"/>
            <w:szCs w:val="24"/>
          </w:rPr>
          <w:fldChar w:fldCharType="begin"/>
        </w:r>
        <w:r w:rsidR="0098445D" w:rsidRPr="0098445D">
          <w:rPr>
            <w:rFonts w:ascii="Times New Roman" w:hAnsi="Times New Roman" w:cs="Times New Roman"/>
            <w:b/>
            <w:noProof/>
            <w:webHidden/>
            <w:sz w:val="24"/>
            <w:szCs w:val="24"/>
          </w:rPr>
          <w:instrText xml:space="preserve"> PAGEREF _Toc104390914 \h </w:instrText>
        </w:r>
        <w:r w:rsidR="0098445D" w:rsidRPr="0098445D">
          <w:rPr>
            <w:rFonts w:ascii="Times New Roman" w:hAnsi="Times New Roman" w:cs="Times New Roman"/>
            <w:b/>
            <w:noProof/>
            <w:webHidden/>
            <w:sz w:val="24"/>
            <w:szCs w:val="24"/>
          </w:rPr>
        </w:r>
        <w:r w:rsidR="0098445D" w:rsidRPr="0098445D">
          <w:rPr>
            <w:rFonts w:ascii="Times New Roman" w:hAnsi="Times New Roman" w:cs="Times New Roman"/>
            <w:b/>
            <w:noProof/>
            <w:webHidden/>
            <w:sz w:val="24"/>
            <w:szCs w:val="24"/>
          </w:rPr>
          <w:fldChar w:fldCharType="separate"/>
        </w:r>
        <w:r w:rsidR="0098445D" w:rsidRPr="0098445D">
          <w:rPr>
            <w:rFonts w:ascii="Times New Roman" w:hAnsi="Times New Roman" w:cs="Times New Roman"/>
            <w:b/>
            <w:noProof/>
            <w:webHidden/>
            <w:sz w:val="24"/>
            <w:szCs w:val="24"/>
          </w:rPr>
          <w:t>36</w:t>
        </w:r>
        <w:r w:rsidR="0098445D" w:rsidRPr="0098445D">
          <w:rPr>
            <w:rFonts w:ascii="Times New Roman" w:hAnsi="Times New Roman" w:cs="Times New Roman"/>
            <w:b/>
            <w:noProof/>
            <w:webHidden/>
            <w:sz w:val="24"/>
            <w:szCs w:val="24"/>
          </w:rPr>
          <w:fldChar w:fldCharType="end"/>
        </w:r>
      </w:hyperlink>
    </w:p>
    <w:p w14:paraId="60FC5446" w14:textId="77777777" w:rsidR="0098445D" w:rsidRPr="0098445D" w:rsidRDefault="004467A3" w:rsidP="0098445D">
      <w:pPr>
        <w:pStyle w:val="Tabledesillustrations"/>
        <w:tabs>
          <w:tab w:val="right" w:leader="dot" w:pos="9344"/>
        </w:tabs>
        <w:spacing w:line="360" w:lineRule="auto"/>
        <w:rPr>
          <w:rFonts w:ascii="Times New Roman" w:eastAsiaTheme="minorEastAsia" w:hAnsi="Times New Roman" w:cs="Times New Roman"/>
          <w:b/>
          <w:noProof/>
          <w:sz w:val="24"/>
          <w:szCs w:val="24"/>
          <w:lang w:val="en-US"/>
        </w:rPr>
      </w:pPr>
      <w:hyperlink r:id="rId17" w:anchor="_Toc104390915" w:history="1">
        <w:r w:rsidR="0098445D" w:rsidRPr="0098445D">
          <w:rPr>
            <w:rStyle w:val="Lienhypertexte"/>
            <w:rFonts w:ascii="Times New Roman" w:hAnsi="Times New Roman" w:cs="Times New Roman"/>
            <w:b/>
            <w:noProof/>
            <w:sz w:val="24"/>
            <w:szCs w:val="24"/>
          </w:rPr>
          <w:t>Figure 9 : JavaScript</w:t>
        </w:r>
        <w:r w:rsidR="0098445D" w:rsidRPr="0098445D">
          <w:rPr>
            <w:rFonts w:ascii="Times New Roman" w:hAnsi="Times New Roman" w:cs="Times New Roman"/>
            <w:b/>
            <w:noProof/>
            <w:webHidden/>
            <w:sz w:val="24"/>
            <w:szCs w:val="24"/>
          </w:rPr>
          <w:tab/>
        </w:r>
        <w:r w:rsidR="0098445D" w:rsidRPr="0098445D">
          <w:rPr>
            <w:rFonts w:ascii="Times New Roman" w:hAnsi="Times New Roman" w:cs="Times New Roman"/>
            <w:b/>
            <w:noProof/>
            <w:webHidden/>
            <w:sz w:val="24"/>
            <w:szCs w:val="24"/>
          </w:rPr>
          <w:fldChar w:fldCharType="begin"/>
        </w:r>
        <w:r w:rsidR="0098445D" w:rsidRPr="0098445D">
          <w:rPr>
            <w:rFonts w:ascii="Times New Roman" w:hAnsi="Times New Roman" w:cs="Times New Roman"/>
            <w:b/>
            <w:noProof/>
            <w:webHidden/>
            <w:sz w:val="24"/>
            <w:szCs w:val="24"/>
          </w:rPr>
          <w:instrText xml:space="preserve"> PAGEREF _Toc104390915 \h </w:instrText>
        </w:r>
        <w:r w:rsidR="0098445D" w:rsidRPr="0098445D">
          <w:rPr>
            <w:rFonts w:ascii="Times New Roman" w:hAnsi="Times New Roman" w:cs="Times New Roman"/>
            <w:b/>
            <w:noProof/>
            <w:webHidden/>
            <w:sz w:val="24"/>
            <w:szCs w:val="24"/>
          </w:rPr>
        </w:r>
        <w:r w:rsidR="0098445D" w:rsidRPr="0098445D">
          <w:rPr>
            <w:rFonts w:ascii="Times New Roman" w:hAnsi="Times New Roman" w:cs="Times New Roman"/>
            <w:b/>
            <w:noProof/>
            <w:webHidden/>
            <w:sz w:val="24"/>
            <w:szCs w:val="24"/>
          </w:rPr>
          <w:fldChar w:fldCharType="separate"/>
        </w:r>
        <w:r w:rsidR="0098445D" w:rsidRPr="0098445D">
          <w:rPr>
            <w:rFonts w:ascii="Times New Roman" w:hAnsi="Times New Roman" w:cs="Times New Roman"/>
            <w:b/>
            <w:noProof/>
            <w:webHidden/>
            <w:sz w:val="24"/>
            <w:szCs w:val="24"/>
          </w:rPr>
          <w:t>36</w:t>
        </w:r>
        <w:r w:rsidR="0098445D" w:rsidRPr="0098445D">
          <w:rPr>
            <w:rFonts w:ascii="Times New Roman" w:hAnsi="Times New Roman" w:cs="Times New Roman"/>
            <w:b/>
            <w:noProof/>
            <w:webHidden/>
            <w:sz w:val="24"/>
            <w:szCs w:val="24"/>
          </w:rPr>
          <w:fldChar w:fldCharType="end"/>
        </w:r>
      </w:hyperlink>
    </w:p>
    <w:p w14:paraId="4B39FDA9" w14:textId="77777777" w:rsidR="0098445D" w:rsidRPr="0098445D" w:rsidRDefault="004467A3" w:rsidP="0098445D">
      <w:pPr>
        <w:pStyle w:val="Tabledesillustrations"/>
        <w:tabs>
          <w:tab w:val="right" w:leader="dot" w:pos="9344"/>
        </w:tabs>
        <w:spacing w:line="360" w:lineRule="auto"/>
        <w:rPr>
          <w:rFonts w:ascii="Times New Roman" w:eastAsiaTheme="minorEastAsia" w:hAnsi="Times New Roman" w:cs="Times New Roman"/>
          <w:b/>
          <w:noProof/>
          <w:sz w:val="24"/>
          <w:szCs w:val="24"/>
          <w:lang w:val="en-US"/>
        </w:rPr>
      </w:pPr>
      <w:hyperlink r:id="rId18" w:anchor="_Toc104390916" w:history="1">
        <w:r w:rsidR="0098445D" w:rsidRPr="0098445D">
          <w:rPr>
            <w:rStyle w:val="Lienhypertexte"/>
            <w:rFonts w:ascii="Times New Roman" w:hAnsi="Times New Roman" w:cs="Times New Roman"/>
            <w:b/>
            <w:noProof/>
            <w:sz w:val="24"/>
            <w:szCs w:val="24"/>
          </w:rPr>
          <w:t>Figure 10 : Bootstrap</w:t>
        </w:r>
        <w:r w:rsidR="0098445D" w:rsidRPr="0098445D">
          <w:rPr>
            <w:rFonts w:ascii="Times New Roman" w:hAnsi="Times New Roman" w:cs="Times New Roman"/>
            <w:b/>
            <w:noProof/>
            <w:webHidden/>
            <w:sz w:val="24"/>
            <w:szCs w:val="24"/>
          </w:rPr>
          <w:tab/>
        </w:r>
        <w:r w:rsidR="0098445D" w:rsidRPr="0098445D">
          <w:rPr>
            <w:rFonts w:ascii="Times New Roman" w:hAnsi="Times New Roman" w:cs="Times New Roman"/>
            <w:b/>
            <w:noProof/>
            <w:webHidden/>
            <w:sz w:val="24"/>
            <w:szCs w:val="24"/>
          </w:rPr>
          <w:fldChar w:fldCharType="begin"/>
        </w:r>
        <w:r w:rsidR="0098445D" w:rsidRPr="0098445D">
          <w:rPr>
            <w:rFonts w:ascii="Times New Roman" w:hAnsi="Times New Roman" w:cs="Times New Roman"/>
            <w:b/>
            <w:noProof/>
            <w:webHidden/>
            <w:sz w:val="24"/>
            <w:szCs w:val="24"/>
          </w:rPr>
          <w:instrText xml:space="preserve"> PAGEREF _Toc104390916 \h </w:instrText>
        </w:r>
        <w:r w:rsidR="0098445D" w:rsidRPr="0098445D">
          <w:rPr>
            <w:rFonts w:ascii="Times New Roman" w:hAnsi="Times New Roman" w:cs="Times New Roman"/>
            <w:b/>
            <w:noProof/>
            <w:webHidden/>
            <w:sz w:val="24"/>
            <w:szCs w:val="24"/>
          </w:rPr>
        </w:r>
        <w:r w:rsidR="0098445D" w:rsidRPr="0098445D">
          <w:rPr>
            <w:rFonts w:ascii="Times New Roman" w:hAnsi="Times New Roman" w:cs="Times New Roman"/>
            <w:b/>
            <w:noProof/>
            <w:webHidden/>
            <w:sz w:val="24"/>
            <w:szCs w:val="24"/>
          </w:rPr>
          <w:fldChar w:fldCharType="separate"/>
        </w:r>
        <w:r w:rsidR="0098445D" w:rsidRPr="0098445D">
          <w:rPr>
            <w:rFonts w:ascii="Times New Roman" w:hAnsi="Times New Roman" w:cs="Times New Roman"/>
            <w:b/>
            <w:noProof/>
            <w:webHidden/>
            <w:sz w:val="24"/>
            <w:szCs w:val="24"/>
          </w:rPr>
          <w:t>36</w:t>
        </w:r>
        <w:r w:rsidR="0098445D" w:rsidRPr="0098445D">
          <w:rPr>
            <w:rFonts w:ascii="Times New Roman" w:hAnsi="Times New Roman" w:cs="Times New Roman"/>
            <w:b/>
            <w:noProof/>
            <w:webHidden/>
            <w:sz w:val="24"/>
            <w:szCs w:val="24"/>
          </w:rPr>
          <w:fldChar w:fldCharType="end"/>
        </w:r>
      </w:hyperlink>
    </w:p>
    <w:p w14:paraId="0AC51C62" w14:textId="77777777" w:rsidR="0098445D" w:rsidRPr="0098445D" w:rsidRDefault="004467A3" w:rsidP="0098445D">
      <w:pPr>
        <w:pStyle w:val="Tabledesillustrations"/>
        <w:tabs>
          <w:tab w:val="right" w:leader="dot" w:pos="9344"/>
        </w:tabs>
        <w:spacing w:line="360" w:lineRule="auto"/>
        <w:rPr>
          <w:rFonts w:ascii="Times New Roman" w:eastAsiaTheme="minorEastAsia" w:hAnsi="Times New Roman" w:cs="Times New Roman"/>
          <w:b/>
          <w:noProof/>
          <w:sz w:val="24"/>
          <w:szCs w:val="24"/>
          <w:lang w:val="en-US"/>
        </w:rPr>
      </w:pPr>
      <w:hyperlink r:id="rId19" w:anchor="_Toc104390917" w:history="1">
        <w:r w:rsidR="0098445D" w:rsidRPr="0098445D">
          <w:rPr>
            <w:rStyle w:val="Lienhypertexte"/>
            <w:rFonts w:ascii="Times New Roman" w:hAnsi="Times New Roman" w:cs="Times New Roman"/>
            <w:b/>
            <w:noProof/>
            <w:sz w:val="24"/>
            <w:szCs w:val="24"/>
          </w:rPr>
          <w:t>Figure 11 : StarUml</w:t>
        </w:r>
        <w:r w:rsidR="0098445D" w:rsidRPr="0098445D">
          <w:rPr>
            <w:rFonts w:ascii="Times New Roman" w:hAnsi="Times New Roman" w:cs="Times New Roman"/>
            <w:b/>
            <w:noProof/>
            <w:webHidden/>
            <w:sz w:val="24"/>
            <w:szCs w:val="24"/>
          </w:rPr>
          <w:tab/>
        </w:r>
        <w:r w:rsidR="0098445D" w:rsidRPr="0098445D">
          <w:rPr>
            <w:rFonts w:ascii="Times New Roman" w:hAnsi="Times New Roman" w:cs="Times New Roman"/>
            <w:b/>
            <w:noProof/>
            <w:webHidden/>
            <w:sz w:val="24"/>
            <w:szCs w:val="24"/>
          </w:rPr>
          <w:fldChar w:fldCharType="begin"/>
        </w:r>
        <w:r w:rsidR="0098445D" w:rsidRPr="0098445D">
          <w:rPr>
            <w:rFonts w:ascii="Times New Roman" w:hAnsi="Times New Roman" w:cs="Times New Roman"/>
            <w:b/>
            <w:noProof/>
            <w:webHidden/>
            <w:sz w:val="24"/>
            <w:szCs w:val="24"/>
          </w:rPr>
          <w:instrText xml:space="preserve"> PAGEREF _Toc104390917 \h </w:instrText>
        </w:r>
        <w:r w:rsidR="0098445D" w:rsidRPr="0098445D">
          <w:rPr>
            <w:rFonts w:ascii="Times New Roman" w:hAnsi="Times New Roman" w:cs="Times New Roman"/>
            <w:b/>
            <w:noProof/>
            <w:webHidden/>
            <w:sz w:val="24"/>
            <w:szCs w:val="24"/>
          </w:rPr>
        </w:r>
        <w:r w:rsidR="0098445D" w:rsidRPr="0098445D">
          <w:rPr>
            <w:rFonts w:ascii="Times New Roman" w:hAnsi="Times New Roman" w:cs="Times New Roman"/>
            <w:b/>
            <w:noProof/>
            <w:webHidden/>
            <w:sz w:val="24"/>
            <w:szCs w:val="24"/>
          </w:rPr>
          <w:fldChar w:fldCharType="separate"/>
        </w:r>
        <w:r w:rsidR="0098445D" w:rsidRPr="0098445D">
          <w:rPr>
            <w:rFonts w:ascii="Times New Roman" w:hAnsi="Times New Roman" w:cs="Times New Roman"/>
            <w:b/>
            <w:noProof/>
            <w:webHidden/>
            <w:sz w:val="24"/>
            <w:szCs w:val="24"/>
          </w:rPr>
          <w:t>36</w:t>
        </w:r>
        <w:r w:rsidR="0098445D" w:rsidRPr="0098445D">
          <w:rPr>
            <w:rFonts w:ascii="Times New Roman" w:hAnsi="Times New Roman" w:cs="Times New Roman"/>
            <w:b/>
            <w:noProof/>
            <w:webHidden/>
            <w:sz w:val="24"/>
            <w:szCs w:val="24"/>
          </w:rPr>
          <w:fldChar w:fldCharType="end"/>
        </w:r>
      </w:hyperlink>
    </w:p>
    <w:p w14:paraId="46DE82DD" w14:textId="1A91E082" w:rsidR="0098445D" w:rsidRPr="0098445D" w:rsidRDefault="00A40E68" w:rsidP="0098445D">
      <w:pPr>
        <w:pStyle w:val="Tabledesillustrations"/>
        <w:tabs>
          <w:tab w:val="right" w:leader="dot" w:pos="9344"/>
        </w:tabs>
        <w:spacing w:line="360" w:lineRule="auto"/>
        <w:rPr>
          <w:rFonts w:ascii="Times New Roman" w:eastAsiaTheme="minorEastAsia" w:hAnsi="Times New Roman" w:cs="Times New Roman"/>
          <w:b/>
          <w:noProof/>
          <w:sz w:val="24"/>
          <w:szCs w:val="24"/>
          <w:lang w:val="en-US"/>
        </w:rPr>
      </w:pPr>
      <w:r>
        <w:fldChar w:fldCharType="begin"/>
      </w:r>
      <w:r>
        <w:instrText xml:space="preserve"> HYPERLINK "file:///C:\\Users\\Sabrine\\Downloads\\pfeRafik_Version_0%20(1).docx" \l "_Toc104390918" </w:instrText>
      </w:r>
      <w:r>
        <w:fldChar w:fldCharType="separate"/>
      </w:r>
      <w:r w:rsidR="0098445D" w:rsidRPr="0098445D">
        <w:rPr>
          <w:rStyle w:val="Lienhypertexte"/>
          <w:rFonts w:ascii="Times New Roman" w:hAnsi="Times New Roman" w:cs="Times New Roman"/>
          <w:b/>
          <w:noProof/>
          <w:sz w:val="24"/>
          <w:szCs w:val="24"/>
        </w:rPr>
        <w:t>Figure 12</w:t>
      </w:r>
      <w:del w:id="313" w:author="Rachid Ben Slama" w:date="2022-05-27T01:12:00Z">
        <w:r w:rsidR="0098445D" w:rsidRPr="0098445D" w:rsidDel="00A40E68">
          <w:rPr>
            <w:rStyle w:val="Lienhypertexte"/>
            <w:rFonts w:ascii="Times New Roman" w:hAnsi="Times New Roman" w:cs="Times New Roman"/>
            <w:b/>
            <w:noProof/>
            <w:sz w:val="24"/>
            <w:szCs w:val="24"/>
          </w:rPr>
          <w:delText> </w:delText>
        </w:r>
      </w:del>
      <w:ins w:id="314" w:author="Rachid Ben Slama" w:date="2022-05-27T01:12:00Z">
        <w:r>
          <w:rPr>
            <w:rStyle w:val="Lienhypertexte"/>
            <w:rFonts w:ascii="Times New Roman" w:hAnsi="Times New Roman" w:cs="Times New Roman"/>
            <w:b/>
            <w:noProof/>
            <w:sz w:val="24"/>
            <w:szCs w:val="24"/>
          </w:rPr>
          <w:t> ???</w:t>
        </w:r>
      </w:ins>
      <w:del w:id="315" w:author="Rachid Ben Slama" w:date="2022-05-27T01:12:00Z">
        <w:r w:rsidR="0098445D" w:rsidRPr="0098445D" w:rsidDel="00A40E68">
          <w:rPr>
            <w:rStyle w:val="Lienhypertexte"/>
            <w:rFonts w:ascii="Times New Roman" w:hAnsi="Times New Roman" w:cs="Times New Roman"/>
            <w:b/>
            <w:noProof/>
            <w:sz w:val="24"/>
            <w:szCs w:val="24"/>
          </w:rPr>
          <w:delText>:</w:delText>
        </w:r>
      </w:del>
      <w:r w:rsidR="0098445D" w:rsidRPr="0098445D">
        <w:rPr>
          <w:rFonts w:ascii="Times New Roman" w:hAnsi="Times New Roman" w:cs="Times New Roman"/>
          <w:b/>
          <w:noProof/>
          <w:webHidden/>
          <w:sz w:val="24"/>
          <w:szCs w:val="24"/>
        </w:rPr>
        <w:tab/>
      </w:r>
      <w:r w:rsidR="0098445D" w:rsidRPr="0098445D">
        <w:rPr>
          <w:rFonts w:ascii="Times New Roman" w:hAnsi="Times New Roman" w:cs="Times New Roman"/>
          <w:b/>
          <w:noProof/>
          <w:webHidden/>
          <w:sz w:val="24"/>
          <w:szCs w:val="24"/>
        </w:rPr>
        <w:fldChar w:fldCharType="begin"/>
      </w:r>
      <w:r w:rsidR="0098445D" w:rsidRPr="0098445D">
        <w:rPr>
          <w:rFonts w:ascii="Times New Roman" w:hAnsi="Times New Roman" w:cs="Times New Roman"/>
          <w:b/>
          <w:noProof/>
          <w:webHidden/>
          <w:sz w:val="24"/>
          <w:szCs w:val="24"/>
        </w:rPr>
        <w:instrText xml:space="preserve"> PAGEREF _Toc104390918 \h </w:instrText>
      </w:r>
      <w:r w:rsidR="0098445D" w:rsidRPr="0098445D">
        <w:rPr>
          <w:rFonts w:ascii="Times New Roman" w:hAnsi="Times New Roman" w:cs="Times New Roman"/>
          <w:b/>
          <w:noProof/>
          <w:webHidden/>
          <w:sz w:val="24"/>
          <w:szCs w:val="24"/>
        </w:rPr>
      </w:r>
      <w:r w:rsidR="0098445D" w:rsidRPr="0098445D">
        <w:rPr>
          <w:rFonts w:ascii="Times New Roman" w:hAnsi="Times New Roman" w:cs="Times New Roman"/>
          <w:b/>
          <w:noProof/>
          <w:webHidden/>
          <w:sz w:val="24"/>
          <w:szCs w:val="24"/>
        </w:rPr>
        <w:fldChar w:fldCharType="separate"/>
      </w:r>
      <w:r w:rsidR="0098445D" w:rsidRPr="0098445D">
        <w:rPr>
          <w:rFonts w:ascii="Times New Roman" w:hAnsi="Times New Roman" w:cs="Times New Roman"/>
          <w:b/>
          <w:noProof/>
          <w:webHidden/>
          <w:sz w:val="24"/>
          <w:szCs w:val="24"/>
        </w:rPr>
        <w:t>36</w:t>
      </w:r>
      <w:r w:rsidR="0098445D" w:rsidRPr="0098445D">
        <w:rPr>
          <w:rFonts w:ascii="Times New Roman" w:hAnsi="Times New Roman" w:cs="Times New Roman"/>
          <w:b/>
          <w:noProof/>
          <w:webHidden/>
          <w:sz w:val="24"/>
          <w:szCs w:val="24"/>
        </w:rPr>
        <w:fldChar w:fldCharType="end"/>
      </w:r>
      <w:r>
        <w:rPr>
          <w:rFonts w:ascii="Times New Roman" w:hAnsi="Times New Roman" w:cs="Times New Roman"/>
          <w:b/>
          <w:noProof/>
          <w:sz w:val="24"/>
          <w:szCs w:val="24"/>
        </w:rPr>
        <w:fldChar w:fldCharType="end"/>
      </w:r>
    </w:p>
    <w:p w14:paraId="614F3904" w14:textId="77777777" w:rsidR="0098445D" w:rsidRPr="0098445D" w:rsidRDefault="004467A3" w:rsidP="0098445D">
      <w:pPr>
        <w:pStyle w:val="Tabledesillustrations"/>
        <w:tabs>
          <w:tab w:val="right" w:leader="dot" w:pos="9344"/>
        </w:tabs>
        <w:spacing w:line="360" w:lineRule="auto"/>
        <w:rPr>
          <w:rFonts w:ascii="Times New Roman" w:eastAsiaTheme="minorEastAsia" w:hAnsi="Times New Roman" w:cs="Times New Roman"/>
          <w:b/>
          <w:noProof/>
          <w:sz w:val="24"/>
          <w:szCs w:val="24"/>
          <w:lang w:val="en-US"/>
        </w:rPr>
      </w:pPr>
      <w:hyperlink r:id="rId20" w:anchor="_Toc104390919" w:history="1">
        <w:r w:rsidR="0098445D" w:rsidRPr="0098445D">
          <w:rPr>
            <w:rStyle w:val="Lienhypertexte"/>
            <w:rFonts w:ascii="Times New Roman" w:hAnsi="Times New Roman" w:cs="Times New Roman"/>
            <w:b/>
            <w:noProof/>
            <w:sz w:val="24"/>
            <w:szCs w:val="24"/>
          </w:rPr>
          <w:t>Figure 13 : Postman</w:t>
        </w:r>
        <w:r w:rsidR="0098445D" w:rsidRPr="0098445D">
          <w:rPr>
            <w:rFonts w:ascii="Times New Roman" w:hAnsi="Times New Roman" w:cs="Times New Roman"/>
            <w:b/>
            <w:noProof/>
            <w:webHidden/>
            <w:sz w:val="24"/>
            <w:szCs w:val="24"/>
          </w:rPr>
          <w:tab/>
        </w:r>
        <w:r w:rsidR="0098445D" w:rsidRPr="0098445D">
          <w:rPr>
            <w:rFonts w:ascii="Times New Roman" w:hAnsi="Times New Roman" w:cs="Times New Roman"/>
            <w:b/>
            <w:noProof/>
            <w:webHidden/>
            <w:sz w:val="24"/>
            <w:szCs w:val="24"/>
          </w:rPr>
          <w:fldChar w:fldCharType="begin"/>
        </w:r>
        <w:r w:rsidR="0098445D" w:rsidRPr="0098445D">
          <w:rPr>
            <w:rFonts w:ascii="Times New Roman" w:hAnsi="Times New Roman" w:cs="Times New Roman"/>
            <w:b/>
            <w:noProof/>
            <w:webHidden/>
            <w:sz w:val="24"/>
            <w:szCs w:val="24"/>
          </w:rPr>
          <w:instrText xml:space="preserve"> PAGEREF _Toc104390919 \h </w:instrText>
        </w:r>
        <w:r w:rsidR="0098445D" w:rsidRPr="0098445D">
          <w:rPr>
            <w:rFonts w:ascii="Times New Roman" w:hAnsi="Times New Roman" w:cs="Times New Roman"/>
            <w:b/>
            <w:noProof/>
            <w:webHidden/>
            <w:sz w:val="24"/>
            <w:szCs w:val="24"/>
          </w:rPr>
        </w:r>
        <w:r w:rsidR="0098445D" w:rsidRPr="0098445D">
          <w:rPr>
            <w:rFonts w:ascii="Times New Roman" w:hAnsi="Times New Roman" w:cs="Times New Roman"/>
            <w:b/>
            <w:noProof/>
            <w:webHidden/>
            <w:sz w:val="24"/>
            <w:szCs w:val="24"/>
          </w:rPr>
          <w:fldChar w:fldCharType="separate"/>
        </w:r>
        <w:r w:rsidR="0098445D" w:rsidRPr="0098445D">
          <w:rPr>
            <w:rFonts w:ascii="Times New Roman" w:hAnsi="Times New Roman" w:cs="Times New Roman"/>
            <w:b/>
            <w:noProof/>
            <w:webHidden/>
            <w:sz w:val="24"/>
            <w:szCs w:val="24"/>
          </w:rPr>
          <w:t>37</w:t>
        </w:r>
        <w:r w:rsidR="0098445D" w:rsidRPr="0098445D">
          <w:rPr>
            <w:rFonts w:ascii="Times New Roman" w:hAnsi="Times New Roman" w:cs="Times New Roman"/>
            <w:b/>
            <w:noProof/>
            <w:webHidden/>
            <w:sz w:val="24"/>
            <w:szCs w:val="24"/>
          </w:rPr>
          <w:fldChar w:fldCharType="end"/>
        </w:r>
      </w:hyperlink>
    </w:p>
    <w:p w14:paraId="374B3B66" w14:textId="77777777" w:rsidR="0098445D" w:rsidRPr="0098445D" w:rsidRDefault="004467A3" w:rsidP="0098445D">
      <w:pPr>
        <w:pStyle w:val="Tabledesillustrations"/>
        <w:tabs>
          <w:tab w:val="right" w:leader="dot" w:pos="9344"/>
        </w:tabs>
        <w:spacing w:line="360" w:lineRule="auto"/>
        <w:rPr>
          <w:rFonts w:ascii="Times New Roman" w:eastAsiaTheme="minorEastAsia" w:hAnsi="Times New Roman" w:cs="Times New Roman"/>
          <w:b/>
          <w:noProof/>
          <w:sz w:val="24"/>
          <w:szCs w:val="24"/>
          <w:lang w:val="en-US"/>
        </w:rPr>
      </w:pPr>
      <w:hyperlink w:anchor="_Toc104390920" w:history="1">
        <w:r w:rsidR="0098445D" w:rsidRPr="0098445D">
          <w:rPr>
            <w:rStyle w:val="Lienhypertexte"/>
            <w:rFonts w:ascii="Times New Roman" w:hAnsi="Times New Roman" w:cs="Times New Roman"/>
            <w:b/>
            <w:noProof/>
            <w:sz w:val="24"/>
            <w:szCs w:val="24"/>
          </w:rPr>
          <w:t>Figure 14 : Architecture MVC</w:t>
        </w:r>
        <w:r w:rsidR="0098445D" w:rsidRPr="0098445D">
          <w:rPr>
            <w:rFonts w:ascii="Times New Roman" w:hAnsi="Times New Roman" w:cs="Times New Roman"/>
            <w:b/>
            <w:noProof/>
            <w:webHidden/>
            <w:sz w:val="24"/>
            <w:szCs w:val="24"/>
          </w:rPr>
          <w:tab/>
        </w:r>
        <w:r w:rsidR="0098445D" w:rsidRPr="0098445D">
          <w:rPr>
            <w:rFonts w:ascii="Times New Roman" w:hAnsi="Times New Roman" w:cs="Times New Roman"/>
            <w:b/>
            <w:noProof/>
            <w:webHidden/>
            <w:sz w:val="24"/>
            <w:szCs w:val="24"/>
          </w:rPr>
          <w:fldChar w:fldCharType="begin"/>
        </w:r>
        <w:r w:rsidR="0098445D" w:rsidRPr="0098445D">
          <w:rPr>
            <w:rFonts w:ascii="Times New Roman" w:hAnsi="Times New Roman" w:cs="Times New Roman"/>
            <w:b/>
            <w:noProof/>
            <w:webHidden/>
            <w:sz w:val="24"/>
            <w:szCs w:val="24"/>
          </w:rPr>
          <w:instrText xml:space="preserve"> PAGEREF _Toc104390920 \h </w:instrText>
        </w:r>
        <w:r w:rsidR="0098445D" w:rsidRPr="0098445D">
          <w:rPr>
            <w:rFonts w:ascii="Times New Roman" w:hAnsi="Times New Roman" w:cs="Times New Roman"/>
            <w:b/>
            <w:noProof/>
            <w:webHidden/>
            <w:sz w:val="24"/>
            <w:szCs w:val="24"/>
          </w:rPr>
        </w:r>
        <w:r w:rsidR="0098445D" w:rsidRPr="0098445D">
          <w:rPr>
            <w:rFonts w:ascii="Times New Roman" w:hAnsi="Times New Roman" w:cs="Times New Roman"/>
            <w:b/>
            <w:noProof/>
            <w:webHidden/>
            <w:sz w:val="24"/>
            <w:szCs w:val="24"/>
          </w:rPr>
          <w:fldChar w:fldCharType="separate"/>
        </w:r>
        <w:r w:rsidR="0098445D" w:rsidRPr="0098445D">
          <w:rPr>
            <w:rFonts w:ascii="Times New Roman" w:hAnsi="Times New Roman" w:cs="Times New Roman"/>
            <w:b/>
            <w:noProof/>
            <w:webHidden/>
            <w:sz w:val="24"/>
            <w:szCs w:val="24"/>
          </w:rPr>
          <w:t>38</w:t>
        </w:r>
        <w:r w:rsidR="0098445D" w:rsidRPr="0098445D">
          <w:rPr>
            <w:rFonts w:ascii="Times New Roman" w:hAnsi="Times New Roman" w:cs="Times New Roman"/>
            <w:b/>
            <w:noProof/>
            <w:webHidden/>
            <w:sz w:val="24"/>
            <w:szCs w:val="24"/>
          </w:rPr>
          <w:fldChar w:fldCharType="end"/>
        </w:r>
      </w:hyperlink>
    </w:p>
    <w:p w14:paraId="5C3295F0" w14:textId="77777777" w:rsidR="0098445D" w:rsidRPr="0098445D" w:rsidRDefault="004467A3" w:rsidP="0098445D">
      <w:pPr>
        <w:pStyle w:val="Tabledesillustrations"/>
        <w:tabs>
          <w:tab w:val="right" w:leader="dot" w:pos="9344"/>
        </w:tabs>
        <w:spacing w:line="360" w:lineRule="auto"/>
        <w:rPr>
          <w:rFonts w:ascii="Times New Roman" w:eastAsiaTheme="minorEastAsia" w:hAnsi="Times New Roman" w:cs="Times New Roman"/>
          <w:b/>
          <w:noProof/>
          <w:sz w:val="24"/>
          <w:szCs w:val="24"/>
          <w:lang w:val="en-US"/>
        </w:rPr>
      </w:pPr>
      <w:hyperlink r:id="rId21" w:anchor="_Toc104390921" w:history="1">
        <w:r w:rsidR="0098445D" w:rsidRPr="0098445D">
          <w:rPr>
            <w:rStyle w:val="Lienhypertexte"/>
            <w:rFonts w:ascii="Times New Roman" w:hAnsi="Times New Roman" w:cs="Times New Roman"/>
            <w:b/>
            <w:noProof/>
            <w:sz w:val="24"/>
            <w:szCs w:val="24"/>
          </w:rPr>
          <w:t>Figure 15 : Architecture web service</w:t>
        </w:r>
        <w:r w:rsidR="0098445D" w:rsidRPr="0098445D">
          <w:rPr>
            <w:rFonts w:ascii="Times New Roman" w:hAnsi="Times New Roman" w:cs="Times New Roman"/>
            <w:b/>
            <w:noProof/>
            <w:webHidden/>
            <w:sz w:val="24"/>
            <w:szCs w:val="24"/>
          </w:rPr>
          <w:tab/>
        </w:r>
        <w:r w:rsidR="0098445D" w:rsidRPr="0098445D">
          <w:rPr>
            <w:rFonts w:ascii="Times New Roman" w:hAnsi="Times New Roman" w:cs="Times New Roman"/>
            <w:b/>
            <w:noProof/>
            <w:webHidden/>
            <w:sz w:val="24"/>
            <w:szCs w:val="24"/>
          </w:rPr>
          <w:fldChar w:fldCharType="begin"/>
        </w:r>
        <w:r w:rsidR="0098445D" w:rsidRPr="0098445D">
          <w:rPr>
            <w:rFonts w:ascii="Times New Roman" w:hAnsi="Times New Roman" w:cs="Times New Roman"/>
            <w:b/>
            <w:noProof/>
            <w:webHidden/>
            <w:sz w:val="24"/>
            <w:szCs w:val="24"/>
          </w:rPr>
          <w:instrText xml:space="preserve"> PAGEREF _Toc104390921 \h </w:instrText>
        </w:r>
        <w:r w:rsidR="0098445D" w:rsidRPr="0098445D">
          <w:rPr>
            <w:rFonts w:ascii="Times New Roman" w:hAnsi="Times New Roman" w:cs="Times New Roman"/>
            <w:b/>
            <w:noProof/>
            <w:webHidden/>
            <w:sz w:val="24"/>
            <w:szCs w:val="24"/>
          </w:rPr>
        </w:r>
        <w:r w:rsidR="0098445D" w:rsidRPr="0098445D">
          <w:rPr>
            <w:rFonts w:ascii="Times New Roman" w:hAnsi="Times New Roman" w:cs="Times New Roman"/>
            <w:b/>
            <w:noProof/>
            <w:webHidden/>
            <w:sz w:val="24"/>
            <w:szCs w:val="24"/>
          </w:rPr>
          <w:fldChar w:fldCharType="separate"/>
        </w:r>
        <w:r w:rsidR="0098445D" w:rsidRPr="0098445D">
          <w:rPr>
            <w:rFonts w:ascii="Times New Roman" w:hAnsi="Times New Roman" w:cs="Times New Roman"/>
            <w:b/>
            <w:noProof/>
            <w:webHidden/>
            <w:sz w:val="24"/>
            <w:szCs w:val="24"/>
          </w:rPr>
          <w:t>39</w:t>
        </w:r>
        <w:r w:rsidR="0098445D" w:rsidRPr="0098445D">
          <w:rPr>
            <w:rFonts w:ascii="Times New Roman" w:hAnsi="Times New Roman" w:cs="Times New Roman"/>
            <w:b/>
            <w:noProof/>
            <w:webHidden/>
            <w:sz w:val="24"/>
            <w:szCs w:val="24"/>
          </w:rPr>
          <w:fldChar w:fldCharType="end"/>
        </w:r>
      </w:hyperlink>
    </w:p>
    <w:p w14:paraId="1BAF08E2" w14:textId="77777777" w:rsidR="0098445D" w:rsidRPr="0098445D" w:rsidRDefault="004467A3" w:rsidP="0098445D">
      <w:pPr>
        <w:pStyle w:val="Tabledesillustrations"/>
        <w:tabs>
          <w:tab w:val="right" w:leader="dot" w:pos="9344"/>
        </w:tabs>
        <w:spacing w:line="360" w:lineRule="auto"/>
        <w:rPr>
          <w:rFonts w:ascii="Times New Roman" w:eastAsiaTheme="minorEastAsia" w:hAnsi="Times New Roman" w:cs="Times New Roman"/>
          <w:b/>
          <w:noProof/>
          <w:sz w:val="24"/>
          <w:szCs w:val="24"/>
          <w:lang w:val="en-US"/>
        </w:rPr>
      </w:pPr>
      <w:hyperlink r:id="rId22" w:anchor="_Toc104390922" w:history="1">
        <w:r w:rsidR="0098445D" w:rsidRPr="0098445D">
          <w:rPr>
            <w:rStyle w:val="Lienhypertexte"/>
            <w:rFonts w:ascii="Times New Roman" w:hAnsi="Times New Roman" w:cs="Times New Roman"/>
            <w:b/>
            <w:noProof/>
            <w:sz w:val="24"/>
            <w:szCs w:val="24"/>
          </w:rPr>
          <w:t>Figure 16 : Architecture Physique</w:t>
        </w:r>
        <w:r w:rsidR="0098445D" w:rsidRPr="0098445D">
          <w:rPr>
            <w:rFonts w:ascii="Times New Roman" w:hAnsi="Times New Roman" w:cs="Times New Roman"/>
            <w:b/>
            <w:noProof/>
            <w:webHidden/>
            <w:sz w:val="24"/>
            <w:szCs w:val="24"/>
          </w:rPr>
          <w:tab/>
        </w:r>
        <w:r w:rsidR="0098445D" w:rsidRPr="0098445D">
          <w:rPr>
            <w:rFonts w:ascii="Times New Roman" w:hAnsi="Times New Roman" w:cs="Times New Roman"/>
            <w:b/>
            <w:noProof/>
            <w:webHidden/>
            <w:sz w:val="24"/>
            <w:szCs w:val="24"/>
          </w:rPr>
          <w:fldChar w:fldCharType="begin"/>
        </w:r>
        <w:r w:rsidR="0098445D" w:rsidRPr="0098445D">
          <w:rPr>
            <w:rFonts w:ascii="Times New Roman" w:hAnsi="Times New Roman" w:cs="Times New Roman"/>
            <w:b/>
            <w:noProof/>
            <w:webHidden/>
            <w:sz w:val="24"/>
            <w:szCs w:val="24"/>
          </w:rPr>
          <w:instrText xml:space="preserve"> PAGEREF _Toc104390922 \h </w:instrText>
        </w:r>
        <w:r w:rsidR="0098445D" w:rsidRPr="0098445D">
          <w:rPr>
            <w:rFonts w:ascii="Times New Roman" w:hAnsi="Times New Roman" w:cs="Times New Roman"/>
            <w:b/>
            <w:noProof/>
            <w:webHidden/>
            <w:sz w:val="24"/>
            <w:szCs w:val="24"/>
          </w:rPr>
        </w:r>
        <w:r w:rsidR="0098445D" w:rsidRPr="0098445D">
          <w:rPr>
            <w:rFonts w:ascii="Times New Roman" w:hAnsi="Times New Roman" w:cs="Times New Roman"/>
            <w:b/>
            <w:noProof/>
            <w:webHidden/>
            <w:sz w:val="24"/>
            <w:szCs w:val="24"/>
          </w:rPr>
          <w:fldChar w:fldCharType="separate"/>
        </w:r>
        <w:r w:rsidR="0098445D" w:rsidRPr="0098445D">
          <w:rPr>
            <w:rFonts w:ascii="Times New Roman" w:hAnsi="Times New Roman" w:cs="Times New Roman"/>
            <w:b/>
            <w:noProof/>
            <w:webHidden/>
            <w:sz w:val="24"/>
            <w:szCs w:val="24"/>
          </w:rPr>
          <w:t>40</w:t>
        </w:r>
        <w:r w:rsidR="0098445D" w:rsidRPr="0098445D">
          <w:rPr>
            <w:rFonts w:ascii="Times New Roman" w:hAnsi="Times New Roman" w:cs="Times New Roman"/>
            <w:b/>
            <w:noProof/>
            <w:webHidden/>
            <w:sz w:val="24"/>
            <w:szCs w:val="24"/>
          </w:rPr>
          <w:fldChar w:fldCharType="end"/>
        </w:r>
      </w:hyperlink>
    </w:p>
    <w:p w14:paraId="24F480C6" w14:textId="77777777" w:rsidR="0098445D" w:rsidRPr="0098445D" w:rsidRDefault="004467A3" w:rsidP="0098445D">
      <w:pPr>
        <w:pStyle w:val="Tabledesillustrations"/>
        <w:tabs>
          <w:tab w:val="right" w:leader="dot" w:pos="9344"/>
        </w:tabs>
        <w:spacing w:line="360" w:lineRule="auto"/>
        <w:rPr>
          <w:rFonts w:ascii="Times New Roman" w:eastAsiaTheme="minorEastAsia" w:hAnsi="Times New Roman" w:cs="Times New Roman"/>
          <w:b/>
          <w:noProof/>
          <w:sz w:val="24"/>
          <w:szCs w:val="24"/>
          <w:lang w:val="en-US"/>
        </w:rPr>
      </w:pPr>
      <w:hyperlink r:id="rId23" w:anchor="_Toc104390923" w:history="1">
        <w:r w:rsidR="0098445D" w:rsidRPr="0098445D">
          <w:rPr>
            <w:rStyle w:val="Lienhypertexte"/>
            <w:rFonts w:ascii="Times New Roman" w:hAnsi="Times New Roman" w:cs="Times New Roman"/>
            <w:b/>
            <w:noProof/>
            <w:sz w:val="24"/>
            <w:szCs w:val="24"/>
          </w:rPr>
          <w:t>Figure 17 : Diagramme de déploiement</w:t>
        </w:r>
        <w:r w:rsidR="0098445D" w:rsidRPr="0098445D">
          <w:rPr>
            <w:rFonts w:ascii="Times New Roman" w:hAnsi="Times New Roman" w:cs="Times New Roman"/>
            <w:b/>
            <w:noProof/>
            <w:webHidden/>
            <w:sz w:val="24"/>
            <w:szCs w:val="24"/>
          </w:rPr>
          <w:tab/>
        </w:r>
        <w:r w:rsidR="0098445D" w:rsidRPr="0098445D">
          <w:rPr>
            <w:rFonts w:ascii="Times New Roman" w:hAnsi="Times New Roman" w:cs="Times New Roman"/>
            <w:b/>
            <w:noProof/>
            <w:webHidden/>
            <w:sz w:val="24"/>
            <w:szCs w:val="24"/>
          </w:rPr>
          <w:fldChar w:fldCharType="begin"/>
        </w:r>
        <w:r w:rsidR="0098445D" w:rsidRPr="0098445D">
          <w:rPr>
            <w:rFonts w:ascii="Times New Roman" w:hAnsi="Times New Roman" w:cs="Times New Roman"/>
            <w:b/>
            <w:noProof/>
            <w:webHidden/>
            <w:sz w:val="24"/>
            <w:szCs w:val="24"/>
          </w:rPr>
          <w:instrText xml:space="preserve"> PAGEREF _Toc104390923 \h </w:instrText>
        </w:r>
        <w:r w:rsidR="0098445D" w:rsidRPr="0098445D">
          <w:rPr>
            <w:rFonts w:ascii="Times New Roman" w:hAnsi="Times New Roman" w:cs="Times New Roman"/>
            <w:b/>
            <w:noProof/>
            <w:webHidden/>
            <w:sz w:val="24"/>
            <w:szCs w:val="24"/>
          </w:rPr>
        </w:r>
        <w:r w:rsidR="0098445D" w:rsidRPr="0098445D">
          <w:rPr>
            <w:rFonts w:ascii="Times New Roman" w:hAnsi="Times New Roman" w:cs="Times New Roman"/>
            <w:b/>
            <w:noProof/>
            <w:webHidden/>
            <w:sz w:val="24"/>
            <w:szCs w:val="24"/>
          </w:rPr>
          <w:fldChar w:fldCharType="separate"/>
        </w:r>
        <w:r w:rsidR="0098445D" w:rsidRPr="0098445D">
          <w:rPr>
            <w:rFonts w:ascii="Times New Roman" w:hAnsi="Times New Roman" w:cs="Times New Roman"/>
            <w:b/>
            <w:noProof/>
            <w:webHidden/>
            <w:sz w:val="24"/>
            <w:szCs w:val="24"/>
          </w:rPr>
          <w:t>40</w:t>
        </w:r>
        <w:r w:rsidR="0098445D" w:rsidRPr="0098445D">
          <w:rPr>
            <w:rFonts w:ascii="Times New Roman" w:hAnsi="Times New Roman" w:cs="Times New Roman"/>
            <w:b/>
            <w:noProof/>
            <w:webHidden/>
            <w:sz w:val="24"/>
            <w:szCs w:val="24"/>
          </w:rPr>
          <w:fldChar w:fldCharType="end"/>
        </w:r>
      </w:hyperlink>
    </w:p>
    <w:p w14:paraId="5D7F5B17" w14:textId="77777777" w:rsidR="003030E5" w:rsidRPr="0098445D" w:rsidRDefault="0098445D" w:rsidP="0098445D">
      <w:pPr>
        <w:spacing w:line="360" w:lineRule="auto"/>
        <w:jc w:val="both"/>
        <w:rPr>
          <w:rFonts w:ascii="Times New Roman" w:hAnsi="Times New Roman" w:cs="Times New Roman"/>
          <w:b/>
          <w:bCs/>
          <w:sz w:val="24"/>
          <w:szCs w:val="24"/>
        </w:rPr>
      </w:pPr>
      <w:r w:rsidRPr="0098445D">
        <w:rPr>
          <w:rFonts w:ascii="Times New Roman" w:hAnsi="Times New Roman" w:cs="Times New Roman"/>
          <w:b/>
          <w:bCs/>
          <w:sz w:val="24"/>
          <w:szCs w:val="24"/>
        </w:rPr>
        <w:fldChar w:fldCharType="end"/>
      </w:r>
    </w:p>
    <w:p w14:paraId="30ABD0DF" w14:textId="77777777" w:rsidR="003030E5" w:rsidRPr="00BB6FA3" w:rsidRDefault="003030E5" w:rsidP="000B59EB">
      <w:pPr>
        <w:spacing w:line="360" w:lineRule="auto"/>
        <w:jc w:val="both"/>
        <w:rPr>
          <w:rFonts w:asciiTheme="majorBidi" w:hAnsiTheme="majorBidi" w:cstheme="majorBidi"/>
          <w:b/>
          <w:bCs/>
          <w:sz w:val="44"/>
          <w:szCs w:val="44"/>
        </w:rPr>
      </w:pPr>
    </w:p>
    <w:p w14:paraId="1509A938" w14:textId="77777777" w:rsidR="003030E5" w:rsidRPr="00BB6FA3" w:rsidRDefault="003030E5" w:rsidP="000B59EB">
      <w:pPr>
        <w:spacing w:line="360" w:lineRule="auto"/>
        <w:jc w:val="both"/>
        <w:rPr>
          <w:rFonts w:asciiTheme="majorBidi" w:hAnsiTheme="majorBidi" w:cstheme="majorBidi"/>
          <w:b/>
          <w:bCs/>
          <w:sz w:val="44"/>
          <w:szCs w:val="44"/>
        </w:rPr>
      </w:pPr>
    </w:p>
    <w:p w14:paraId="537FF498" w14:textId="77777777" w:rsidR="003030E5" w:rsidRPr="00BB6FA3" w:rsidRDefault="003030E5" w:rsidP="000B59EB">
      <w:pPr>
        <w:spacing w:line="360" w:lineRule="auto"/>
        <w:jc w:val="both"/>
        <w:rPr>
          <w:rFonts w:asciiTheme="majorBidi" w:hAnsiTheme="majorBidi" w:cstheme="majorBidi"/>
          <w:b/>
          <w:bCs/>
          <w:sz w:val="44"/>
          <w:szCs w:val="44"/>
        </w:rPr>
      </w:pPr>
    </w:p>
    <w:p w14:paraId="55139004" w14:textId="77777777" w:rsidR="003030E5" w:rsidRPr="00BB6FA3" w:rsidRDefault="003030E5" w:rsidP="000B59EB">
      <w:pPr>
        <w:spacing w:line="360" w:lineRule="auto"/>
        <w:jc w:val="both"/>
        <w:rPr>
          <w:rFonts w:asciiTheme="majorBidi" w:hAnsiTheme="majorBidi" w:cstheme="majorBidi"/>
          <w:b/>
          <w:bCs/>
          <w:sz w:val="44"/>
          <w:szCs w:val="44"/>
        </w:rPr>
      </w:pPr>
    </w:p>
    <w:p w14:paraId="1B73E906" w14:textId="77777777" w:rsidR="003030E5" w:rsidRPr="00BB6FA3" w:rsidRDefault="003030E5" w:rsidP="000B59EB">
      <w:pPr>
        <w:spacing w:line="360" w:lineRule="auto"/>
        <w:jc w:val="both"/>
        <w:rPr>
          <w:rFonts w:asciiTheme="majorBidi" w:hAnsiTheme="majorBidi" w:cstheme="majorBidi"/>
          <w:b/>
          <w:bCs/>
          <w:sz w:val="44"/>
          <w:szCs w:val="44"/>
        </w:rPr>
      </w:pPr>
    </w:p>
    <w:p w14:paraId="69C753A9" w14:textId="77777777" w:rsidR="003030E5" w:rsidRPr="00BB6FA3" w:rsidRDefault="003030E5" w:rsidP="000B59EB">
      <w:pPr>
        <w:spacing w:line="360" w:lineRule="auto"/>
        <w:jc w:val="both"/>
        <w:rPr>
          <w:rFonts w:asciiTheme="majorBidi" w:hAnsiTheme="majorBidi" w:cstheme="majorBidi"/>
          <w:b/>
          <w:bCs/>
          <w:sz w:val="44"/>
          <w:szCs w:val="44"/>
        </w:rPr>
      </w:pPr>
    </w:p>
    <w:p w14:paraId="4B798DA2" w14:textId="1A6DECF2" w:rsidR="003030E5" w:rsidRPr="00BB6FA3" w:rsidRDefault="003030E5" w:rsidP="000B59EB">
      <w:pPr>
        <w:spacing w:line="360" w:lineRule="auto"/>
        <w:ind w:left="2124" w:firstLine="708"/>
        <w:jc w:val="both"/>
        <w:rPr>
          <w:rFonts w:asciiTheme="majorBidi" w:hAnsiTheme="majorBidi" w:cstheme="majorBidi"/>
          <w:b/>
          <w:bCs/>
          <w:sz w:val="44"/>
          <w:szCs w:val="44"/>
        </w:rPr>
      </w:pPr>
      <w:r w:rsidRPr="00BB6FA3">
        <w:rPr>
          <w:rFonts w:asciiTheme="majorBidi" w:hAnsiTheme="majorBidi" w:cstheme="majorBidi"/>
          <w:b/>
          <w:bCs/>
          <w:sz w:val="44"/>
          <w:szCs w:val="44"/>
        </w:rPr>
        <w:lastRenderedPageBreak/>
        <w:t>Table de</w:t>
      </w:r>
      <w:r w:rsidR="00D572A9">
        <w:rPr>
          <w:rFonts w:asciiTheme="majorBidi" w:hAnsiTheme="majorBidi" w:cstheme="majorBidi"/>
          <w:b/>
          <w:bCs/>
          <w:sz w:val="44"/>
          <w:szCs w:val="44"/>
        </w:rPr>
        <w:t>s</w:t>
      </w:r>
      <w:r w:rsidRPr="00BB6FA3">
        <w:rPr>
          <w:rFonts w:asciiTheme="majorBidi" w:hAnsiTheme="majorBidi" w:cstheme="majorBidi"/>
          <w:b/>
          <w:bCs/>
          <w:sz w:val="44"/>
          <w:szCs w:val="44"/>
        </w:rPr>
        <w:t xml:space="preserve"> tableaux</w:t>
      </w:r>
    </w:p>
    <w:p w14:paraId="547F7EB4" w14:textId="70412B43" w:rsidR="00CE1948" w:rsidRPr="00CE1948" w:rsidRDefault="00CE1948" w:rsidP="00CE1948">
      <w:pPr>
        <w:pStyle w:val="Tabledesillustrations"/>
        <w:tabs>
          <w:tab w:val="right" w:leader="dot" w:pos="9344"/>
        </w:tabs>
        <w:spacing w:line="360" w:lineRule="auto"/>
        <w:rPr>
          <w:rFonts w:ascii="Times New Roman" w:eastAsiaTheme="minorEastAsia" w:hAnsi="Times New Roman" w:cs="Times New Roman"/>
          <w:b/>
          <w:noProof/>
          <w:sz w:val="24"/>
          <w:szCs w:val="24"/>
          <w:lang w:val="en-US"/>
        </w:rPr>
      </w:pPr>
      <w:r>
        <w:rPr>
          <w:rFonts w:asciiTheme="majorBidi" w:hAnsiTheme="majorBidi" w:cstheme="majorBidi"/>
          <w:b/>
          <w:bCs/>
          <w:sz w:val="44"/>
          <w:szCs w:val="44"/>
        </w:rPr>
        <w:fldChar w:fldCharType="begin"/>
      </w:r>
      <w:r>
        <w:rPr>
          <w:rFonts w:asciiTheme="majorBidi" w:hAnsiTheme="majorBidi" w:cstheme="majorBidi"/>
          <w:b/>
          <w:bCs/>
          <w:sz w:val="44"/>
          <w:szCs w:val="44"/>
        </w:rPr>
        <w:instrText xml:space="preserve"> TOC \h \z \c "Tableau" </w:instrText>
      </w:r>
      <w:r>
        <w:rPr>
          <w:rFonts w:asciiTheme="majorBidi" w:hAnsiTheme="majorBidi" w:cstheme="majorBidi"/>
          <w:b/>
          <w:bCs/>
          <w:sz w:val="44"/>
          <w:szCs w:val="44"/>
        </w:rPr>
        <w:fldChar w:fldCharType="separate"/>
      </w:r>
      <w:r w:rsidR="00A40E68">
        <w:fldChar w:fldCharType="begin"/>
      </w:r>
      <w:r w:rsidR="00A40E68">
        <w:instrText xml:space="preserve"> HYPERLINK \l "_Toc104390828" </w:instrText>
      </w:r>
      <w:r w:rsidR="00A40E68">
        <w:fldChar w:fldCharType="separate"/>
      </w:r>
      <w:r w:rsidRPr="00CE1948">
        <w:rPr>
          <w:rStyle w:val="Lienhypertexte"/>
          <w:rFonts w:ascii="Times New Roman" w:hAnsi="Times New Roman" w:cs="Times New Roman"/>
          <w:b/>
          <w:noProof/>
          <w:sz w:val="24"/>
          <w:szCs w:val="24"/>
        </w:rPr>
        <w:t>Tableau 1</w:t>
      </w:r>
      <w:ins w:id="316" w:author="Rachid Ben Slama" w:date="2022-05-27T01:12:00Z">
        <w:r w:rsidR="00A40E68">
          <w:rPr>
            <w:rStyle w:val="Lienhypertexte"/>
            <w:rFonts w:ascii="Times New Roman" w:hAnsi="Times New Roman" w:cs="Times New Roman"/>
            <w:b/>
            <w:noProof/>
            <w:sz w:val="24"/>
            <w:szCs w:val="24"/>
          </w:rPr>
          <w:t> :</w:t>
        </w:r>
      </w:ins>
      <w:r w:rsidRPr="00CE1948">
        <w:rPr>
          <w:rStyle w:val="Lienhypertexte"/>
          <w:rFonts w:ascii="Times New Roman" w:hAnsi="Times New Roman" w:cs="Times New Roman"/>
          <w:b/>
          <w:noProof/>
          <w:sz w:val="24"/>
          <w:szCs w:val="24"/>
        </w:rPr>
        <w:t xml:space="preserve"> Critique de l'existant</w:t>
      </w:r>
      <w:r w:rsidRPr="00CE1948">
        <w:rPr>
          <w:rFonts w:ascii="Times New Roman" w:hAnsi="Times New Roman" w:cs="Times New Roman"/>
          <w:b/>
          <w:noProof/>
          <w:webHidden/>
          <w:sz w:val="24"/>
          <w:szCs w:val="24"/>
        </w:rPr>
        <w:tab/>
      </w:r>
      <w:r w:rsidRPr="00CE1948">
        <w:rPr>
          <w:rFonts w:ascii="Times New Roman" w:hAnsi="Times New Roman" w:cs="Times New Roman"/>
          <w:b/>
          <w:noProof/>
          <w:webHidden/>
          <w:sz w:val="24"/>
          <w:szCs w:val="24"/>
        </w:rPr>
        <w:fldChar w:fldCharType="begin"/>
      </w:r>
      <w:r w:rsidRPr="00CE1948">
        <w:rPr>
          <w:rFonts w:ascii="Times New Roman" w:hAnsi="Times New Roman" w:cs="Times New Roman"/>
          <w:b/>
          <w:noProof/>
          <w:webHidden/>
          <w:sz w:val="24"/>
          <w:szCs w:val="24"/>
        </w:rPr>
        <w:instrText xml:space="preserve"> PAGEREF _Toc104390828 \h </w:instrText>
      </w:r>
      <w:r w:rsidRPr="00CE1948">
        <w:rPr>
          <w:rFonts w:ascii="Times New Roman" w:hAnsi="Times New Roman" w:cs="Times New Roman"/>
          <w:b/>
          <w:noProof/>
          <w:webHidden/>
          <w:sz w:val="24"/>
          <w:szCs w:val="24"/>
        </w:rPr>
      </w:r>
      <w:r w:rsidRPr="00CE1948">
        <w:rPr>
          <w:rFonts w:ascii="Times New Roman" w:hAnsi="Times New Roman" w:cs="Times New Roman"/>
          <w:b/>
          <w:noProof/>
          <w:webHidden/>
          <w:sz w:val="24"/>
          <w:szCs w:val="24"/>
        </w:rPr>
        <w:fldChar w:fldCharType="separate"/>
      </w:r>
      <w:r w:rsidRPr="00CE1948">
        <w:rPr>
          <w:rFonts w:ascii="Times New Roman" w:hAnsi="Times New Roman" w:cs="Times New Roman"/>
          <w:b/>
          <w:noProof/>
          <w:webHidden/>
          <w:sz w:val="24"/>
          <w:szCs w:val="24"/>
        </w:rPr>
        <w:t>15</w:t>
      </w:r>
      <w:r w:rsidRPr="00CE1948">
        <w:rPr>
          <w:rFonts w:ascii="Times New Roman" w:hAnsi="Times New Roman" w:cs="Times New Roman"/>
          <w:b/>
          <w:noProof/>
          <w:webHidden/>
          <w:sz w:val="24"/>
          <w:szCs w:val="24"/>
        </w:rPr>
        <w:fldChar w:fldCharType="end"/>
      </w:r>
      <w:r w:rsidR="00A40E68">
        <w:rPr>
          <w:rFonts w:ascii="Times New Roman" w:hAnsi="Times New Roman" w:cs="Times New Roman"/>
          <w:b/>
          <w:noProof/>
          <w:sz w:val="24"/>
          <w:szCs w:val="24"/>
        </w:rPr>
        <w:fldChar w:fldCharType="end"/>
      </w:r>
    </w:p>
    <w:p w14:paraId="3A2CAE49" w14:textId="77777777" w:rsidR="00CE1948" w:rsidRPr="00CE1948" w:rsidRDefault="004467A3" w:rsidP="00CE1948">
      <w:pPr>
        <w:pStyle w:val="Tabledesillustrations"/>
        <w:tabs>
          <w:tab w:val="right" w:leader="dot" w:pos="9344"/>
        </w:tabs>
        <w:spacing w:line="360" w:lineRule="auto"/>
        <w:rPr>
          <w:rFonts w:ascii="Times New Roman" w:eastAsiaTheme="minorEastAsia" w:hAnsi="Times New Roman" w:cs="Times New Roman"/>
          <w:b/>
          <w:noProof/>
          <w:sz w:val="24"/>
          <w:szCs w:val="24"/>
          <w:lang w:val="en-US"/>
        </w:rPr>
      </w:pPr>
      <w:hyperlink w:anchor="_Toc104390829" w:history="1">
        <w:r w:rsidR="00CE1948" w:rsidRPr="00CE1948">
          <w:rPr>
            <w:rStyle w:val="Lienhypertexte"/>
            <w:rFonts w:ascii="Times New Roman" w:hAnsi="Times New Roman" w:cs="Times New Roman"/>
            <w:b/>
            <w:noProof/>
            <w:sz w:val="24"/>
            <w:szCs w:val="24"/>
          </w:rPr>
          <w:t>Tableau 2 : Le Product Backlog</w:t>
        </w:r>
        <w:r w:rsidR="00CE1948" w:rsidRPr="00CE1948">
          <w:rPr>
            <w:rFonts w:ascii="Times New Roman" w:hAnsi="Times New Roman" w:cs="Times New Roman"/>
            <w:b/>
            <w:noProof/>
            <w:webHidden/>
            <w:sz w:val="24"/>
            <w:szCs w:val="24"/>
          </w:rPr>
          <w:tab/>
        </w:r>
        <w:r w:rsidR="00CE1948" w:rsidRPr="00CE1948">
          <w:rPr>
            <w:rFonts w:ascii="Times New Roman" w:hAnsi="Times New Roman" w:cs="Times New Roman"/>
            <w:b/>
            <w:noProof/>
            <w:webHidden/>
            <w:sz w:val="24"/>
            <w:szCs w:val="24"/>
          </w:rPr>
          <w:fldChar w:fldCharType="begin"/>
        </w:r>
        <w:r w:rsidR="00CE1948" w:rsidRPr="00CE1948">
          <w:rPr>
            <w:rFonts w:ascii="Times New Roman" w:hAnsi="Times New Roman" w:cs="Times New Roman"/>
            <w:b/>
            <w:noProof/>
            <w:webHidden/>
            <w:sz w:val="24"/>
            <w:szCs w:val="24"/>
          </w:rPr>
          <w:instrText xml:space="preserve"> PAGEREF _Toc104390829 \h </w:instrText>
        </w:r>
        <w:r w:rsidR="00CE1948" w:rsidRPr="00CE1948">
          <w:rPr>
            <w:rFonts w:ascii="Times New Roman" w:hAnsi="Times New Roman" w:cs="Times New Roman"/>
            <w:b/>
            <w:noProof/>
            <w:webHidden/>
            <w:sz w:val="24"/>
            <w:szCs w:val="24"/>
          </w:rPr>
        </w:r>
        <w:r w:rsidR="00CE1948" w:rsidRPr="00CE1948">
          <w:rPr>
            <w:rFonts w:ascii="Times New Roman" w:hAnsi="Times New Roman" w:cs="Times New Roman"/>
            <w:b/>
            <w:noProof/>
            <w:webHidden/>
            <w:sz w:val="24"/>
            <w:szCs w:val="24"/>
          </w:rPr>
          <w:fldChar w:fldCharType="separate"/>
        </w:r>
        <w:r w:rsidR="00CE1948" w:rsidRPr="00CE1948">
          <w:rPr>
            <w:rFonts w:ascii="Times New Roman" w:hAnsi="Times New Roman" w:cs="Times New Roman"/>
            <w:b/>
            <w:noProof/>
            <w:webHidden/>
            <w:sz w:val="24"/>
            <w:szCs w:val="24"/>
          </w:rPr>
          <w:t>32</w:t>
        </w:r>
        <w:r w:rsidR="00CE1948" w:rsidRPr="00CE1948">
          <w:rPr>
            <w:rFonts w:ascii="Times New Roman" w:hAnsi="Times New Roman" w:cs="Times New Roman"/>
            <w:b/>
            <w:noProof/>
            <w:webHidden/>
            <w:sz w:val="24"/>
            <w:szCs w:val="24"/>
          </w:rPr>
          <w:fldChar w:fldCharType="end"/>
        </w:r>
      </w:hyperlink>
    </w:p>
    <w:p w14:paraId="5F26F9C3" w14:textId="77777777" w:rsidR="00CE1948" w:rsidRPr="00CE1948" w:rsidRDefault="004467A3" w:rsidP="00CE1948">
      <w:pPr>
        <w:pStyle w:val="Tabledesillustrations"/>
        <w:tabs>
          <w:tab w:val="right" w:leader="dot" w:pos="9344"/>
        </w:tabs>
        <w:spacing w:line="360" w:lineRule="auto"/>
        <w:rPr>
          <w:rFonts w:ascii="Times New Roman" w:eastAsiaTheme="minorEastAsia" w:hAnsi="Times New Roman" w:cs="Times New Roman"/>
          <w:b/>
          <w:noProof/>
          <w:sz w:val="24"/>
          <w:szCs w:val="24"/>
          <w:lang w:val="en-US"/>
        </w:rPr>
      </w:pPr>
      <w:hyperlink w:anchor="_Toc104390830" w:history="1">
        <w:r w:rsidR="00CE1948" w:rsidRPr="00CE1948">
          <w:rPr>
            <w:rStyle w:val="Lienhypertexte"/>
            <w:rFonts w:ascii="Times New Roman" w:hAnsi="Times New Roman" w:cs="Times New Roman"/>
            <w:b/>
            <w:noProof/>
            <w:sz w:val="24"/>
            <w:szCs w:val="24"/>
          </w:rPr>
          <w:t>Tableau 3 :Le backlog du sprint</w:t>
        </w:r>
        <w:r w:rsidR="00CE1948" w:rsidRPr="00CE1948">
          <w:rPr>
            <w:rFonts w:ascii="Times New Roman" w:hAnsi="Times New Roman" w:cs="Times New Roman"/>
            <w:b/>
            <w:noProof/>
            <w:webHidden/>
            <w:sz w:val="24"/>
            <w:szCs w:val="24"/>
          </w:rPr>
          <w:tab/>
        </w:r>
        <w:r w:rsidR="00CE1948" w:rsidRPr="00CE1948">
          <w:rPr>
            <w:rFonts w:ascii="Times New Roman" w:hAnsi="Times New Roman" w:cs="Times New Roman"/>
            <w:b/>
            <w:noProof/>
            <w:webHidden/>
            <w:sz w:val="24"/>
            <w:szCs w:val="24"/>
          </w:rPr>
          <w:fldChar w:fldCharType="begin"/>
        </w:r>
        <w:r w:rsidR="00CE1948" w:rsidRPr="00CE1948">
          <w:rPr>
            <w:rFonts w:ascii="Times New Roman" w:hAnsi="Times New Roman" w:cs="Times New Roman"/>
            <w:b/>
            <w:noProof/>
            <w:webHidden/>
            <w:sz w:val="24"/>
            <w:szCs w:val="24"/>
          </w:rPr>
          <w:instrText xml:space="preserve"> PAGEREF _Toc104390830 \h </w:instrText>
        </w:r>
        <w:r w:rsidR="00CE1948" w:rsidRPr="00CE1948">
          <w:rPr>
            <w:rFonts w:ascii="Times New Roman" w:hAnsi="Times New Roman" w:cs="Times New Roman"/>
            <w:b/>
            <w:noProof/>
            <w:webHidden/>
            <w:sz w:val="24"/>
            <w:szCs w:val="24"/>
          </w:rPr>
        </w:r>
        <w:r w:rsidR="00CE1948" w:rsidRPr="00CE1948">
          <w:rPr>
            <w:rFonts w:ascii="Times New Roman" w:hAnsi="Times New Roman" w:cs="Times New Roman"/>
            <w:b/>
            <w:noProof/>
            <w:webHidden/>
            <w:sz w:val="24"/>
            <w:szCs w:val="24"/>
          </w:rPr>
          <w:fldChar w:fldCharType="separate"/>
        </w:r>
        <w:r w:rsidR="00CE1948" w:rsidRPr="00CE1948">
          <w:rPr>
            <w:rFonts w:ascii="Times New Roman" w:hAnsi="Times New Roman" w:cs="Times New Roman"/>
            <w:b/>
            <w:noProof/>
            <w:webHidden/>
            <w:sz w:val="24"/>
            <w:szCs w:val="24"/>
          </w:rPr>
          <w:t>45</w:t>
        </w:r>
        <w:r w:rsidR="00CE1948" w:rsidRPr="00CE1948">
          <w:rPr>
            <w:rFonts w:ascii="Times New Roman" w:hAnsi="Times New Roman" w:cs="Times New Roman"/>
            <w:b/>
            <w:noProof/>
            <w:webHidden/>
            <w:sz w:val="24"/>
            <w:szCs w:val="24"/>
          </w:rPr>
          <w:fldChar w:fldCharType="end"/>
        </w:r>
      </w:hyperlink>
    </w:p>
    <w:p w14:paraId="7548A679" w14:textId="77777777" w:rsidR="00CE1948" w:rsidRPr="00CE1948" w:rsidRDefault="004467A3" w:rsidP="00CE1948">
      <w:pPr>
        <w:pStyle w:val="Tabledesillustrations"/>
        <w:tabs>
          <w:tab w:val="right" w:leader="dot" w:pos="9344"/>
        </w:tabs>
        <w:spacing w:line="360" w:lineRule="auto"/>
        <w:rPr>
          <w:rFonts w:ascii="Times New Roman" w:eastAsiaTheme="minorEastAsia" w:hAnsi="Times New Roman" w:cs="Times New Roman"/>
          <w:b/>
          <w:noProof/>
          <w:sz w:val="24"/>
          <w:szCs w:val="24"/>
          <w:lang w:val="en-US"/>
        </w:rPr>
      </w:pPr>
      <w:hyperlink w:anchor="_Toc104390831" w:history="1">
        <w:r w:rsidR="00CE1948" w:rsidRPr="00CE1948">
          <w:rPr>
            <w:rStyle w:val="Lienhypertexte"/>
            <w:rFonts w:ascii="Times New Roman" w:hAnsi="Times New Roman" w:cs="Times New Roman"/>
            <w:b/>
            <w:noProof/>
            <w:sz w:val="24"/>
            <w:szCs w:val="24"/>
          </w:rPr>
          <w:t>Tableau 4 : Description textuelle  "authentification"</w:t>
        </w:r>
        <w:r w:rsidR="00CE1948" w:rsidRPr="00CE1948">
          <w:rPr>
            <w:rFonts w:ascii="Times New Roman" w:hAnsi="Times New Roman" w:cs="Times New Roman"/>
            <w:b/>
            <w:noProof/>
            <w:webHidden/>
            <w:sz w:val="24"/>
            <w:szCs w:val="24"/>
          </w:rPr>
          <w:tab/>
        </w:r>
        <w:r w:rsidR="00CE1948" w:rsidRPr="00CE1948">
          <w:rPr>
            <w:rFonts w:ascii="Times New Roman" w:hAnsi="Times New Roman" w:cs="Times New Roman"/>
            <w:b/>
            <w:noProof/>
            <w:webHidden/>
            <w:sz w:val="24"/>
            <w:szCs w:val="24"/>
          </w:rPr>
          <w:fldChar w:fldCharType="begin"/>
        </w:r>
        <w:r w:rsidR="00CE1948" w:rsidRPr="00CE1948">
          <w:rPr>
            <w:rFonts w:ascii="Times New Roman" w:hAnsi="Times New Roman" w:cs="Times New Roman"/>
            <w:b/>
            <w:noProof/>
            <w:webHidden/>
            <w:sz w:val="24"/>
            <w:szCs w:val="24"/>
          </w:rPr>
          <w:instrText xml:space="preserve"> PAGEREF _Toc104390831 \h </w:instrText>
        </w:r>
        <w:r w:rsidR="00CE1948" w:rsidRPr="00CE1948">
          <w:rPr>
            <w:rFonts w:ascii="Times New Roman" w:hAnsi="Times New Roman" w:cs="Times New Roman"/>
            <w:b/>
            <w:noProof/>
            <w:webHidden/>
            <w:sz w:val="24"/>
            <w:szCs w:val="24"/>
          </w:rPr>
        </w:r>
        <w:r w:rsidR="00CE1948" w:rsidRPr="00CE1948">
          <w:rPr>
            <w:rFonts w:ascii="Times New Roman" w:hAnsi="Times New Roman" w:cs="Times New Roman"/>
            <w:b/>
            <w:noProof/>
            <w:webHidden/>
            <w:sz w:val="24"/>
            <w:szCs w:val="24"/>
          </w:rPr>
          <w:fldChar w:fldCharType="separate"/>
        </w:r>
        <w:r w:rsidR="00CE1948" w:rsidRPr="00CE1948">
          <w:rPr>
            <w:rFonts w:ascii="Times New Roman" w:hAnsi="Times New Roman" w:cs="Times New Roman"/>
            <w:b/>
            <w:noProof/>
            <w:webHidden/>
            <w:sz w:val="24"/>
            <w:szCs w:val="24"/>
          </w:rPr>
          <w:t>46</w:t>
        </w:r>
        <w:r w:rsidR="00CE1948" w:rsidRPr="00CE1948">
          <w:rPr>
            <w:rFonts w:ascii="Times New Roman" w:hAnsi="Times New Roman" w:cs="Times New Roman"/>
            <w:b/>
            <w:noProof/>
            <w:webHidden/>
            <w:sz w:val="24"/>
            <w:szCs w:val="24"/>
          </w:rPr>
          <w:fldChar w:fldCharType="end"/>
        </w:r>
      </w:hyperlink>
    </w:p>
    <w:p w14:paraId="7F275ABA" w14:textId="77777777" w:rsidR="00CE1948" w:rsidRPr="00CE1948" w:rsidRDefault="004467A3" w:rsidP="00CE1948">
      <w:pPr>
        <w:pStyle w:val="Tabledesillustrations"/>
        <w:tabs>
          <w:tab w:val="right" w:leader="dot" w:pos="9344"/>
        </w:tabs>
        <w:spacing w:line="360" w:lineRule="auto"/>
        <w:rPr>
          <w:rFonts w:ascii="Times New Roman" w:eastAsiaTheme="minorEastAsia" w:hAnsi="Times New Roman" w:cs="Times New Roman"/>
          <w:b/>
          <w:noProof/>
          <w:sz w:val="24"/>
          <w:szCs w:val="24"/>
          <w:lang w:val="en-US"/>
        </w:rPr>
      </w:pPr>
      <w:hyperlink w:anchor="_Toc104390832" w:history="1">
        <w:r w:rsidR="00CE1948" w:rsidRPr="00CE1948">
          <w:rPr>
            <w:rStyle w:val="Lienhypertexte"/>
            <w:rFonts w:ascii="Times New Roman" w:hAnsi="Times New Roman" w:cs="Times New Roman"/>
            <w:b/>
            <w:noProof/>
            <w:sz w:val="24"/>
            <w:szCs w:val="24"/>
          </w:rPr>
          <w:t>Tableau 5 : Description textuelle  "Gestion des profils"</w:t>
        </w:r>
        <w:r w:rsidR="00CE1948" w:rsidRPr="00CE1948">
          <w:rPr>
            <w:rFonts w:ascii="Times New Roman" w:hAnsi="Times New Roman" w:cs="Times New Roman"/>
            <w:b/>
            <w:noProof/>
            <w:webHidden/>
            <w:sz w:val="24"/>
            <w:szCs w:val="24"/>
          </w:rPr>
          <w:tab/>
        </w:r>
        <w:r w:rsidR="00CE1948" w:rsidRPr="00CE1948">
          <w:rPr>
            <w:rFonts w:ascii="Times New Roman" w:hAnsi="Times New Roman" w:cs="Times New Roman"/>
            <w:b/>
            <w:noProof/>
            <w:webHidden/>
            <w:sz w:val="24"/>
            <w:szCs w:val="24"/>
          </w:rPr>
          <w:fldChar w:fldCharType="begin"/>
        </w:r>
        <w:r w:rsidR="00CE1948" w:rsidRPr="00CE1948">
          <w:rPr>
            <w:rFonts w:ascii="Times New Roman" w:hAnsi="Times New Roman" w:cs="Times New Roman"/>
            <w:b/>
            <w:noProof/>
            <w:webHidden/>
            <w:sz w:val="24"/>
            <w:szCs w:val="24"/>
          </w:rPr>
          <w:instrText xml:space="preserve"> PAGEREF _Toc104390832 \h </w:instrText>
        </w:r>
        <w:r w:rsidR="00CE1948" w:rsidRPr="00CE1948">
          <w:rPr>
            <w:rFonts w:ascii="Times New Roman" w:hAnsi="Times New Roman" w:cs="Times New Roman"/>
            <w:b/>
            <w:noProof/>
            <w:webHidden/>
            <w:sz w:val="24"/>
            <w:szCs w:val="24"/>
          </w:rPr>
        </w:r>
        <w:r w:rsidR="00CE1948" w:rsidRPr="00CE1948">
          <w:rPr>
            <w:rFonts w:ascii="Times New Roman" w:hAnsi="Times New Roman" w:cs="Times New Roman"/>
            <w:b/>
            <w:noProof/>
            <w:webHidden/>
            <w:sz w:val="24"/>
            <w:szCs w:val="24"/>
          </w:rPr>
          <w:fldChar w:fldCharType="separate"/>
        </w:r>
        <w:r w:rsidR="00CE1948" w:rsidRPr="00CE1948">
          <w:rPr>
            <w:rFonts w:ascii="Times New Roman" w:hAnsi="Times New Roman" w:cs="Times New Roman"/>
            <w:b/>
            <w:noProof/>
            <w:webHidden/>
            <w:sz w:val="24"/>
            <w:szCs w:val="24"/>
          </w:rPr>
          <w:t>46</w:t>
        </w:r>
        <w:r w:rsidR="00CE1948" w:rsidRPr="00CE1948">
          <w:rPr>
            <w:rFonts w:ascii="Times New Roman" w:hAnsi="Times New Roman" w:cs="Times New Roman"/>
            <w:b/>
            <w:noProof/>
            <w:webHidden/>
            <w:sz w:val="24"/>
            <w:szCs w:val="24"/>
          </w:rPr>
          <w:fldChar w:fldCharType="end"/>
        </w:r>
      </w:hyperlink>
    </w:p>
    <w:p w14:paraId="23D08BA1" w14:textId="77777777" w:rsidR="00CE1948" w:rsidRPr="00CE1948" w:rsidRDefault="004467A3" w:rsidP="00CE1948">
      <w:pPr>
        <w:pStyle w:val="Tabledesillustrations"/>
        <w:tabs>
          <w:tab w:val="right" w:leader="dot" w:pos="9344"/>
        </w:tabs>
        <w:spacing w:line="360" w:lineRule="auto"/>
        <w:rPr>
          <w:rFonts w:ascii="Times New Roman" w:eastAsiaTheme="minorEastAsia" w:hAnsi="Times New Roman" w:cs="Times New Roman"/>
          <w:b/>
          <w:noProof/>
          <w:sz w:val="24"/>
          <w:szCs w:val="24"/>
          <w:lang w:val="en-US"/>
        </w:rPr>
      </w:pPr>
      <w:hyperlink w:anchor="_Toc104390833" w:history="1">
        <w:r w:rsidR="00CE1948" w:rsidRPr="00CE1948">
          <w:rPr>
            <w:rStyle w:val="Lienhypertexte"/>
            <w:rFonts w:ascii="Times New Roman" w:hAnsi="Times New Roman" w:cs="Times New Roman"/>
            <w:b/>
            <w:noProof/>
            <w:sz w:val="24"/>
            <w:szCs w:val="24"/>
          </w:rPr>
          <w:t>Tableau 6 : Description textuelle  "gestion des domaines"</w:t>
        </w:r>
        <w:r w:rsidR="00CE1948" w:rsidRPr="00CE1948">
          <w:rPr>
            <w:rFonts w:ascii="Times New Roman" w:hAnsi="Times New Roman" w:cs="Times New Roman"/>
            <w:b/>
            <w:noProof/>
            <w:webHidden/>
            <w:sz w:val="24"/>
            <w:szCs w:val="24"/>
          </w:rPr>
          <w:tab/>
        </w:r>
        <w:r w:rsidR="00CE1948" w:rsidRPr="00CE1948">
          <w:rPr>
            <w:rFonts w:ascii="Times New Roman" w:hAnsi="Times New Roman" w:cs="Times New Roman"/>
            <w:b/>
            <w:noProof/>
            <w:webHidden/>
            <w:sz w:val="24"/>
            <w:szCs w:val="24"/>
          </w:rPr>
          <w:fldChar w:fldCharType="begin"/>
        </w:r>
        <w:r w:rsidR="00CE1948" w:rsidRPr="00CE1948">
          <w:rPr>
            <w:rFonts w:ascii="Times New Roman" w:hAnsi="Times New Roman" w:cs="Times New Roman"/>
            <w:b/>
            <w:noProof/>
            <w:webHidden/>
            <w:sz w:val="24"/>
            <w:szCs w:val="24"/>
          </w:rPr>
          <w:instrText xml:space="preserve"> PAGEREF _Toc104390833 \h </w:instrText>
        </w:r>
        <w:r w:rsidR="00CE1948" w:rsidRPr="00CE1948">
          <w:rPr>
            <w:rFonts w:ascii="Times New Roman" w:hAnsi="Times New Roman" w:cs="Times New Roman"/>
            <w:b/>
            <w:noProof/>
            <w:webHidden/>
            <w:sz w:val="24"/>
            <w:szCs w:val="24"/>
          </w:rPr>
        </w:r>
        <w:r w:rsidR="00CE1948" w:rsidRPr="00CE1948">
          <w:rPr>
            <w:rFonts w:ascii="Times New Roman" w:hAnsi="Times New Roman" w:cs="Times New Roman"/>
            <w:b/>
            <w:noProof/>
            <w:webHidden/>
            <w:sz w:val="24"/>
            <w:szCs w:val="24"/>
          </w:rPr>
          <w:fldChar w:fldCharType="separate"/>
        </w:r>
        <w:r w:rsidR="00CE1948" w:rsidRPr="00CE1948">
          <w:rPr>
            <w:rFonts w:ascii="Times New Roman" w:hAnsi="Times New Roman" w:cs="Times New Roman"/>
            <w:b/>
            <w:noProof/>
            <w:webHidden/>
            <w:sz w:val="24"/>
            <w:szCs w:val="24"/>
          </w:rPr>
          <w:t>47</w:t>
        </w:r>
        <w:r w:rsidR="00CE1948" w:rsidRPr="00CE1948">
          <w:rPr>
            <w:rFonts w:ascii="Times New Roman" w:hAnsi="Times New Roman" w:cs="Times New Roman"/>
            <w:b/>
            <w:noProof/>
            <w:webHidden/>
            <w:sz w:val="24"/>
            <w:szCs w:val="24"/>
          </w:rPr>
          <w:fldChar w:fldCharType="end"/>
        </w:r>
      </w:hyperlink>
    </w:p>
    <w:p w14:paraId="12897549" w14:textId="77777777" w:rsidR="00CE1948" w:rsidRPr="00CE1948" w:rsidRDefault="004467A3" w:rsidP="00CE1948">
      <w:pPr>
        <w:pStyle w:val="Tabledesillustrations"/>
        <w:tabs>
          <w:tab w:val="right" w:leader="dot" w:pos="9344"/>
        </w:tabs>
        <w:spacing w:line="360" w:lineRule="auto"/>
        <w:rPr>
          <w:rFonts w:ascii="Times New Roman" w:eastAsiaTheme="minorEastAsia" w:hAnsi="Times New Roman" w:cs="Times New Roman"/>
          <w:b/>
          <w:noProof/>
          <w:sz w:val="24"/>
          <w:szCs w:val="24"/>
          <w:lang w:val="en-US"/>
        </w:rPr>
      </w:pPr>
      <w:hyperlink w:anchor="_Toc104390834" w:history="1">
        <w:r w:rsidR="00CE1948" w:rsidRPr="00CE1948">
          <w:rPr>
            <w:rStyle w:val="Lienhypertexte"/>
            <w:rFonts w:ascii="Times New Roman" w:hAnsi="Times New Roman" w:cs="Times New Roman"/>
            <w:b/>
            <w:noProof/>
            <w:sz w:val="24"/>
            <w:szCs w:val="24"/>
          </w:rPr>
          <w:t>Tableau 7 ; Description textuelle  "gestion des secteurs d'activités"</w:t>
        </w:r>
        <w:r w:rsidR="00CE1948" w:rsidRPr="00CE1948">
          <w:rPr>
            <w:rFonts w:ascii="Times New Roman" w:hAnsi="Times New Roman" w:cs="Times New Roman"/>
            <w:b/>
            <w:noProof/>
            <w:webHidden/>
            <w:sz w:val="24"/>
            <w:szCs w:val="24"/>
          </w:rPr>
          <w:tab/>
        </w:r>
        <w:r w:rsidR="00CE1948" w:rsidRPr="00CE1948">
          <w:rPr>
            <w:rFonts w:ascii="Times New Roman" w:hAnsi="Times New Roman" w:cs="Times New Roman"/>
            <w:b/>
            <w:noProof/>
            <w:webHidden/>
            <w:sz w:val="24"/>
            <w:szCs w:val="24"/>
          </w:rPr>
          <w:fldChar w:fldCharType="begin"/>
        </w:r>
        <w:r w:rsidR="00CE1948" w:rsidRPr="00CE1948">
          <w:rPr>
            <w:rFonts w:ascii="Times New Roman" w:hAnsi="Times New Roman" w:cs="Times New Roman"/>
            <w:b/>
            <w:noProof/>
            <w:webHidden/>
            <w:sz w:val="24"/>
            <w:szCs w:val="24"/>
          </w:rPr>
          <w:instrText xml:space="preserve"> PAGEREF _Toc104390834 \h </w:instrText>
        </w:r>
        <w:r w:rsidR="00CE1948" w:rsidRPr="00CE1948">
          <w:rPr>
            <w:rFonts w:ascii="Times New Roman" w:hAnsi="Times New Roman" w:cs="Times New Roman"/>
            <w:b/>
            <w:noProof/>
            <w:webHidden/>
            <w:sz w:val="24"/>
            <w:szCs w:val="24"/>
          </w:rPr>
        </w:r>
        <w:r w:rsidR="00CE1948" w:rsidRPr="00CE1948">
          <w:rPr>
            <w:rFonts w:ascii="Times New Roman" w:hAnsi="Times New Roman" w:cs="Times New Roman"/>
            <w:b/>
            <w:noProof/>
            <w:webHidden/>
            <w:sz w:val="24"/>
            <w:szCs w:val="24"/>
          </w:rPr>
          <w:fldChar w:fldCharType="separate"/>
        </w:r>
        <w:r w:rsidR="00CE1948" w:rsidRPr="00CE1948">
          <w:rPr>
            <w:rFonts w:ascii="Times New Roman" w:hAnsi="Times New Roman" w:cs="Times New Roman"/>
            <w:b/>
            <w:noProof/>
            <w:webHidden/>
            <w:sz w:val="24"/>
            <w:szCs w:val="24"/>
          </w:rPr>
          <w:t>48</w:t>
        </w:r>
        <w:r w:rsidR="00CE1948" w:rsidRPr="00CE1948">
          <w:rPr>
            <w:rFonts w:ascii="Times New Roman" w:hAnsi="Times New Roman" w:cs="Times New Roman"/>
            <w:b/>
            <w:noProof/>
            <w:webHidden/>
            <w:sz w:val="24"/>
            <w:szCs w:val="24"/>
          </w:rPr>
          <w:fldChar w:fldCharType="end"/>
        </w:r>
      </w:hyperlink>
    </w:p>
    <w:p w14:paraId="3E65242C" w14:textId="77777777" w:rsidR="00CE1948" w:rsidRPr="00CE1948" w:rsidRDefault="004467A3" w:rsidP="00CE1948">
      <w:pPr>
        <w:pStyle w:val="Tabledesillustrations"/>
        <w:tabs>
          <w:tab w:val="right" w:leader="dot" w:pos="9344"/>
        </w:tabs>
        <w:spacing w:line="360" w:lineRule="auto"/>
        <w:rPr>
          <w:rFonts w:ascii="Times New Roman" w:eastAsiaTheme="minorEastAsia" w:hAnsi="Times New Roman" w:cs="Times New Roman"/>
          <w:b/>
          <w:noProof/>
          <w:sz w:val="24"/>
          <w:szCs w:val="24"/>
          <w:lang w:val="en-US"/>
        </w:rPr>
      </w:pPr>
      <w:hyperlink w:anchor="_Toc104390835" w:history="1">
        <w:r w:rsidR="00CE1948" w:rsidRPr="00CE1948">
          <w:rPr>
            <w:rStyle w:val="Lienhypertexte"/>
            <w:rFonts w:ascii="Times New Roman" w:hAnsi="Times New Roman" w:cs="Times New Roman"/>
            <w:b/>
            <w:noProof/>
            <w:sz w:val="24"/>
            <w:szCs w:val="24"/>
          </w:rPr>
          <w:t>Tableau 8 : Description textuelle  "gestion des compétence"</w:t>
        </w:r>
        <w:r w:rsidR="00CE1948" w:rsidRPr="00CE1948">
          <w:rPr>
            <w:rFonts w:ascii="Times New Roman" w:hAnsi="Times New Roman" w:cs="Times New Roman"/>
            <w:b/>
            <w:noProof/>
            <w:webHidden/>
            <w:sz w:val="24"/>
            <w:szCs w:val="24"/>
          </w:rPr>
          <w:tab/>
        </w:r>
        <w:r w:rsidR="00CE1948" w:rsidRPr="00CE1948">
          <w:rPr>
            <w:rFonts w:ascii="Times New Roman" w:hAnsi="Times New Roman" w:cs="Times New Roman"/>
            <w:b/>
            <w:noProof/>
            <w:webHidden/>
            <w:sz w:val="24"/>
            <w:szCs w:val="24"/>
          </w:rPr>
          <w:fldChar w:fldCharType="begin"/>
        </w:r>
        <w:r w:rsidR="00CE1948" w:rsidRPr="00CE1948">
          <w:rPr>
            <w:rFonts w:ascii="Times New Roman" w:hAnsi="Times New Roman" w:cs="Times New Roman"/>
            <w:b/>
            <w:noProof/>
            <w:webHidden/>
            <w:sz w:val="24"/>
            <w:szCs w:val="24"/>
          </w:rPr>
          <w:instrText xml:space="preserve"> PAGEREF _Toc104390835 \h </w:instrText>
        </w:r>
        <w:r w:rsidR="00CE1948" w:rsidRPr="00CE1948">
          <w:rPr>
            <w:rFonts w:ascii="Times New Roman" w:hAnsi="Times New Roman" w:cs="Times New Roman"/>
            <w:b/>
            <w:noProof/>
            <w:webHidden/>
            <w:sz w:val="24"/>
            <w:szCs w:val="24"/>
          </w:rPr>
        </w:r>
        <w:r w:rsidR="00CE1948" w:rsidRPr="00CE1948">
          <w:rPr>
            <w:rFonts w:ascii="Times New Roman" w:hAnsi="Times New Roman" w:cs="Times New Roman"/>
            <w:b/>
            <w:noProof/>
            <w:webHidden/>
            <w:sz w:val="24"/>
            <w:szCs w:val="24"/>
          </w:rPr>
          <w:fldChar w:fldCharType="separate"/>
        </w:r>
        <w:r w:rsidR="00CE1948" w:rsidRPr="00CE1948">
          <w:rPr>
            <w:rFonts w:ascii="Times New Roman" w:hAnsi="Times New Roman" w:cs="Times New Roman"/>
            <w:b/>
            <w:noProof/>
            <w:webHidden/>
            <w:sz w:val="24"/>
            <w:szCs w:val="24"/>
          </w:rPr>
          <w:t>49</w:t>
        </w:r>
        <w:r w:rsidR="00CE1948" w:rsidRPr="00CE1948">
          <w:rPr>
            <w:rFonts w:ascii="Times New Roman" w:hAnsi="Times New Roman" w:cs="Times New Roman"/>
            <w:b/>
            <w:noProof/>
            <w:webHidden/>
            <w:sz w:val="24"/>
            <w:szCs w:val="24"/>
          </w:rPr>
          <w:fldChar w:fldCharType="end"/>
        </w:r>
      </w:hyperlink>
    </w:p>
    <w:p w14:paraId="49297DBB" w14:textId="77777777" w:rsidR="00CE1948" w:rsidRPr="00CE1948" w:rsidRDefault="004467A3" w:rsidP="00CE1948">
      <w:pPr>
        <w:pStyle w:val="Tabledesillustrations"/>
        <w:tabs>
          <w:tab w:val="right" w:leader="dot" w:pos="9344"/>
        </w:tabs>
        <w:spacing w:line="360" w:lineRule="auto"/>
        <w:rPr>
          <w:rFonts w:ascii="Times New Roman" w:eastAsiaTheme="minorEastAsia" w:hAnsi="Times New Roman" w:cs="Times New Roman"/>
          <w:b/>
          <w:noProof/>
          <w:sz w:val="24"/>
          <w:szCs w:val="24"/>
          <w:lang w:val="en-US"/>
        </w:rPr>
      </w:pPr>
      <w:hyperlink w:anchor="_Toc104390836" w:history="1">
        <w:r w:rsidR="00CE1948" w:rsidRPr="00CE1948">
          <w:rPr>
            <w:rStyle w:val="Lienhypertexte"/>
            <w:rFonts w:ascii="Times New Roman" w:hAnsi="Times New Roman" w:cs="Times New Roman"/>
            <w:b/>
            <w:noProof/>
            <w:sz w:val="24"/>
            <w:szCs w:val="24"/>
          </w:rPr>
          <w:t>Tableau 9 : gestion de liste des éditeurs</w:t>
        </w:r>
        <w:r w:rsidR="00CE1948" w:rsidRPr="00CE1948">
          <w:rPr>
            <w:rFonts w:ascii="Times New Roman" w:hAnsi="Times New Roman" w:cs="Times New Roman"/>
            <w:b/>
            <w:noProof/>
            <w:webHidden/>
            <w:sz w:val="24"/>
            <w:szCs w:val="24"/>
          </w:rPr>
          <w:tab/>
        </w:r>
        <w:r w:rsidR="00CE1948" w:rsidRPr="00CE1948">
          <w:rPr>
            <w:rFonts w:ascii="Times New Roman" w:hAnsi="Times New Roman" w:cs="Times New Roman"/>
            <w:b/>
            <w:noProof/>
            <w:webHidden/>
            <w:sz w:val="24"/>
            <w:szCs w:val="24"/>
          </w:rPr>
          <w:fldChar w:fldCharType="begin"/>
        </w:r>
        <w:r w:rsidR="00CE1948" w:rsidRPr="00CE1948">
          <w:rPr>
            <w:rFonts w:ascii="Times New Roman" w:hAnsi="Times New Roman" w:cs="Times New Roman"/>
            <w:b/>
            <w:noProof/>
            <w:webHidden/>
            <w:sz w:val="24"/>
            <w:szCs w:val="24"/>
          </w:rPr>
          <w:instrText xml:space="preserve"> PAGEREF _Toc104390836 \h </w:instrText>
        </w:r>
        <w:r w:rsidR="00CE1948" w:rsidRPr="00CE1948">
          <w:rPr>
            <w:rFonts w:ascii="Times New Roman" w:hAnsi="Times New Roman" w:cs="Times New Roman"/>
            <w:b/>
            <w:noProof/>
            <w:webHidden/>
            <w:sz w:val="24"/>
            <w:szCs w:val="24"/>
          </w:rPr>
        </w:r>
        <w:r w:rsidR="00CE1948" w:rsidRPr="00CE1948">
          <w:rPr>
            <w:rFonts w:ascii="Times New Roman" w:hAnsi="Times New Roman" w:cs="Times New Roman"/>
            <w:b/>
            <w:noProof/>
            <w:webHidden/>
            <w:sz w:val="24"/>
            <w:szCs w:val="24"/>
          </w:rPr>
          <w:fldChar w:fldCharType="separate"/>
        </w:r>
        <w:r w:rsidR="00CE1948" w:rsidRPr="00CE1948">
          <w:rPr>
            <w:rFonts w:ascii="Times New Roman" w:hAnsi="Times New Roman" w:cs="Times New Roman"/>
            <w:b/>
            <w:noProof/>
            <w:webHidden/>
            <w:sz w:val="24"/>
            <w:szCs w:val="24"/>
          </w:rPr>
          <w:t>49</w:t>
        </w:r>
        <w:r w:rsidR="00CE1948" w:rsidRPr="00CE1948">
          <w:rPr>
            <w:rFonts w:ascii="Times New Roman" w:hAnsi="Times New Roman" w:cs="Times New Roman"/>
            <w:b/>
            <w:noProof/>
            <w:webHidden/>
            <w:sz w:val="24"/>
            <w:szCs w:val="24"/>
          </w:rPr>
          <w:fldChar w:fldCharType="end"/>
        </w:r>
      </w:hyperlink>
    </w:p>
    <w:p w14:paraId="57C94F4A" w14:textId="77777777" w:rsidR="00CE1948" w:rsidRPr="00CE1948" w:rsidRDefault="004467A3" w:rsidP="00CE1948">
      <w:pPr>
        <w:pStyle w:val="Tabledesillustrations"/>
        <w:tabs>
          <w:tab w:val="right" w:leader="dot" w:pos="9344"/>
        </w:tabs>
        <w:spacing w:line="360" w:lineRule="auto"/>
        <w:rPr>
          <w:rFonts w:ascii="Times New Roman" w:eastAsiaTheme="minorEastAsia" w:hAnsi="Times New Roman" w:cs="Times New Roman"/>
          <w:b/>
          <w:noProof/>
          <w:sz w:val="24"/>
          <w:szCs w:val="24"/>
          <w:lang w:val="en-US"/>
        </w:rPr>
      </w:pPr>
      <w:hyperlink w:anchor="_Toc104390837" w:history="1">
        <w:r w:rsidR="00CE1948" w:rsidRPr="00CE1948">
          <w:rPr>
            <w:rStyle w:val="Lienhypertexte"/>
            <w:rFonts w:ascii="Times New Roman" w:hAnsi="Times New Roman" w:cs="Times New Roman"/>
            <w:b/>
            <w:noProof/>
            <w:sz w:val="24"/>
            <w:szCs w:val="24"/>
          </w:rPr>
          <w:t>Tableau 10 : Description textuelle " Inscription"</w:t>
        </w:r>
        <w:r w:rsidR="00CE1948" w:rsidRPr="00CE1948">
          <w:rPr>
            <w:rFonts w:ascii="Times New Roman" w:hAnsi="Times New Roman" w:cs="Times New Roman"/>
            <w:b/>
            <w:noProof/>
            <w:webHidden/>
            <w:sz w:val="24"/>
            <w:szCs w:val="24"/>
          </w:rPr>
          <w:tab/>
        </w:r>
        <w:r w:rsidR="00CE1948" w:rsidRPr="00CE1948">
          <w:rPr>
            <w:rFonts w:ascii="Times New Roman" w:hAnsi="Times New Roman" w:cs="Times New Roman"/>
            <w:b/>
            <w:noProof/>
            <w:webHidden/>
            <w:sz w:val="24"/>
            <w:szCs w:val="24"/>
          </w:rPr>
          <w:fldChar w:fldCharType="begin"/>
        </w:r>
        <w:r w:rsidR="00CE1948" w:rsidRPr="00CE1948">
          <w:rPr>
            <w:rFonts w:ascii="Times New Roman" w:hAnsi="Times New Roman" w:cs="Times New Roman"/>
            <w:b/>
            <w:noProof/>
            <w:webHidden/>
            <w:sz w:val="24"/>
            <w:szCs w:val="24"/>
          </w:rPr>
          <w:instrText xml:space="preserve"> PAGEREF _Toc104390837 \h </w:instrText>
        </w:r>
        <w:r w:rsidR="00CE1948" w:rsidRPr="00CE1948">
          <w:rPr>
            <w:rFonts w:ascii="Times New Roman" w:hAnsi="Times New Roman" w:cs="Times New Roman"/>
            <w:b/>
            <w:noProof/>
            <w:webHidden/>
            <w:sz w:val="24"/>
            <w:szCs w:val="24"/>
          </w:rPr>
        </w:r>
        <w:r w:rsidR="00CE1948" w:rsidRPr="00CE1948">
          <w:rPr>
            <w:rFonts w:ascii="Times New Roman" w:hAnsi="Times New Roman" w:cs="Times New Roman"/>
            <w:b/>
            <w:noProof/>
            <w:webHidden/>
            <w:sz w:val="24"/>
            <w:szCs w:val="24"/>
          </w:rPr>
          <w:fldChar w:fldCharType="separate"/>
        </w:r>
        <w:r w:rsidR="00CE1948" w:rsidRPr="00CE1948">
          <w:rPr>
            <w:rFonts w:ascii="Times New Roman" w:hAnsi="Times New Roman" w:cs="Times New Roman"/>
            <w:b/>
            <w:noProof/>
            <w:webHidden/>
            <w:sz w:val="24"/>
            <w:szCs w:val="24"/>
          </w:rPr>
          <w:t>55</w:t>
        </w:r>
        <w:r w:rsidR="00CE1948" w:rsidRPr="00CE1948">
          <w:rPr>
            <w:rFonts w:ascii="Times New Roman" w:hAnsi="Times New Roman" w:cs="Times New Roman"/>
            <w:b/>
            <w:noProof/>
            <w:webHidden/>
            <w:sz w:val="24"/>
            <w:szCs w:val="24"/>
          </w:rPr>
          <w:fldChar w:fldCharType="end"/>
        </w:r>
      </w:hyperlink>
    </w:p>
    <w:p w14:paraId="60F3BA59" w14:textId="77777777" w:rsidR="00CE1948" w:rsidRPr="00CE1948" w:rsidRDefault="004467A3" w:rsidP="00CE1948">
      <w:pPr>
        <w:pStyle w:val="Tabledesillustrations"/>
        <w:tabs>
          <w:tab w:val="right" w:leader="dot" w:pos="9344"/>
        </w:tabs>
        <w:spacing w:line="360" w:lineRule="auto"/>
        <w:rPr>
          <w:rFonts w:ascii="Times New Roman" w:eastAsiaTheme="minorEastAsia" w:hAnsi="Times New Roman" w:cs="Times New Roman"/>
          <w:b/>
          <w:noProof/>
          <w:sz w:val="24"/>
          <w:szCs w:val="24"/>
          <w:lang w:val="en-US"/>
        </w:rPr>
      </w:pPr>
      <w:hyperlink w:anchor="_Toc104390838" w:history="1">
        <w:r w:rsidR="00CE1948" w:rsidRPr="00CE1948">
          <w:rPr>
            <w:rStyle w:val="Lienhypertexte"/>
            <w:rFonts w:ascii="Times New Roman" w:hAnsi="Times New Roman" w:cs="Times New Roman"/>
            <w:b/>
            <w:noProof/>
            <w:sz w:val="24"/>
            <w:szCs w:val="24"/>
          </w:rPr>
          <w:t>Tableau 11 : Description textuelle  "Gestion des membres"</w:t>
        </w:r>
        <w:r w:rsidR="00CE1948" w:rsidRPr="00CE1948">
          <w:rPr>
            <w:rFonts w:ascii="Times New Roman" w:hAnsi="Times New Roman" w:cs="Times New Roman"/>
            <w:b/>
            <w:noProof/>
            <w:webHidden/>
            <w:sz w:val="24"/>
            <w:szCs w:val="24"/>
          </w:rPr>
          <w:tab/>
        </w:r>
        <w:r w:rsidR="00CE1948" w:rsidRPr="00CE1948">
          <w:rPr>
            <w:rFonts w:ascii="Times New Roman" w:hAnsi="Times New Roman" w:cs="Times New Roman"/>
            <w:b/>
            <w:noProof/>
            <w:webHidden/>
            <w:sz w:val="24"/>
            <w:szCs w:val="24"/>
          </w:rPr>
          <w:fldChar w:fldCharType="begin"/>
        </w:r>
        <w:r w:rsidR="00CE1948" w:rsidRPr="00CE1948">
          <w:rPr>
            <w:rFonts w:ascii="Times New Roman" w:hAnsi="Times New Roman" w:cs="Times New Roman"/>
            <w:b/>
            <w:noProof/>
            <w:webHidden/>
            <w:sz w:val="24"/>
            <w:szCs w:val="24"/>
          </w:rPr>
          <w:instrText xml:space="preserve"> PAGEREF _Toc104390838 \h </w:instrText>
        </w:r>
        <w:r w:rsidR="00CE1948" w:rsidRPr="00CE1948">
          <w:rPr>
            <w:rFonts w:ascii="Times New Roman" w:hAnsi="Times New Roman" w:cs="Times New Roman"/>
            <w:b/>
            <w:noProof/>
            <w:webHidden/>
            <w:sz w:val="24"/>
            <w:szCs w:val="24"/>
          </w:rPr>
        </w:r>
        <w:r w:rsidR="00CE1948" w:rsidRPr="00CE1948">
          <w:rPr>
            <w:rFonts w:ascii="Times New Roman" w:hAnsi="Times New Roman" w:cs="Times New Roman"/>
            <w:b/>
            <w:noProof/>
            <w:webHidden/>
            <w:sz w:val="24"/>
            <w:szCs w:val="24"/>
          </w:rPr>
          <w:fldChar w:fldCharType="separate"/>
        </w:r>
        <w:r w:rsidR="00CE1948" w:rsidRPr="00CE1948">
          <w:rPr>
            <w:rFonts w:ascii="Times New Roman" w:hAnsi="Times New Roman" w:cs="Times New Roman"/>
            <w:b/>
            <w:noProof/>
            <w:webHidden/>
            <w:sz w:val="24"/>
            <w:szCs w:val="24"/>
          </w:rPr>
          <w:t>56</w:t>
        </w:r>
        <w:r w:rsidR="00CE1948" w:rsidRPr="00CE1948">
          <w:rPr>
            <w:rFonts w:ascii="Times New Roman" w:hAnsi="Times New Roman" w:cs="Times New Roman"/>
            <w:b/>
            <w:noProof/>
            <w:webHidden/>
            <w:sz w:val="24"/>
            <w:szCs w:val="24"/>
          </w:rPr>
          <w:fldChar w:fldCharType="end"/>
        </w:r>
      </w:hyperlink>
    </w:p>
    <w:p w14:paraId="0140DAD4" w14:textId="77777777" w:rsidR="00CE1948" w:rsidRPr="00CE1948" w:rsidRDefault="004467A3" w:rsidP="00CE1948">
      <w:pPr>
        <w:pStyle w:val="Tabledesillustrations"/>
        <w:tabs>
          <w:tab w:val="right" w:leader="dot" w:pos="9344"/>
        </w:tabs>
        <w:spacing w:line="360" w:lineRule="auto"/>
        <w:rPr>
          <w:rFonts w:ascii="Times New Roman" w:eastAsiaTheme="minorEastAsia" w:hAnsi="Times New Roman" w:cs="Times New Roman"/>
          <w:b/>
          <w:noProof/>
          <w:sz w:val="24"/>
          <w:szCs w:val="24"/>
          <w:lang w:val="en-US"/>
        </w:rPr>
      </w:pPr>
      <w:hyperlink w:anchor="_Toc104390839" w:history="1">
        <w:r w:rsidR="00CE1948" w:rsidRPr="00CE1948">
          <w:rPr>
            <w:rStyle w:val="Lienhypertexte"/>
            <w:rFonts w:ascii="Times New Roman" w:hAnsi="Times New Roman" w:cs="Times New Roman"/>
            <w:b/>
            <w:noProof/>
            <w:sz w:val="24"/>
            <w:szCs w:val="24"/>
          </w:rPr>
          <w:t>Tableau 12 : Description textuelle " consulter les profils des autres "</w:t>
        </w:r>
        <w:r w:rsidR="00CE1948" w:rsidRPr="00CE1948">
          <w:rPr>
            <w:rFonts w:ascii="Times New Roman" w:hAnsi="Times New Roman" w:cs="Times New Roman"/>
            <w:b/>
            <w:noProof/>
            <w:webHidden/>
            <w:sz w:val="24"/>
            <w:szCs w:val="24"/>
          </w:rPr>
          <w:tab/>
        </w:r>
        <w:r w:rsidR="00CE1948" w:rsidRPr="00CE1948">
          <w:rPr>
            <w:rFonts w:ascii="Times New Roman" w:hAnsi="Times New Roman" w:cs="Times New Roman"/>
            <w:b/>
            <w:noProof/>
            <w:webHidden/>
            <w:sz w:val="24"/>
            <w:szCs w:val="24"/>
          </w:rPr>
          <w:fldChar w:fldCharType="begin"/>
        </w:r>
        <w:r w:rsidR="00CE1948" w:rsidRPr="00CE1948">
          <w:rPr>
            <w:rFonts w:ascii="Times New Roman" w:hAnsi="Times New Roman" w:cs="Times New Roman"/>
            <w:b/>
            <w:noProof/>
            <w:webHidden/>
            <w:sz w:val="24"/>
            <w:szCs w:val="24"/>
          </w:rPr>
          <w:instrText xml:space="preserve"> PAGEREF _Toc104390839 \h </w:instrText>
        </w:r>
        <w:r w:rsidR="00CE1948" w:rsidRPr="00CE1948">
          <w:rPr>
            <w:rFonts w:ascii="Times New Roman" w:hAnsi="Times New Roman" w:cs="Times New Roman"/>
            <w:b/>
            <w:noProof/>
            <w:webHidden/>
            <w:sz w:val="24"/>
            <w:szCs w:val="24"/>
          </w:rPr>
        </w:r>
        <w:r w:rsidR="00CE1948" w:rsidRPr="00CE1948">
          <w:rPr>
            <w:rFonts w:ascii="Times New Roman" w:hAnsi="Times New Roman" w:cs="Times New Roman"/>
            <w:b/>
            <w:noProof/>
            <w:webHidden/>
            <w:sz w:val="24"/>
            <w:szCs w:val="24"/>
          </w:rPr>
          <w:fldChar w:fldCharType="separate"/>
        </w:r>
        <w:r w:rsidR="00CE1948" w:rsidRPr="00CE1948">
          <w:rPr>
            <w:rFonts w:ascii="Times New Roman" w:hAnsi="Times New Roman" w:cs="Times New Roman"/>
            <w:b/>
            <w:noProof/>
            <w:webHidden/>
            <w:sz w:val="24"/>
            <w:szCs w:val="24"/>
          </w:rPr>
          <w:t>56</w:t>
        </w:r>
        <w:r w:rsidR="00CE1948" w:rsidRPr="00CE1948">
          <w:rPr>
            <w:rFonts w:ascii="Times New Roman" w:hAnsi="Times New Roman" w:cs="Times New Roman"/>
            <w:b/>
            <w:noProof/>
            <w:webHidden/>
            <w:sz w:val="24"/>
            <w:szCs w:val="24"/>
          </w:rPr>
          <w:fldChar w:fldCharType="end"/>
        </w:r>
      </w:hyperlink>
    </w:p>
    <w:p w14:paraId="3017991C" w14:textId="77777777" w:rsidR="00CE1948" w:rsidRPr="00CE1948" w:rsidRDefault="004467A3" w:rsidP="00CE1948">
      <w:pPr>
        <w:pStyle w:val="Tabledesillustrations"/>
        <w:tabs>
          <w:tab w:val="right" w:leader="dot" w:pos="9344"/>
        </w:tabs>
        <w:spacing w:line="360" w:lineRule="auto"/>
        <w:rPr>
          <w:rFonts w:ascii="Times New Roman" w:eastAsiaTheme="minorEastAsia" w:hAnsi="Times New Roman" w:cs="Times New Roman"/>
          <w:b/>
          <w:noProof/>
          <w:sz w:val="24"/>
          <w:szCs w:val="24"/>
          <w:lang w:val="en-US"/>
        </w:rPr>
      </w:pPr>
      <w:hyperlink w:anchor="_Toc104390840" w:history="1">
        <w:r w:rsidR="00CE1948" w:rsidRPr="00CE1948">
          <w:rPr>
            <w:rStyle w:val="Lienhypertexte"/>
            <w:rFonts w:ascii="Times New Roman" w:hAnsi="Times New Roman" w:cs="Times New Roman"/>
            <w:b/>
            <w:noProof/>
            <w:sz w:val="24"/>
            <w:szCs w:val="24"/>
          </w:rPr>
          <w:t>Tableau 13 " consulter les profils des autres  "Gestion des postes"</w:t>
        </w:r>
        <w:r w:rsidR="00CE1948" w:rsidRPr="00CE1948">
          <w:rPr>
            <w:rFonts w:ascii="Times New Roman" w:hAnsi="Times New Roman" w:cs="Times New Roman"/>
            <w:b/>
            <w:noProof/>
            <w:webHidden/>
            <w:sz w:val="24"/>
            <w:szCs w:val="24"/>
          </w:rPr>
          <w:tab/>
        </w:r>
        <w:r w:rsidR="00CE1948" w:rsidRPr="00CE1948">
          <w:rPr>
            <w:rFonts w:ascii="Times New Roman" w:hAnsi="Times New Roman" w:cs="Times New Roman"/>
            <w:b/>
            <w:noProof/>
            <w:webHidden/>
            <w:sz w:val="24"/>
            <w:szCs w:val="24"/>
          </w:rPr>
          <w:fldChar w:fldCharType="begin"/>
        </w:r>
        <w:r w:rsidR="00CE1948" w:rsidRPr="00CE1948">
          <w:rPr>
            <w:rFonts w:ascii="Times New Roman" w:hAnsi="Times New Roman" w:cs="Times New Roman"/>
            <w:b/>
            <w:noProof/>
            <w:webHidden/>
            <w:sz w:val="24"/>
            <w:szCs w:val="24"/>
          </w:rPr>
          <w:instrText xml:space="preserve"> PAGEREF _Toc104390840 \h </w:instrText>
        </w:r>
        <w:r w:rsidR="00CE1948" w:rsidRPr="00CE1948">
          <w:rPr>
            <w:rFonts w:ascii="Times New Roman" w:hAnsi="Times New Roman" w:cs="Times New Roman"/>
            <w:b/>
            <w:noProof/>
            <w:webHidden/>
            <w:sz w:val="24"/>
            <w:szCs w:val="24"/>
          </w:rPr>
        </w:r>
        <w:r w:rsidR="00CE1948" w:rsidRPr="00CE1948">
          <w:rPr>
            <w:rFonts w:ascii="Times New Roman" w:hAnsi="Times New Roman" w:cs="Times New Roman"/>
            <w:b/>
            <w:noProof/>
            <w:webHidden/>
            <w:sz w:val="24"/>
            <w:szCs w:val="24"/>
          </w:rPr>
          <w:fldChar w:fldCharType="separate"/>
        </w:r>
        <w:r w:rsidR="00CE1948" w:rsidRPr="00CE1948">
          <w:rPr>
            <w:rFonts w:ascii="Times New Roman" w:hAnsi="Times New Roman" w:cs="Times New Roman"/>
            <w:b/>
            <w:noProof/>
            <w:webHidden/>
            <w:sz w:val="24"/>
            <w:szCs w:val="24"/>
          </w:rPr>
          <w:t>57</w:t>
        </w:r>
        <w:r w:rsidR="00CE1948" w:rsidRPr="00CE1948">
          <w:rPr>
            <w:rFonts w:ascii="Times New Roman" w:hAnsi="Times New Roman" w:cs="Times New Roman"/>
            <w:b/>
            <w:noProof/>
            <w:webHidden/>
            <w:sz w:val="24"/>
            <w:szCs w:val="24"/>
          </w:rPr>
          <w:fldChar w:fldCharType="end"/>
        </w:r>
      </w:hyperlink>
    </w:p>
    <w:p w14:paraId="14599374" w14:textId="77777777" w:rsidR="00CE1948" w:rsidRPr="00CE1948" w:rsidRDefault="004467A3" w:rsidP="00CE1948">
      <w:pPr>
        <w:pStyle w:val="Tabledesillustrations"/>
        <w:tabs>
          <w:tab w:val="right" w:leader="dot" w:pos="9344"/>
        </w:tabs>
        <w:spacing w:line="360" w:lineRule="auto"/>
        <w:rPr>
          <w:rFonts w:ascii="Times New Roman" w:eastAsiaTheme="minorEastAsia" w:hAnsi="Times New Roman" w:cs="Times New Roman"/>
          <w:b/>
          <w:noProof/>
          <w:sz w:val="24"/>
          <w:szCs w:val="24"/>
          <w:lang w:val="en-US"/>
        </w:rPr>
      </w:pPr>
      <w:hyperlink w:anchor="_Toc104390841" w:history="1">
        <w:r w:rsidR="00CE1948" w:rsidRPr="00CE1948">
          <w:rPr>
            <w:rStyle w:val="Lienhypertexte"/>
            <w:rFonts w:ascii="Times New Roman" w:hAnsi="Times New Roman" w:cs="Times New Roman"/>
            <w:b/>
            <w:noProof/>
            <w:sz w:val="24"/>
            <w:szCs w:val="24"/>
          </w:rPr>
          <w:t>Tableau 14 : Description textuelle  "Réagir sur les postes"</w:t>
        </w:r>
        <w:r w:rsidR="00CE1948" w:rsidRPr="00CE1948">
          <w:rPr>
            <w:rFonts w:ascii="Times New Roman" w:hAnsi="Times New Roman" w:cs="Times New Roman"/>
            <w:b/>
            <w:noProof/>
            <w:webHidden/>
            <w:sz w:val="24"/>
            <w:szCs w:val="24"/>
          </w:rPr>
          <w:tab/>
        </w:r>
        <w:r w:rsidR="00CE1948" w:rsidRPr="00CE1948">
          <w:rPr>
            <w:rFonts w:ascii="Times New Roman" w:hAnsi="Times New Roman" w:cs="Times New Roman"/>
            <w:b/>
            <w:noProof/>
            <w:webHidden/>
            <w:sz w:val="24"/>
            <w:szCs w:val="24"/>
          </w:rPr>
          <w:fldChar w:fldCharType="begin"/>
        </w:r>
        <w:r w:rsidR="00CE1948" w:rsidRPr="00CE1948">
          <w:rPr>
            <w:rFonts w:ascii="Times New Roman" w:hAnsi="Times New Roman" w:cs="Times New Roman"/>
            <w:b/>
            <w:noProof/>
            <w:webHidden/>
            <w:sz w:val="24"/>
            <w:szCs w:val="24"/>
          </w:rPr>
          <w:instrText xml:space="preserve"> PAGEREF _Toc104390841 \h </w:instrText>
        </w:r>
        <w:r w:rsidR="00CE1948" w:rsidRPr="00CE1948">
          <w:rPr>
            <w:rFonts w:ascii="Times New Roman" w:hAnsi="Times New Roman" w:cs="Times New Roman"/>
            <w:b/>
            <w:noProof/>
            <w:webHidden/>
            <w:sz w:val="24"/>
            <w:szCs w:val="24"/>
          </w:rPr>
        </w:r>
        <w:r w:rsidR="00CE1948" w:rsidRPr="00CE1948">
          <w:rPr>
            <w:rFonts w:ascii="Times New Roman" w:hAnsi="Times New Roman" w:cs="Times New Roman"/>
            <w:b/>
            <w:noProof/>
            <w:webHidden/>
            <w:sz w:val="24"/>
            <w:szCs w:val="24"/>
          </w:rPr>
          <w:fldChar w:fldCharType="separate"/>
        </w:r>
        <w:r w:rsidR="00CE1948" w:rsidRPr="00CE1948">
          <w:rPr>
            <w:rFonts w:ascii="Times New Roman" w:hAnsi="Times New Roman" w:cs="Times New Roman"/>
            <w:b/>
            <w:noProof/>
            <w:webHidden/>
            <w:sz w:val="24"/>
            <w:szCs w:val="24"/>
          </w:rPr>
          <w:t>58</w:t>
        </w:r>
        <w:r w:rsidR="00CE1948" w:rsidRPr="00CE1948">
          <w:rPr>
            <w:rFonts w:ascii="Times New Roman" w:hAnsi="Times New Roman" w:cs="Times New Roman"/>
            <w:b/>
            <w:noProof/>
            <w:webHidden/>
            <w:sz w:val="24"/>
            <w:szCs w:val="24"/>
          </w:rPr>
          <w:fldChar w:fldCharType="end"/>
        </w:r>
      </w:hyperlink>
    </w:p>
    <w:p w14:paraId="4B7A84AC" w14:textId="77777777" w:rsidR="00CE1948" w:rsidRPr="00CE1948" w:rsidRDefault="004467A3" w:rsidP="00CE1948">
      <w:pPr>
        <w:pStyle w:val="Tabledesillustrations"/>
        <w:tabs>
          <w:tab w:val="right" w:leader="dot" w:pos="9344"/>
        </w:tabs>
        <w:spacing w:line="360" w:lineRule="auto"/>
        <w:rPr>
          <w:rFonts w:ascii="Times New Roman" w:eastAsiaTheme="minorEastAsia" w:hAnsi="Times New Roman" w:cs="Times New Roman"/>
          <w:b/>
          <w:noProof/>
          <w:sz w:val="24"/>
          <w:szCs w:val="24"/>
          <w:lang w:val="en-US"/>
        </w:rPr>
      </w:pPr>
      <w:hyperlink w:anchor="_Toc104390842" w:history="1">
        <w:r w:rsidR="00CE1948" w:rsidRPr="00CE1948">
          <w:rPr>
            <w:rStyle w:val="Lienhypertexte"/>
            <w:rFonts w:ascii="Times New Roman" w:hAnsi="Times New Roman" w:cs="Times New Roman"/>
            <w:b/>
            <w:noProof/>
            <w:sz w:val="24"/>
            <w:szCs w:val="24"/>
          </w:rPr>
          <w:t>Tableau 15 : Description textuelle  "Gestion des cours guidées"</w:t>
        </w:r>
        <w:r w:rsidR="00CE1948" w:rsidRPr="00CE1948">
          <w:rPr>
            <w:rFonts w:ascii="Times New Roman" w:hAnsi="Times New Roman" w:cs="Times New Roman"/>
            <w:b/>
            <w:noProof/>
            <w:webHidden/>
            <w:sz w:val="24"/>
            <w:szCs w:val="24"/>
          </w:rPr>
          <w:tab/>
        </w:r>
        <w:r w:rsidR="00CE1948" w:rsidRPr="00CE1948">
          <w:rPr>
            <w:rFonts w:ascii="Times New Roman" w:hAnsi="Times New Roman" w:cs="Times New Roman"/>
            <w:b/>
            <w:noProof/>
            <w:webHidden/>
            <w:sz w:val="24"/>
            <w:szCs w:val="24"/>
          </w:rPr>
          <w:fldChar w:fldCharType="begin"/>
        </w:r>
        <w:r w:rsidR="00CE1948" w:rsidRPr="00CE1948">
          <w:rPr>
            <w:rFonts w:ascii="Times New Roman" w:hAnsi="Times New Roman" w:cs="Times New Roman"/>
            <w:b/>
            <w:noProof/>
            <w:webHidden/>
            <w:sz w:val="24"/>
            <w:szCs w:val="24"/>
          </w:rPr>
          <w:instrText xml:space="preserve"> PAGEREF _Toc104390842 \h </w:instrText>
        </w:r>
        <w:r w:rsidR="00CE1948" w:rsidRPr="00CE1948">
          <w:rPr>
            <w:rFonts w:ascii="Times New Roman" w:hAnsi="Times New Roman" w:cs="Times New Roman"/>
            <w:b/>
            <w:noProof/>
            <w:webHidden/>
            <w:sz w:val="24"/>
            <w:szCs w:val="24"/>
          </w:rPr>
        </w:r>
        <w:r w:rsidR="00CE1948" w:rsidRPr="00CE1948">
          <w:rPr>
            <w:rFonts w:ascii="Times New Roman" w:hAnsi="Times New Roman" w:cs="Times New Roman"/>
            <w:b/>
            <w:noProof/>
            <w:webHidden/>
            <w:sz w:val="24"/>
            <w:szCs w:val="24"/>
          </w:rPr>
          <w:fldChar w:fldCharType="separate"/>
        </w:r>
        <w:r w:rsidR="00CE1948" w:rsidRPr="00CE1948">
          <w:rPr>
            <w:rFonts w:ascii="Times New Roman" w:hAnsi="Times New Roman" w:cs="Times New Roman"/>
            <w:b/>
            <w:noProof/>
            <w:webHidden/>
            <w:sz w:val="24"/>
            <w:szCs w:val="24"/>
          </w:rPr>
          <w:t>59</w:t>
        </w:r>
        <w:r w:rsidR="00CE1948" w:rsidRPr="00CE1948">
          <w:rPr>
            <w:rFonts w:ascii="Times New Roman" w:hAnsi="Times New Roman" w:cs="Times New Roman"/>
            <w:b/>
            <w:noProof/>
            <w:webHidden/>
            <w:sz w:val="24"/>
            <w:szCs w:val="24"/>
          </w:rPr>
          <w:fldChar w:fldCharType="end"/>
        </w:r>
      </w:hyperlink>
    </w:p>
    <w:p w14:paraId="36408D2B" w14:textId="77777777" w:rsidR="00CE1948" w:rsidRPr="00CE1948" w:rsidRDefault="004467A3" w:rsidP="00CE1948">
      <w:pPr>
        <w:pStyle w:val="Tabledesillustrations"/>
        <w:tabs>
          <w:tab w:val="right" w:leader="dot" w:pos="9344"/>
        </w:tabs>
        <w:spacing w:line="360" w:lineRule="auto"/>
        <w:rPr>
          <w:rFonts w:ascii="Times New Roman" w:eastAsiaTheme="minorEastAsia" w:hAnsi="Times New Roman" w:cs="Times New Roman"/>
          <w:b/>
          <w:noProof/>
          <w:sz w:val="24"/>
          <w:szCs w:val="24"/>
          <w:lang w:val="en-US"/>
        </w:rPr>
      </w:pPr>
      <w:hyperlink w:anchor="_Toc104390843" w:history="1">
        <w:r w:rsidR="00CE1948" w:rsidRPr="00CE1948">
          <w:rPr>
            <w:rStyle w:val="Lienhypertexte"/>
            <w:rFonts w:ascii="Times New Roman" w:hAnsi="Times New Roman" w:cs="Times New Roman"/>
            <w:b/>
            <w:noProof/>
            <w:sz w:val="24"/>
            <w:szCs w:val="24"/>
          </w:rPr>
          <w:t>Tableau 16 : le backlog sprint 3</w:t>
        </w:r>
        <w:r w:rsidR="00CE1948" w:rsidRPr="00CE1948">
          <w:rPr>
            <w:rFonts w:ascii="Times New Roman" w:hAnsi="Times New Roman" w:cs="Times New Roman"/>
            <w:b/>
            <w:noProof/>
            <w:webHidden/>
            <w:sz w:val="24"/>
            <w:szCs w:val="24"/>
          </w:rPr>
          <w:tab/>
        </w:r>
        <w:r w:rsidR="00CE1948" w:rsidRPr="00CE1948">
          <w:rPr>
            <w:rFonts w:ascii="Times New Roman" w:hAnsi="Times New Roman" w:cs="Times New Roman"/>
            <w:b/>
            <w:noProof/>
            <w:webHidden/>
            <w:sz w:val="24"/>
            <w:szCs w:val="24"/>
          </w:rPr>
          <w:fldChar w:fldCharType="begin"/>
        </w:r>
        <w:r w:rsidR="00CE1948" w:rsidRPr="00CE1948">
          <w:rPr>
            <w:rFonts w:ascii="Times New Roman" w:hAnsi="Times New Roman" w:cs="Times New Roman"/>
            <w:b/>
            <w:noProof/>
            <w:webHidden/>
            <w:sz w:val="24"/>
            <w:szCs w:val="24"/>
          </w:rPr>
          <w:instrText xml:space="preserve"> PAGEREF _Toc104390843 \h </w:instrText>
        </w:r>
        <w:r w:rsidR="00CE1948" w:rsidRPr="00CE1948">
          <w:rPr>
            <w:rFonts w:ascii="Times New Roman" w:hAnsi="Times New Roman" w:cs="Times New Roman"/>
            <w:b/>
            <w:noProof/>
            <w:webHidden/>
            <w:sz w:val="24"/>
            <w:szCs w:val="24"/>
          </w:rPr>
        </w:r>
        <w:r w:rsidR="00CE1948" w:rsidRPr="00CE1948">
          <w:rPr>
            <w:rFonts w:ascii="Times New Roman" w:hAnsi="Times New Roman" w:cs="Times New Roman"/>
            <w:b/>
            <w:noProof/>
            <w:webHidden/>
            <w:sz w:val="24"/>
            <w:szCs w:val="24"/>
          </w:rPr>
          <w:fldChar w:fldCharType="separate"/>
        </w:r>
        <w:r w:rsidR="00CE1948" w:rsidRPr="00CE1948">
          <w:rPr>
            <w:rFonts w:ascii="Times New Roman" w:hAnsi="Times New Roman" w:cs="Times New Roman"/>
            <w:b/>
            <w:noProof/>
            <w:webHidden/>
            <w:sz w:val="24"/>
            <w:szCs w:val="24"/>
          </w:rPr>
          <w:t>62</w:t>
        </w:r>
        <w:r w:rsidR="00CE1948" w:rsidRPr="00CE1948">
          <w:rPr>
            <w:rFonts w:ascii="Times New Roman" w:hAnsi="Times New Roman" w:cs="Times New Roman"/>
            <w:b/>
            <w:noProof/>
            <w:webHidden/>
            <w:sz w:val="24"/>
            <w:szCs w:val="24"/>
          </w:rPr>
          <w:fldChar w:fldCharType="end"/>
        </w:r>
      </w:hyperlink>
    </w:p>
    <w:p w14:paraId="65748223" w14:textId="77777777" w:rsidR="00CE1948" w:rsidRPr="00CE1948" w:rsidRDefault="004467A3" w:rsidP="00CE1948">
      <w:pPr>
        <w:pStyle w:val="Tabledesillustrations"/>
        <w:tabs>
          <w:tab w:val="right" w:leader="dot" w:pos="9344"/>
        </w:tabs>
        <w:spacing w:line="360" w:lineRule="auto"/>
        <w:rPr>
          <w:rFonts w:ascii="Times New Roman" w:eastAsiaTheme="minorEastAsia" w:hAnsi="Times New Roman" w:cs="Times New Roman"/>
          <w:b/>
          <w:noProof/>
          <w:sz w:val="24"/>
          <w:szCs w:val="24"/>
          <w:lang w:val="en-US"/>
        </w:rPr>
      </w:pPr>
      <w:hyperlink w:anchor="_Toc104390844" w:history="1">
        <w:r w:rsidR="00CE1948" w:rsidRPr="00CE1948">
          <w:rPr>
            <w:rStyle w:val="Lienhypertexte"/>
            <w:rFonts w:ascii="Times New Roman" w:hAnsi="Times New Roman" w:cs="Times New Roman"/>
            <w:b/>
            <w:noProof/>
            <w:sz w:val="24"/>
            <w:szCs w:val="24"/>
          </w:rPr>
          <w:t>Tableau 17 ; Description textuelle "Acheter des cours guidées"</w:t>
        </w:r>
        <w:r w:rsidR="00CE1948" w:rsidRPr="00CE1948">
          <w:rPr>
            <w:rFonts w:ascii="Times New Roman" w:hAnsi="Times New Roman" w:cs="Times New Roman"/>
            <w:b/>
            <w:noProof/>
            <w:webHidden/>
            <w:sz w:val="24"/>
            <w:szCs w:val="24"/>
          </w:rPr>
          <w:tab/>
        </w:r>
        <w:r w:rsidR="00CE1948" w:rsidRPr="00CE1948">
          <w:rPr>
            <w:rFonts w:ascii="Times New Roman" w:hAnsi="Times New Roman" w:cs="Times New Roman"/>
            <w:b/>
            <w:noProof/>
            <w:webHidden/>
            <w:sz w:val="24"/>
            <w:szCs w:val="24"/>
          </w:rPr>
          <w:fldChar w:fldCharType="begin"/>
        </w:r>
        <w:r w:rsidR="00CE1948" w:rsidRPr="00CE1948">
          <w:rPr>
            <w:rFonts w:ascii="Times New Roman" w:hAnsi="Times New Roman" w:cs="Times New Roman"/>
            <w:b/>
            <w:noProof/>
            <w:webHidden/>
            <w:sz w:val="24"/>
            <w:szCs w:val="24"/>
          </w:rPr>
          <w:instrText xml:space="preserve"> PAGEREF _Toc104390844 \h </w:instrText>
        </w:r>
        <w:r w:rsidR="00CE1948" w:rsidRPr="00CE1948">
          <w:rPr>
            <w:rFonts w:ascii="Times New Roman" w:hAnsi="Times New Roman" w:cs="Times New Roman"/>
            <w:b/>
            <w:noProof/>
            <w:webHidden/>
            <w:sz w:val="24"/>
            <w:szCs w:val="24"/>
          </w:rPr>
        </w:r>
        <w:r w:rsidR="00CE1948" w:rsidRPr="00CE1948">
          <w:rPr>
            <w:rFonts w:ascii="Times New Roman" w:hAnsi="Times New Roman" w:cs="Times New Roman"/>
            <w:b/>
            <w:noProof/>
            <w:webHidden/>
            <w:sz w:val="24"/>
            <w:szCs w:val="24"/>
          </w:rPr>
          <w:fldChar w:fldCharType="separate"/>
        </w:r>
        <w:r w:rsidR="00CE1948" w:rsidRPr="00CE1948">
          <w:rPr>
            <w:rFonts w:ascii="Times New Roman" w:hAnsi="Times New Roman" w:cs="Times New Roman"/>
            <w:b/>
            <w:noProof/>
            <w:webHidden/>
            <w:sz w:val="24"/>
            <w:szCs w:val="24"/>
          </w:rPr>
          <w:t>63</w:t>
        </w:r>
        <w:r w:rsidR="00CE1948" w:rsidRPr="00CE1948">
          <w:rPr>
            <w:rFonts w:ascii="Times New Roman" w:hAnsi="Times New Roman" w:cs="Times New Roman"/>
            <w:b/>
            <w:noProof/>
            <w:webHidden/>
            <w:sz w:val="24"/>
            <w:szCs w:val="24"/>
          </w:rPr>
          <w:fldChar w:fldCharType="end"/>
        </w:r>
      </w:hyperlink>
    </w:p>
    <w:p w14:paraId="41B1588C" w14:textId="77777777" w:rsidR="00CE1948" w:rsidRPr="00CE1948" w:rsidRDefault="004467A3" w:rsidP="00CE1948">
      <w:pPr>
        <w:pStyle w:val="Tabledesillustrations"/>
        <w:tabs>
          <w:tab w:val="right" w:leader="dot" w:pos="9344"/>
        </w:tabs>
        <w:spacing w:line="360" w:lineRule="auto"/>
        <w:rPr>
          <w:rFonts w:ascii="Times New Roman" w:eastAsiaTheme="minorEastAsia" w:hAnsi="Times New Roman" w:cs="Times New Roman"/>
          <w:b/>
          <w:noProof/>
          <w:sz w:val="24"/>
          <w:szCs w:val="24"/>
          <w:lang w:val="en-US"/>
        </w:rPr>
      </w:pPr>
      <w:hyperlink w:anchor="_Toc104390845" w:history="1">
        <w:r w:rsidR="00CE1948" w:rsidRPr="00CE1948">
          <w:rPr>
            <w:rStyle w:val="Lienhypertexte"/>
            <w:rFonts w:ascii="Times New Roman" w:hAnsi="Times New Roman" w:cs="Times New Roman"/>
            <w:b/>
            <w:noProof/>
            <w:sz w:val="24"/>
            <w:szCs w:val="24"/>
          </w:rPr>
          <w:t>Tableau 18 : Description textuelle " Consulter l'historiques des achats"</w:t>
        </w:r>
        <w:r w:rsidR="00CE1948" w:rsidRPr="00CE1948">
          <w:rPr>
            <w:rFonts w:ascii="Times New Roman" w:hAnsi="Times New Roman" w:cs="Times New Roman"/>
            <w:b/>
            <w:noProof/>
            <w:webHidden/>
            <w:sz w:val="24"/>
            <w:szCs w:val="24"/>
          </w:rPr>
          <w:tab/>
        </w:r>
        <w:r w:rsidR="00CE1948" w:rsidRPr="00CE1948">
          <w:rPr>
            <w:rFonts w:ascii="Times New Roman" w:hAnsi="Times New Roman" w:cs="Times New Roman"/>
            <w:b/>
            <w:noProof/>
            <w:webHidden/>
            <w:sz w:val="24"/>
            <w:szCs w:val="24"/>
          </w:rPr>
          <w:fldChar w:fldCharType="begin"/>
        </w:r>
        <w:r w:rsidR="00CE1948" w:rsidRPr="00CE1948">
          <w:rPr>
            <w:rFonts w:ascii="Times New Roman" w:hAnsi="Times New Roman" w:cs="Times New Roman"/>
            <w:b/>
            <w:noProof/>
            <w:webHidden/>
            <w:sz w:val="24"/>
            <w:szCs w:val="24"/>
          </w:rPr>
          <w:instrText xml:space="preserve"> PAGEREF _Toc104390845 \h </w:instrText>
        </w:r>
        <w:r w:rsidR="00CE1948" w:rsidRPr="00CE1948">
          <w:rPr>
            <w:rFonts w:ascii="Times New Roman" w:hAnsi="Times New Roman" w:cs="Times New Roman"/>
            <w:b/>
            <w:noProof/>
            <w:webHidden/>
            <w:sz w:val="24"/>
            <w:szCs w:val="24"/>
          </w:rPr>
        </w:r>
        <w:r w:rsidR="00CE1948" w:rsidRPr="00CE1948">
          <w:rPr>
            <w:rFonts w:ascii="Times New Roman" w:hAnsi="Times New Roman" w:cs="Times New Roman"/>
            <w:b/>
            <w:noProof/>
            <w:webHidden/>
            <w:sz w:val="24"/>
            <w:szCs w:val="24"/>
          </w:rPr>
          <w:fldChar w:fldCharType="separate"/>
        </w:r>
        <w:r w:rsidR="00CE1948" w:rsidRPr="00CE1948">
          <w:rPr>
            <w:rFonts w:ascii="Times New Roman" w:hAnsi="Times New Roman" w:cs="Times New Roman"/>
            <w:b/>
            <w:noProof/>
            <w:webHidden/>
            <w:sz w:val="24"/>
            <w:szCs w:val="24"/>
          </w:rPr>
          <w:t>63</w:t>
        </w:r>
        <w:r w:rsidR="00CE1948" w:rsidRPr="00CE1948">
          <w:rPr>
            <w:rFonts w:ascii="Times New Roman" w:hAnsi="Times New Roman" w:cs="Times New Roman"/>
            <w:b/>
            <w:noProof/>
            <w:webHidden/>
            <w:sz w:val="24"/>
            <w:szCs w:val="24"/>
          </w:rPr>
          <w:fldChar w:fldCharType="end"/>
        </w:r>
      </w:hyperlink>
    </w:p>
    <w:p w14:paraId="4B9ED8E9" w14:textId="77777777" w:rsidR="00CE1948" w:rsidRPr="00CE1948" w:rsidRDefault="004467A3" w:rsidP="00CE1948">
      <w:pPr>
        <w:pStyle w:val="Tabledesillustrations"/>
        <w:tabs>
          <w:tab w:val="right" w:leader="dot" w:pos="9344"/>
        </w:tabs>
        <w:spacing w:line="360" w:lineRule="auto"/>
        <w:rPr>
          <w:rFonts w:ascii="Times New Roman" w:eastAsiaTheme="minorEastAsia" w:hAnsi="Times New Roman" w:cs="Times New Roman"/>
          <w:b/>
          <w:noProof/>
          <w:sz w:val="24"/>
          <w:szCs w:val="24"/>
          <w:lang w:val="en-US"/>
        </w:rPr>
      </w:pPr>
      <w:hyperlink w:anchor="_Toc104390846" w:history="1">
        <w:r w:rsidR="00CE1948" w:rsidRPr="00CE1948">
          <w:rPr>
            <w:rStyle w:val="Lienhypertexte"/>
            <w:rFonts w:ascii="Times New Roman" w:hAnsi="Times New Roman" w:cs="Times New Roman"/>
            <w:b/>
            <w:noProof/>
            <w:sz w:val="24"/>
            <w:szCs w:val="24"/>
          </w:rPr>
          <w:t>Tableau 19 : Description textuelle  Consulter les statistiques"</w:t>
        </w:r>
        <w:r w:rsidR="00CE1948" w:rsidRPr="00CE1948">
          <w:rPr>
            <w:rFonts w:ascii="Times New Roman" w:hAnsi="Times New Roman" w:cs="Times New Roman"/>
            <w:b/>
            <w:noProof/>
            <w:webHidden/>
            <w:sz w:val="24"/>
            <w:szCs w:val="24"/>
          </w:rPr>
          <w:tab/>
        </w:r>
        <w:r w:rsidR="00CE1948" w:rsidRPr="00CE1948">
          <w:rPr>
            <w:rFonts w:ascii="Times New Roman" w:hAnsi="Times New Roman" w:cs="Times New Roman"/>
            <w:b/>
            <w:noProof/>
            <w:webHidden/>
            <w:sz w:val="24"/>
            <w:szCs w:val="24"/>
          </w:rPr>
          <w:fldChar w:fldCharType="begin"/>
        </w:r>
        <w:r w:rsidR="00CE1948" w:rsidRPr="00CE1948">
          <w:rPr>
            <w:rFonts w:ascii="Times New Roman" w:hAnsi="Times New Roman" w:cs="Times New Roman"/>
            <w:b/>
            <w:noProof/>
            <w:webHidden/>
            <w:sz w:val="24"/>
            <w:szCs w:val="24"/>
          </w:rPr>
          <w:instrText xml:space="preserve"> PAGEREF _Toc104390846 \h </w:instrText>
        </w:r>
        <w:r w:rsidR="00CE1948" w:rsidRPr="00CE1948">
          <w:rPr>
            <w:rFonts w:ascii="Times New Roman" w:hAnsi="Times New Roman" w:cs="Times New Roman"/>
            <w:b/>
            <w:noProof/>
            <w:webHidden/>
            <w:sz w:val="24"/>
            <w:szCs w:val="24"/>
          </w:rPr>
        </w:r>
        <w:r w:rsidR="00CE1948" w:rsidRPr="00CE1948">
          <w:rPr>
            <w:rFonts w:ascii="Times New Roman" w:hAnsi="Times New Roman" w:cs="Times New Roman"/>
            <w:b/>
            <w:noProof/>
            <w:webHidden/>
            <w:sz w:val="24"/>
            <w:szCs w:val="24"/>
          </w:rPr>
          <w:fldChar w:fldCharType="separate"/>
        </w:r>
        <w:r w:rsidR="00CE1948" w:rsidRPr="00CE1948">
          <w:rPr>
            <w:rFonts w:ascii="Times New Roman" w:hAnsi="Times New Roman" w:cs="Times New Roman"/>
            <w:b/>
            <w:noProof/>
            <w:webHidden/>
            <w:sz w:val="24"/>
            <w:szCs w:val="24"/>
          </w:rPr>
          <w:t>64</w:t>
        </w:r>
        <w:r w:rsidR="00CE1948" w:rsidRPr="00CE1948">
          <w:rPr>
            <w:rFonts w:ascii="Times New Roman" w:hAnsi="Times New Roman" w:cs="Times New Roman"/>
            <w:b/>
            <w:noProof/>
            <w:webHidden/>
            <w:sz w:val="24"/>
            <w:szCs w:val="24"/>
          </w:rPr>
          <w:fldChar w:fldCharType="end"/>
        </w:r>
      </w:hyperlink>
    </w:p>
    <w:p w14:paraId="27F44B9F" w14:textId="77777777" w:rsidR="00CE1948" w:rsidRPr="00CE1948" w:rsidRDefault="004467A3" w:rsidP="00CE1948">
      <w:pPr>
        <w:pStyle w:val="Tabledesillustrations"/>
        <w:tabs>
          <w:tab w:val="right" w:leader="dot" w:pos="9344"/>
        </w:tabs>
        <w:spacing w:line="360" w:lineRule="auto"/>
        <w:rPr>
          <w:rFonts w:ascii="Times New Roman" w:eastAsiaTheme="minorEastAsia" w:hAnsi="Times New Roman" w:cs="Times New Roman"/>
          <w:b/>
          <w:noProof/>
          <w:sz w:val="24"/>
          <w:szCs w:val="24"/>
          <w:lang w:val="en-US"/>
        </w:rPr>
      </w:pPr>
      <w:hyperlink w:anchor="_Toc104390847" w:history="1">
        <w:r w:rsidR="00CE1948" w:rsidRPr="00CE1948">
          <w:rPr>
            <w:rStyle w:val="Lienhypertexte"/>
            <w:rFonts w:ascii="Times New Roman" w:hAnsi="Times New Roman" w:cs="Times New Roman"/>
            <w:b/>
            <w:noProof/>
            <w:sz w:val="24"/>
            <w:szCs w:val="24"/>
          </w:rPr>
          <w:t>Tableau 20 : Description textuelle" Evaluation de cours guidées"</w:t>
        </w:r>
        <w:r w:rsidR="00CE1948" w:rsidRPr="00CE1948">
          <w:rPr>
            <w:rFonts w:ascii="Times New Roman" w:hAnsi="Times New Roman" w:cs="Times New Roman"/>
            <w:b/>
            <w:noProof/>
            <w:webHidden/>
            <w:sz w:val="24"/>
            <w:szCs w:val="24"/>
          </w:rPr>
          <w:tab/>
        </w:r>
        <w:r w:rsidR="00CE1948" w:rsidRPr="00CE1948">
          <w:rPr>
            <w:rFonts w:ascii="Times New Roman" w:hAnsi="Times New Roman" w:cs="Times New Roman"/>
            <w:b/>
            <w:noProof/>
            <w:webHidden/>
            <w:sz w:val="24"/>
            <w:szCs w:val="24"/>
          </w:rPr>
          <w:fldChar w:fldCharType="begin"/>
        </w:r>
        <w:r w:rsidR="00CE1948" w:rsidRPr="00CE1948">
          <w:rPr>
            <w:rFonts w:ascii="Times New Roman" w:hAnsi="Times New Roman" w:cs="Times New Roman"/>
            <w:b/>
            <w:noProof/>
            <w:webHidden/>
            <w:sz w:val="24"/>
            <w:szCs w:val="24"/>
          </w:rPr>
          <w:instrText xml:space="preserve"> PAGEREF _Toc104390847 \h </w:instrText>
        </w:r>
        <w:r w:rsidR="00CE1948" w:rsidRPr="00CE1948">
          <w:rPr>
            <w:rFonts w:ascii="Times New Roman" w:hAnsi="Times New Roman" w:cs="Times New Roman"/>
            <w:b/>
            <w:noProof/>
            <w:webHidden/>
            <w:sz w:val="24"/>
            <w:szCs w:val="24"/>
          </w:rPr>
        </w:r>
        <w:r w:rsidR="00CE1948" w:rsidRPr="00CE1948">
          <w:rPr>
            <w:rFonts w:ascii="Times New Roman" w:hAnsi="Times New Roman" w:cs="Times New Roman"/>
            <w:b/>
            <w:noProof/>
            <w:webHidden/>
            <w:sz w:val="24"/>
            <w:szCs w:val="24"/>
          </w:rPr>
          <w:fldChar w:fldCharType="separate"/>
        </w:r>
        <w:r w:rsidR="00CE1948" w:rsidRPr="00CE1948">
          <w:rPr>
            <w:rFonts w:ascii="Times New Roman" w:hAnsi="Times New Roman" w:cs="Times New Roman"/>
            <w:b/>
            <w:noProof/>
            <w:webHidden/>
            <w:sz w:val="24"/>
            <w:szCs w:val="24"/>
          </w:rPr>
          <w:t>64</w:t>
        </w:r>
        <w:r w:rsidR="00CE1948" w:rsidRPr="00CE1948">
          <w:rPr>
            <w:rFonts w:ascii="Times New Roman" w:hAnsi="Times New Roman" w:cs="Times New Roman"/>
            <w:b/>
            <w:noProof/>
            <w:webHidden/>
            <w:sz w:val="24"/>
            <w:szCs w:val="24"/>
          </w:rPr>
          <w:fldChar w:fldCharType="end"/>
        </w:r>
      </w:hyperlink>
    </w:p>
    <w:p w14:paraId="6205D898" w14:textId="77777777" w:rsidR="00CE1948" w:rsidRPr="00CE1948" w:rsidRDefault="004467A3" w:rsidP="00CE1948">
      <w:pPr>
        <w:pStyle w:val="Tabledesillustrations"/>
        <w:tabs>
          <w:tab w:val="right" w:leader="dot" w:pos="9344"/>
        </w:tabs>
        <w:spacing w:line="360" w:lineRule="auto"/>
        <w:rPr>
          <w:rFonts w:ascii="Times New Roman" w:eastAsiaTheme="minorEastAsia" w:hAnsi="Times New Roman" w:cs="Times New Roman"/>
          <w:b/>
          <w:noProof/>
          <w:sz w:val="24"/>
          <w:szCs w:val="24"/>
          <w:lang w:val="en-US"/>
        </w:rPr>
      </w:pPr>
      <w:hyperlink w:anchor="_Toc104390848" w:history="1">
        <w:r w:rsidR="00CE1948" w:rsidRPr="00CE1948">
          <w:rPr>
            <w:rStyle w:val="Lienhypertexte"/>
            <w:rFonts w:ascii="Times New Roman" w:hAnsi="Times New Roman" w:cs="Times New Roman"/>
            <w:b/>
            <w:noProof/>
            <w:sz w:val="24"/>
            <w:szCs w:val="24"/>
          </w:rPr>
          <w:t>Tableau 21 : Description textuelle  "Contacter l'administrateur"</w:t>
        </w:r>
        <w:r w:rsidR="00CE1948" w:rsidRPr="00CE1948">
          <w:rPr>
            <w:rFonts w:ascii="Times New Roman" w:hAnsi="Times New Roman" w:cs="Times New Roman"/>
            <w:b/>
            <w:noProof/>
            <w:webHidden/>
            <w:sz w:val="24"/>
            <w:szCs w:val="24"/>
          </w:rPr>
          <w:tab/>
        </w:r>
        <w:r w:rsidR="00CE1948" w:rsidRPr="00CE1948">
          <w:rPr>
            <w:rFonts w:ascii="Times New Roman" w:hAnsi="Times New Roman" w:cs="Times New Roman"/>
            <w:b/>
            <w:noProof/>
            <w:webHidden/>
            <w:sz w:val="24"/>
            <w:szCs w:val="24"/>
          </w:rPr>
          <w:fldChar w:fldCharType="begin"/>
        </w:r>
        <w:r w:rsidR="00CE1948" w:rsidRPr="00CE1948">
          <w:rPr>
            <w:rFonts w:ascii="Times New Roman" w:hAnsi="Times New Roman" w:cs="Times New Roman"/>
            <w:b/>
            <w:noProof/>
            <w:webHidden/>
            <w:sz w:val="24"/>
            <w:szCs w:val="24"/>
          </w:rPr>
          <w:instrText xml:space="preserve"> PAGEREF _Toc104390848 \h </w:instrText>
        </w:r>
        <w:r w:rsidR="00CE1948" w:rsidRPr="00CE1948">
          <w:rPr>
            <w:rFonts w:ascii="Times New Roman" w:hAnsi="Times New Roman" w:cs="Times New Roman"/>
            <w:b/>
            <w:noProof/>
            <w:webHidden/>
            <w:sz w:val="24"/>
            <w:szCs w:val="24"/>
          </w:rPr>
        </w:r>
        <w:r w:rsidR="00CE1948" w:rsidRPr="00CE1948">
          <w:rPr>
            <w:rFonts w:ascii="Times New Roman" w:hAnsi="Times New Roman" w:cs="Times New Roman"/>
            <w:b/>
            <w:noProof/>
            <w:webHidden/>
            <w:sz w:val="24"/>
            <w:szCs w:val="24"/>
          </w:rPr>
          <w:fldChar w:fldCharType="separate"/>
        </w:r>
        <w:r w:rsidR="00CE1948" w:rsidRPr="00CE1948">
          <w:rPr>
            <w:rFonts w:ascii="Times New Roman" w:hAnsi="Times New Roman" w:cs="Times New Roman"/>
            <w:b/>
            <w:noProof/>
            <w:webHidden/>
            <w:sz w:val="24"/>
            <w:szCs w:val="24"/>
          </w:rPr>
          <w:t>65</w:t>
        </w:r>
        <w:r w:rsidR="00CE1948" w:rsidRPr="00CE1948">
          <w:rPr>
            <w:rFonts w:ascii="Times New Roman" w:hAnsi="Times New Roman" w:cs="Times New Roman"/>
            <w:b/>
            <w:noProof/>
            <w:webHidden/>
            <w:sz w:val="24"/>
            <w:szCs w:val="24"/>
          </w:rPr>
          <w:fldChar w:fldCharType="end"/>
        </w:r>
      </w:hyperlink>
    </w:p>
    <w:p w14:paraId="2CCFEE44" w14:textId="77777777" w:rsidR="003030E5" w:rsidRPr="00BB6FA3" w:rsidRDefault="00CE1948" w:rsidP="000B59EB">
      <w:pPr>
        <w:spacing w:line="360" w:lineRule="auto"/>
        <w:jc w:val="both"/>
        <w:rPr>
          <w:rFonts w:asciiTheme="majorBidi" w:hAnsiTheme="majorBidi" w:cstheme="majorBidi"/>
          <w:b/>
          <w:bCs/>
          <w:sz w:val="44"/>
          <w:szCs w:val="44"/>
        </w:rPr>
      </w:pPr>
      <w:r>
        <w:rPr>
          <w:rFonts w:asciiTheme="majorBidi" w:hAnsiTheme="majorBidi" w:cstheme="majorBidi"/>
          <w:b/>
          <w:bCs/>
          <w:sz w:val="44"/>
          <w:szCs w:val="44"/>
        </w:rPr>
        <w:fldChar w:fldCharType="end"/>
      </w:r>
    </w:p>
    <w:p w14:paraId="22502208" w14:textId="77777777" w:rsidR="003030E5" w:rsidRPr="00BB6FA3" w:rsidRDefault="003030E5" w:rsidP="000B59EB">
      <w:pPr>
        <w:spacing w:line="360" w:lineRule="auto"/>
        <w:jc w:val="both"/>
        <w:rPr>
          <w:rFonts w:asciiTheme="majorBidi" w:hAnsiTheme="majorBidi" w:cstheme="majorBidi"/>
          <w:b/>
          <w:bCs/>
          <w:sz w:val="44"/>
          <w:szCs w:val="44"/>
        </w:rPr>
      </w:pPr>
    </w:p>
    <w:p w14:paraId="7A7B5CCD" w14:textId="77777777" w:rsidR="003030E5" w:rsidRPr="00BB6FA3" w:rsidRDefault="003030E5" w:rsidP="000B59EB">
      <w:pPr>
        <w:spacing w:line="360" w:lineRule="auto"/>
        <w:jc w:val="both"/>
        <w:rPr>
          <w:rFonts w:asciiTheme="majorBidi" w:hAnsiTheme="majorBidi" w:cstheme="majorBidi"/>
          <w:b/>
          <w:bCs/>
          <w:sz w:val="44"/>
          <w:szCs w:val="44"/>
        </w:rPr>
      </w:pPr>
    </w:p>
    <w:p w14:paraId="270C9AFA" w14:textId="77777777" w:rsidR="003030E5" w:rsidRPr="00BB6FA3" w:rsidRDefault="003030E5" w:rsidP="000B59EB">
      <w:pPr>
        <w:spacing w:line="360" w:lineRule="auto"/>
        <w:jc w:val="both"/>
        <w:rPr>
          <w:rFonts w:asciiTheme="majorBidi" w:hAnsiTheme="majorBidi" w:cstheme="majorBidi"/>
          <w:b/>
          <w:bCs/>
          <w:sz w:val="44"/>
          <w:szCs w:val="44"/>
        </w:rPr>
      </w:pPr>
    </w:p>
    <w:p w14:paraId="22FD9848" w14:textId="77777777" w:rsidR="000B59EB" w:rsidRDefault="000B59EB" w:rsidP="000B59EB">
      <w:pPr>
        <w:spacing w:line="360" w:lineRule="auto"/>
        <w:rPr>
          <w:rFonts w:asciiTheme="majorBidi" w:hAnsiTheme="majorBidi" w:cstheme="majorBidi"/>
          <w:b/>
          <w:bCs/>
          <w:sz w:val="44"/>
          <w:szCs w:val="44"/>
        </w:rPr>
      </w:pPr>
    </w:p>
    <w:p w14:paraId="18736AAF" w14:textId="47209A8A" w:rsidR="00A00907" w:rsidRPr="000B59EB" w:rsidRDefault="00A00907" w:rsidP="000B59EB">
      <w:pPr>
        <w:pStyle w:val="Titre1"/>
        <w:spacing w:line="360" w:lineRule="auto"/>
        <w:jc w:val="center"/>
        <w:rPr>
          <w:rFonts w:ascii="Baskerville Old Face" w:hAnsi="Baskerville Old Face"/>
          <w:b w:val="0"/>
          <w:color w:val="000000" w:themeColor="text1"/>
          <w:sz w:val="40"/>
          <w:szCs w:val="40"/>
        </w:rPr>
      </w:pPr>
      <w:bookmarkStart w:id="317" w:name="_Toc104390659"/>
      <w:r w:rsidRPr="000B59EB">
        <w:rPr>
          <w:rFonts w:ascii="Baskerville Old Face" w:hAnsi="Baskerville Old Face"/>
          <w:b w:val="0"/>
          <w:color w:val="000000" w:themeColor="text1"/>
          <w:sz w:val="40"/>
          <w:szCs w:val="40"/>
        </w:rPr>
        <w:lastRenderedPageBreak/>
        <w:t>Introduction générale</w:t>
      </w:r>
      <w:bookmarkEnd w:id="317"/>
    </w:p>
    <w:p w14:paraId="48D56A50" w14:textId="77777777" w:rsidR="00B06253" w:rsidRDefault="00B06253" w:rsidP="000B59EB">
      <w:pPr>
        <w:spacing w:line="360" w:lineRule="auto"/>
        <w:jc w:val="center"/>
        <w:rPr>
          <w:rFonts w:ascii="Baskerville Old Face" w:hAnsi="Baskerville Old Face"/>
          <w:b/>
          <w:bCs/>
          <w:sz w:val="44"/>
          <w:szCs w:val="44"/>
        </w:rPr>
      </w:pPr>
    </w:p>
    <w:p w14:paraId="48B19D35" w14:textId="279EE424" w:rsidR="00D945CC" w:rsidRDefault="00A00907" w:rsidP="00D945CC">
      <w:pPr>
        <w:spacing w:line="360" w:lineRule="auto"/>
        <w:jc w:val="both"/>
        <w:rPr>
          <w:ins w:id="318" w:author="Rafik" w:date="2022-05-27T22:11:00Z"/>
          <w:rFonts w:asciiTheme="majorBidi" w:hAnsiTheme="majorBidi" w:cstheme="majorBidi"/>
          <w:sz w:val="24"/>
          <w:szCs w:val="24"/>
        </w:rPr>
      </w:pPr>
      <w:r>
        <w:rPr>
          <w:rFonts w:asciiTheme="majorBidi" w:hAnsiTheme="majorBidi" w:cstheme="majorBidi"/>
          <w:sz w:val="24"/>
          <w:szCs w:val="24"/>
        </w:rPr>
        <w:t xml:space="preserve">  </w:t>
      </w:r>
      <w:ins w:id="319" w:author="Rafik" w:date="2022-05-27T22:09:00Z">
        <w:r w:rsidR="00D945CC">
          <w:rPr>
            <w:rFonts w:asciiTheme="majorBidi" w:hAnsiTheme="majorBidi" w:cstheme="majorBidi"/>
            <w:sz w:val="24"/>
            <w:szCs w:val="24"/>
          </w:rPr>
          <w:t xml:space="preserve"> </w:t>
        </w:r>
      </w:ins>
      <w:ins w:id="320" w:author="Rafik" w:date="2022-05-27T22:11:00Z">
        <w:r w:rsidR="00D945CC">
          <w:rPr>
            <w:rFonts w:asciiTheme="majorBidi" w:hAnsiTheme="majorBidi" w:cstheme="majorBidi"/>
            <w:sz w:val="24"/>
            <w:szCs w:val="24"/>
          </w:rPr>
          <w:t xml:space="preserve"> </w:t>
        </w:r>
      </w:ins>
      <w:ins w:id="321" w:author="Rafik" w:date="2022-05-27T22:07:00Z">
        <w:r w:rsidR="00D945CC">
          <w:rPr>
            <w:rFonts w:asciiTheme="majorBidi" w:hAnsiTheme="majorBidi" w:cstheme="majorBidi"/>
            <w:sz w:val="24"/>
            <w:szCs w:val="24"/>
          </w:rPr>
          <w:t xml:space="preserve">La plus grande révolution de 21-ème </w:t>
        </w:r>
      </w:ins>
      <w:ins w:id="322" w:author="Rafik" w:date="2022-05-27T22:08:00Z">
        <w:r w:rsidR="00D945CC">
          <w:rPr>
            <w:rFonts w:asciiTheme="majorBidi" w:hAnsiTheme="majorBidi" w:cstheme="majorBidi"/>
            <w:sz w:val="24"/>
            <w:szCs w:val="24"/>
          </w:rPr>
          <w:t xml:space="preserve">siècle est certainement l’arrivé et le développement </w:t>
        </w:r>
      </w:ins>
      <w:ins w:id="323" w:author="Rafik" w:date="2022-05-27T22:09:00Z">
        <w:r w:rsidR="00D945CC">
          <w:rPr>
            <w:rFonts w:asciiTheme="majorBidi" w:hAnsiTheme="majorBidi" w:cstheme="majorBidi"/>
            <w:sz w:val="24"/>
            <w:szCs w:val="24"/>
          </w:rPr>
          <w:t>d’internet, il</w:t>
        </w:r>
      </w:ins>
      <w:ins w:id="324" w:author="Rafik" w:date="2022-05-27T22:08:00Z">
        <w:r w:rsidR="00D945CC">
          <w:rPr>
            <w:rFonts w:asciiTheme="majorBidi" w:hAnsiTheme="majorBidi" w:cstheme="majorBidi"/>
            <w:sz w:val="24"/>
            <w:szCs w:val="24"/>
          </w:rPr>
          <w:t xml:space="preserve"> est un excellent outil pour la recherche d’information</w:t>
        </w:r>
      </w:ins>
      <w:ins w:id="325" w:author="Rafik" w:date="2022-05-27T22:09:00Z">
        <w:r w:rsidR="00D945CC">
          <w:rPr>
            <w:rFonts w:asciiTheme="majorBidi" w:hAnsiTheme="majorBidi" w:cstheme="majorBidi"/>
            <w:sz w:val="24"/>
            <w:szCs w:val="24"/>
          </w:rPr>
          <w:t> et</w:t>
        </w:r>
      </w:ins>
      <w:ins w:id="326" w:author="Rafik" w:date="2022-05-27T22:08:00Z">
        <w:r w:rsidR="00D945CC">
          <w:rPr>
            <w:rFonts w:asciiTheme="majorBidi" w:hAnsiTheme="majorBidi" w:cstheme="majorBidi"/>
            <w:sz w:val="24"/>
            <w:szCs w:val="24"/>
          </w:rPr>
          <w:t xml:space="preserve"> de </w:t>
        </w:r>
      </w:ins>
      <w:del w:id="327" w:author="Rafik" w:date="2022-05-27T22:07:00Z">
        <w:r w:rsidDel="00D945CC">
          <w:rPr>
            <w:rFonts w:asciiTheme="majorBidi" w:hAnsiTheme="majorBidi" w:cstheme="majorBidi"/>
            <w:sz w:val="24"/>
            <w:szCs w:val="24"/>
          </w:rPr>
          <w:delText xml:space="preserve">     </w:delText>
        </w:r>
      </w:del>
      <w:ins w:id="328" w:author="Rafik" w:date="2022-05-27T22:11:00Z">
        <w:r w:rsidR="00D945CC">
          <w:rPr>
            <w:rFonts w:asciiTheme="majorBidi" w:hAnsiTheme="majorBidi" w:cstheme="majorBidi"/>
            <w:sz w:val="24"/>
            <w:szCs w:val="24"/>
          </w:rPr>
          <w:t>savoir. Il</w:t>
        </w:r>
      </w:ins>
      <w:ins w:id="329" w:author="Rafik" w:date="2022-05-27T22:10:00Z">
        <w:r w:rsidR="00D945CC">
          <w:rPr>
            <w:rFonts w:asciiTheme="majorBidi" w:hAnsiTheme="majorBidi" w:cstheme="majorBidi"/>
            <w:sz w:val="24"/>
            <w:szCs w:val="24"/>
          </w:rPr>
          <w:t xml:space="preserve"> fait tomber les barrières locales et nationales entre les </w:t>
        </w:r>
      </w:ins>
      <w:ins w:id="330" w:author="Rafik" w:date="2022-05-27T22:11:00Z">
        <w:r w:rsidR="00D945CC">
          <w:rPr>
            <w:rFonts w:asciiTheme="majorBidi" w:hAnsiTheme="majorBidi" w:cstheme="majorBidi"/>
            <w:sz w:val="24"/>
            <w:szCs w:val="24"/>
          </w:rPr>
          <w:t>internautes.</w:t>
        </w:r>
      </w:ins>
    </w:p>
    <w:p w14:paraId="1ED0713A" w14:textId="13B51475" w:rsidR="00A00907" w:rsidRDefault="00D945CC" w:rsidP="00D945CC">
      <w:pPr>
        <w:spacing w:line="360" w:lineRule="auto"/>
        <w:jc w:val="both"/>
        <w:rPr>
          <w:rFonts w:asciiTheme="majorBidi" w:hAnsiTheme="majorBidi" w:cstheme="majorBidi"/>
          <w:sz w:val="24"/>
          <w:szCs w:val="24"/>
        </w:rPr>
      </w:pPr>
      <w:ins w:id="331" w:author="Rafik" w:date="2022-05-27T22:11:00Z">
        <w:r>
          <w:rPr>
            <w:rFonts w:asciiTheme="majorBidi" w:hAnsiTheme="majorBidi" w:cstheme="majorBidi"/>
            <w:sz w:val="24"/>
            <w:szCs w:val="24"/>
          </w:rPr>
          <w:t xml:space="preserve">  </w:t>
        </w:r>
      </w:ins>
      <w:del w:id="332" w:author="Rafik" w:date="2022-05-27T22:10:00Z">
        <w:r w:rsidR="00A00907" w:rsidDel="00D945CC">
          <w:rPr>
            <w:rFonts w:asciiTheme="majorBidi" w:hAnsiTheme="majorBidi" w:cstheme="majorBidi"/>
            <w:sz w:val="24"/>
            <w:szCs w:val="24"/>
          </w:rPr>
          <w:delText xml:space="preserve"> </w:delText>
        </w:r>
      </w:del>
      <w:ins w:id="333" w:author="Rachid Ben Slama" w:date="2022-05-27T01:14:00Z">
        <w:del w:id="334" w:author="Rafik" w:date="2022-05-27T22:10:00Z">
          <w:r w:rsidR="00622C99" w:rsidDel="00D945CC">
            <w:rPr>
              <w:rFonts w:asciiTheme="majorBidi" w:hAnsiTheme="majorBidi" w:cstheme="majorBidi"/>
              <w:sz w:val="24"/>
              <w:szCs w:val="24"/>
            </w:rPr>
            <w:delText>[</w:delText>
          </w:r>
        </w:del>
      </w:ins>
      <w:del w:id="335" w:author="Rafik" w:date="2022-05-27T22:10:00Z">
        <w:r w:rsidR="00A00907" w:rsidDel="00D945CC">
          <w:rPr>
            <w:rFonts w:asciiTheme="majorBidi" w:hAnsiTheme="majorBidi" w:cstheme="majorBidi"/>
            <w:sz w:val="24"/>
            <w:szCs w:val="24"/>
          </w:rPr>
          <w:delText>Les progrès technologiques sont faits apparaitre le cyberespace et ont fait tomber les barrières locales et Nationals entre les internautes</w:delText>
        </w:r>
      </w:del>
      <w:ins w:id="336" w:author="Rachid Ben Slama" w:date="2022-05-27T01:17:00Z">
        <w:del w:id="337" w:author="Rafik" w:date="2022-05-27T22:10:00Z">
          <w:r w:rsidR="00622C99" w:rsidDel="00D945CC">
            <w:rPr>
              <w:rFonts w:asciiTheme="majorBidi" w:hAnsiTheme="majorBidi" w:cstheme="majorBidi"/>
              <w:sz w:val="24"/>
              <w:szCs w:val="24"/>
            </w:rPr>
            <w:delText xml:space="preserve"> à </w:delText>
          </w:r>
        </w:del>
      </w:ins>
      <w:ins w:id="338" w:author="Rachid Ben Slama" w:date="2022-05-27T01:18:00Z">
        <w:del w:id="339" w:author="Rafik" w:date="2022-05-27T22:10:00Z">
          <w:r w:rsidR="00622C99" w:rsidDel="00D945CC">
            <w:rPr>
              <w:rFonts w:asciiTheme="majorBidi" w:hAnsiTheme="majorBidi" w:cstheme="majorBidi"/>
              <w:sz w:val="24"/>
              <w:szCs w:val="24"/>
            </w:rPr>
            <w:delText>réviser</w:delText>
          </w:r>
        </w:del>
      </w:ins>
      <w:ins w:id="340" w:author="Rachid Ben Slama" w:date="2022-05-27T01:17:00Z">
        <w:del w:id="341" w:author="Rafik" w:date="2022-05-27T22:10:00Z">
          <w:r w:rsidR="00622C99" w:rsidDel="00D945CC">
            <w:rPr>
              <w:rFonts w:asciiTheme="majorBidi" w:hAnsiTheme="majorBidi" w:cstheme="majorBidi"/>
              <w:sz w:val="24"/>
              <w:szCs w:val="24"/>
            </w:rPr>
            <w:delText xml:space="preserve"> </w:delText>
          </w:r>
        </w:del>
      </w:ins>
      <w:ins w:id="342" w:author="Rachid Ben Slama" w:date="2022-05-27T01:14:00Z">
        <w:del w:id="343" w:author="Rafik" w:date="2022-05-27T22:10:00Z">
          <w:r w:rsidR="00622C99" w:rsidDel="00D945CC">
            <w:rPr>
              <w:rFonts w:asciiTheme="majorBidi" w:hAnsiTheme="majorBidi" w:cstheme="majorBidi"/>
              <w:sz w:val="24"/>
              <w:szCs w:val="24"/>
            </w:rPr>
            <w:delText>]</w:delText>
          </w:r>
        </w:del>
      </w:ins>
      <w:del w:id="344" w:author="Rafik" w:date="2022-05-27T22:10:00Z">
        <w:r w:rsidR="00A00907" w:rsidDel="00D945CC">
          <w:rPr>
            <w:rFonts w:asciiTheme="majorBidi" w:hAnsiTheme="majorBidi" w:cstheme="majorBidi"/>
            <w:sz w:val="24"/>
            <w:szCs w:val="24"/>
          </w:rPr>
          <w:delText xml:space="preserve">. </w:delText>
        </w:r>
      </w:del>
      <w:r w:rsidR="00A00907">
        <w:rPr>
          <w:rFonts w:asciiTheme="majorBidi" w:hAnsiTheme="majorBidi" w:cstheme="majorBidi"/>
          <w:sz w:val="24"/>
          <w:szCs w:val="24"/>
        </w:rPr>
        <w:t xml:space="preserve">Aujourd’hui, chacun dispose d’un ordinateur, d’un modem, d’un fournisseur d’accès ce que lui permet de se connecter au nouveau monde sans frontières et jouir de ses multiples offres. N’importe qui peut apprendre ce qu’il veut, où et quand il le veut. </w:t>
      </w:r>
    </w:p>
    <w:p w14:paraId="3D9473A5" w14:textId="726514CF" w:rsidR="00A00907" w:rsidRDefault="00A00907" w:rsidP="000B59EB">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w:t>
      </w:r>
      <w:ins w:id="345" w:author="Rachid Ben Slama" w:date="2022-05-27T01:18:00Z">
        <w:del w:id="346" w:author="Rafik" w:date="2022-05-27T22:23:00Z">
          <w:r w:rsidR="00622C99" w:rsidDel="00F801E8">
            <w:rPr>
              <w:rFonts w:asciiTheme="majorBidi" w:hAnsiTheme="majorBidi" w:cstheme="majorBidi"/>
              <w:sz w:val="24"/>
              <w:szCs w:val="24"/>
            </w:rPr>
            <w:delText>A reviser [</w:delText>
          </w:r>
        </w:del>
      </w:ins>
      <w:r>
        <w:rPr>
          <w:rFonts w:asciiTheme="majorBidi" w:hAnsiTheme="majorBidi" w:cstheme="majorBidi"/>
          <w:sz w:val="24"/>
          <w:szCs w:val="24"/>
        </w:rPr>
        <w:t xml:space="preserve">Par exemple, la présence physique en classe n’est plus la seule option de l’apprentissage. C’est pour cette raison, les élèves, les étudiants ont poursuivi leurs cours en ligne </w:t>
      </w:r>
      <w:ins w:id="347" w:author="Rafik" w:date="2022-05-27T22:40:00Z">
        <w:r w:rsidR="000B3771">
          <w:rPr>
            <w:rFonts w:asciiTheme="majorBidi" w:hAnsiTheme="majorBidi" w:cstheme="majorBidi"/>
            <w:sz w:val="24"/>
            <w:szCs w:val="24"/>
          </w:rPr>
          <w:t xml:space="preserve">pour la réussite </w:t>
        </w:r>
      </w:ins>
      <w:del w:id="348" w:author="Rafik" w:date="2022-05-27T22:40:00Z">
        <w:r w:rsidDel="000B3771">
          <w:rPr>
            <w:rFonts w:asciiTheme="majorBidi" w:hAnsiTheme="majorBidi" w:cstheme="majorBidi"/>
            <w:sz w:val="24"/>
            <w:szCs w:val="24"/>
          </w:rPr>
          <w:delText xml:space="preserve">afin de réussir </w:delText>
        </w:r>
      </w:del>
      <w:ins w:id="349" w:author="Rafik" w:date="2022-05-27T22:41:00Z">
        <w:r w:rsidR="000B3771">
          <w:rPr>
            <w:rFonts w:asciiTheme="majorBidi" w:hAnsiTheme="majorBidi" w:cstheme="majorBidi"/>
            <w:sz w:val="24"/>
            <w:szCs w:val="24"/>
          </w:rPr>
          <w:t>d’</w:t>
        </w:r>
      </w:ins>
      <w:del w:id="350" w:author="Rafik" w:date="2022-05-27T22:41:00Z">
        <w:r w:rsidDel="000B3771">
          <w:rPr>
            <w:rFonts w:asciiTheme="majorBidi" w:hAnsiTheme="majorBidi" w:cstheme="majorBidi"/>
            <w:sz w:val="24"/>
            <w:szCs w:val="24"/>
          </w:rPr>
          <w:delText>l</w:delText>
        </w:r>
      </w:del>
      <w:r>
        <w:rPr>
          <w:rFonts w:asciiTheme="majorBidi" w:hAnsiTheme="majorBidi" w:cstheme="majorBidi"/>
          <w:sz w:val="24"/>
          <w:szCs w:val="24"/>
        </w:rPr>
        <w:t>’année face aux enjeux de la pandémie COVID-19</w:t>
      </w:r>
      <w:ins w:id="351" w:author="Rachid Ben Slama" w:date="2022-05-27T01:19:00Z">
        <w:del w:id="352" w:author="Rafik" w:date="2022-05-27T22:23:00Z">
          <w:r w:rsidR="00622C99" w:rsidDel="00F801E8">
            <w:rPr>
              <w:rFonts w:asciiTheme="majorBidi" w:hAnsiTheme="majorBidi" w:cstheme="majorBidi"/>
              <w:sz w:val="24"/>
              <w:szCs w:val="24"/>
            </w:rPr>
            <w:delText>[</w:delText>
          </w:r>
        </w:del>
      </w:ins>
      <w:r>
        <w:rPr>
          <w:rFonts w:asciiTheme="majorBidi" w:hAnsiTheme="majorBidi" w:cstheme="majorBidi"/>
          <w:sz w:val="24"/>
          <w:szCs w:val="24"/>
        </w:rPr>
        <w:t>.</w:t>
      </w:r>
    </w:p>
    <w:p w14:paraId="032555EA" w14:textId="77777777" w:rsidR="00A00907" w:rsidRDefault="00A00907" w:rsidP="000B59EB">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L’apprentissage à distance permet de se former sans avoir besoin de se rendre dans une école pour assister à des cours, il est une solution particulièrement intéressant pour qui sont à l’étrangers et ne peuvent pas se déplacer, ont une activité en journée, les hospitalisées, handicapées, incarcérées …</w:t>
      </w:r>
    </w:p>
    <w:p w14:paraId="4A5DA4BC" w14:textId="67FC290A" w:rsidR="00A00907" w:rsidRDefault="00A00907" w:rsidP="000B59EB">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C’est dans ce contexte que s’inscrit ce projet de fin d’étude qui consiste à développer une plateforme « </w:t>
      </w:r>
      <w:r w:rsidR="00DB60F6">
        <w:rPr>
          <w:rFonts w:asciiTheme="majorBidi" w:hAnsiTheme="majorBidi" w:cstheme="majorBidi"/>
          <w:sz w:val="24"/>
          <w:szCs w:val="24"/>
        </w:rPr>
        <w:t>Power Online Learning ». Le</w:t>
      </w:r>
      <w:r>
        <w:rPr>
          <w:rFonts w:asciiTheme="majorBidi" w:hAnsiTheme="majorBidi" w:cstheme="majorBidi"/>
          <w:sz w:val="24"/>
          <w:szCs w:val="24"/>
        </w:rPr>
        <w:t xml:space="preserve"> présent rapport décrit l’ensemble des toutes les étapes suivis pour développer notre </w:t>
      </w:r>
      <w:r w:rsidR="00DB60F6">
        <w:rPr>
          <w:rFonts w:asciiTheme="majorBidi" w:hAnsiTheme="majorBidi" w:cstheme="majorBidi"/>
          <w:sz w:val="24"/>
          <w:szCs w:val="24"/>
        </w:rPr>
        <w:t>solution,</w:t>
      </w:r>
      <w:r>
        <w:rPr>
          <w:rFonts w:asciiTheme="majorBidi" w:hAnsiTheme="majorBidi" w:cstheme="majorBidi"/>
          <w:sz w:val="24"/>
          <w:szCs w:val="24"/>
        </w:rPr>
        <w:t xml:space="preserve"> il est constitué principalement de quatre chapitres organisés comme suit :</w:t>
      </w:r>
    </w:p>
    <w:p w14:paraId="05859905" w14:textId="64B44BAF" w:rsidR="00A00907" w:rsidRDefault="00A00907" w:rsidP="000B59EB">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Un chapitre introductif à travers lequel une prestation de </w:t>
      </w:r>
      <w:r w:rsidR="00DB60F6">
        <w:rPr>
          <w:rFonts w:asciiTheme="majorBidi" w:hAnsiTheme="majorBidi" w:cstheme="majorBidi"/>
          <w:sz w:val="24"/>
          <w:szCs w:val="24"/>
        </w:rPr>
        <w:t>l’organisme,</w:t>
      </w:r>
      <w:r>
        <w:rPr>
          <w:rFonts w:asciiTheme="majorBidi" w:hAnsiTheme="majorBidi" w:cstheme="majorBidi"/>
          <w:sz w:val="24"/>
          <w:szCs w:val="24"/>
        </w:rPr>
        <w:t xml:space="preserve"> une présentation du cadre général </w:t>
      </w:r>
      <w:r w:rsidR="00DB60F6">
        <w:rPr>
          <w:rFonts w:asciiTheme="majorBidi" w:hAnsiTheme="majorBidi" w:cstheme="majorBidi"/>
          <w:sz w:val="24"/>
          <w:szCs w:val="24"/>
        </w:rPr>
        <w:t>du projet</w:t>
      </w:r>
      <w:r>
        <w:rPr>
          <w:rFonts w:asciiTheme="majorBidi" w:hAnsiTheme="majorBidi" w:cstheme="majorBidi"/>
          <w:sz w:val="24"/>
          <w:szCs w:val="24"/>
        </w:rPr>
        <w:t xml:space="preserve"> et une étude de l’existant ont été élaborées suivi par une présentation de la démarche méthodologique adoptée tout au long du </w:t>
      </w:r>
      <w:r w:rsidR="00DB60F6">
        <w:rPr>
          <w:rFonts w:asciiTheme="majorBidi" w:hAnsiTheme="majorBidi" w:cstheme="majorBidi"/>
          <w:sz w:val="24"/>
          <w:szCs w:val="24"/>
        </w:rPr>
        <w:t>stage.</w:t>
      </w:r>
    </w:p>
    <w:p w14:paraId="714BFB54" w14:textId="43C51A49" w:rsidR="00A00907" w:rsidRDefault="00A00907" w:rsidP="000B59EB">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Dans le deuxième, nous allons présenter les besoins fonctionnels et les besoins non fonctionnels puis nous décrivons le Product </w:t>
      </w:r>
      <w:r w:rsidR="00DB60F6">
        <w:rPr>
          <w:rFonts w:asciiTheme="majorBidi" w:hAnsiTheme="majorBidi" w:cstheme="majorBidi"/>
          <w:sz w:val="24"/>
          <w:szCs w:val="24"/>
        </w:rPr>
        <w:t>backlog, le</w:t>
      </w:r>
      <w:r>
        <w:rPr>
          <w:rFonts w:asciiTheme="majorBidi" w:hAnsiTheme="majorBidi" w:cstheme="majorBidi"/>
          <w:sz w:val="24"/>
          <w:szCs w:val="24"/>
        </w:rPr>
        <w:t xml:space="preserve"> diagramme de cas d’utilisation </w:t>
      </w:r>
      <w:r w:rsidR="00DB60F6">
        <w:rPr>
          <w:rFonts w:asciiTheme="majorBidi" w:hAnsiTheme="majorBidi" w:cstheme="majorBidi"/>
          <w:sz w:val="24"/>
          <w:szCs w:val="24"/>
        </w:rPr>
        <w:t>global, une</w:t>
      </w:r>
      <w:r>
        <w:rPr>
          <w:rFonts w:asciiTheme="majorBidi" w:hAnsiTheme="majorBidi" w:cstheme="majorBidi"/>
          <w:sz w:val="24"/>
          <w:szCs w:val="24"/>
        </w:rPr>
        <w:t xml:space="preserve"> planification des </w:t>
      </w:r>
      <w:r w:rsidR="00DB60F6">
        <w:rPr>
          <w:rFonts w:asciiTheme="majorBidi" w:hAnsiTheme="majorBidi" w:cstheme="majorBidi"/>
          <w:sz w:val="24"/>
          <w:szCs w:val="24"/>
        </w:rPr>
        <w:t>sprints. Puis</w:t>
      </w:r>
      <w:r>
        <w:rPr>
          <w:rFonts w:asciiTheme="majorBidi" w:hAnsiTheme="majorBidi" w:cstheme="majorBidi"/>
          <w:sz w:val="24"/>
          <w:szCs w:val="24"/>
        </w:rPr>
        <w:t xml:space="preserve"> nous détaillons l’environnement de travail et l’architecture de </w:t>
      </w:r>
      <w:r w:rsidR="00DB60F6">
        <w:rPr>
          <w:rFonts w:asciiTheme="majorBidi" w:hAnsiTheme="majorBidi" w:cstheme="majorBidi"/>
          <w:sz w:val="24"/>
          <w:szCs w:val="24"/>
        </w:rPr>
        <w:t>système.</w:t>
      </w:r>
    </w:p>
    <w:p w14:paraId="7EE07A69" w14:textId="0036F74D" w:rsidR="00A00907" w:rsidRDefault="000B3771" w:rsidP="000B59EB">
      <w:pPr>
        <w:spacing w:line="360" w:lineRule="auto"/>
        <w:jc w:val="both"/>
        <w:rPr>
          <w:rFonts w:asciiTheme="majorBidi" w:hAnsiTheme="majorBidi" w:cstheme="majorBidi"/>
          <w:sz w:val="24"/>
          <w:szCs w:val="24"/>
        </w:rPr>
      </w:pPr>
      <w:ins w:id="353" w:author="Rafik" w:date="2022-05-27T22:44:00Z">
        <w:r>
          <w:rPr>
            <w:rFonts w:asciiTheme="majorBidi" w:hAnsiTheme="majorBidi" w:cstheme="majorBidi"/>
            <w:sz w:val="24"/>
            <w:szCs w:val="24"/>
          </w:rPr>
          <w:t xml:space="preserve">  </w:t>
        </w:r>
      </w:ins>
      <w:r w:rsidR="00A00907">
        <w:rPr>
          <w:rFonts w:asciiTheme="majorBidi" w:hAnsiTheme="majorBidi" w:cstheme="majorBidi"/>
          <w:sz w:val="24"/>
          <w:szCs w:val="24"/>
        </w:rPr>
        <w:t xml:space="preserve">Les Chapitres </w:t>
      </w:r>
      <w:r w:rsidR="00DB60F6">
        <w:rPr>
          <w:rFonts w:asciiTheme="majorBidi" w:hAnsiTheme="majorBidi" w:cstheme="majorBidi"/>
          <w:sz w:val="24"/>
          <w:szCs w:val="24"/>
        </w:rPr>
        <w:t>suivants,</w:t>
      </w:r>
      <w:r w:rsidR="00A00907">
        <w:rPr>
          <w:rFonts w:asciiTheme="majorBidi" w:hAnsiTheme="majorBidi" w:cstheme="majorBidi"/>
          <w:sz w:val="24"/>
          <w:szCs w:val="24"/>
        </w:rPr>
        <w:t xml:space="preserve"> se concentrons sur l’étude des diff</w:t>
      </w:r>
      <w:r w:rsidR="007D507C">
        <w:rPr>
          <w:rFonts w:asciiTheme="majorBidi" w:hAnsiTheme="majorBidi" w:cstheme="majorBidi"/>
          <w:sz w:val="24"/>
          <w:szCs w:val="24"/>
        </w:rPr>
        <w:t>érents sprints de notre projet</w:t>
      </w:r>
      <w:r w:rsidR="00A00907">
        <w:rPr>
          <w:rFonts w:asciiTheme="majorBidi" w:hAnsiTheme="majorBidi" w:cstheme="majorBidi"/>
          <w:sz w:val="24"/>
          <w:szCs w:val="24"/>
        </w:rPr>
        <w:t xml:space="preserve"> dans chaque sprint nous commençons par le Pr</w:t>
      </w:r>
      <w:r w:rsidR="00B74BD9">
        <w:rPr>
          <w:rFonts w:asciiTheme="majorBidi" w:hAnsiTheme="majorBidi" w:cstheme="majorBidi"/>
          <w:sz w:val="24"/>
          <w:szCs w:val="24"/>
        </w:rPr>
        <w:t>oduct backlog du sprint courant</w:t>
      </w:r>
      <w:r w:rsidR="00A00907">
        <w:rPr>
          <w:rFonts w:asciiTheme="majorBidi" w:hAnsiTheme="majorBidi" w:cstheme="majorBidi"/>
          <w:sz w:val="24"/>
          <w:szCs w:val="24"/>
        </w:rPr>
        <w:t>, puis nous présenterons le diagramme de cas d’utilisation et les diagrammes de séquencées et nous finissons par des captures écrans sans oublier la revue de sprint</w:t>
      </w:r>
    </w:p>
    <w:p w14:paraId="29554120" w14:textId="77777777" w:rsidR="00383C2C" w:rsidRDefault="00383C2C" w:rsidP="000B59EB">
      <w:pPr>
        <w:spacing w:line="360" w:lineRule="auto"/>
        <w:jc w:val="both"/>
        <w:rPr>
          <w:rFonts w:asciiTheme="majorBidi" w:hAnsiTheme="majorBidi" w:cstheme="majorBidi"/>
          <w:b/>
          <w:bCs/>
          <w:sz w:val="44"/>
          <w:szCs w:val="44"/>
        </w:rPr>
      </w:pPr>
    </w:p>
    <w:p w14:paraId="58780983" w14:textId="18C95577" w:rsidR="004F7AF2" w:rsidRPr="000B4C97" w:rsidRDefault="004F7AF2" w:rsidP="000B4C97">
      <w:pPr>
        <w:pStyle w:val="Titre1"/>
        <w:ind w:left="708" w:firstLine="708"/>
        <w:jc w:val="both"/>
        <w:rPr>
          <w:rFonts w:cs="Times New Roman"/>
          <w:b w:val="0"/>
          <w:color w:val="000000" w:themeColor="text1"/>
          <w:sz w:val="52"/>
          <w:szCs w:val="52"/>
        </w:rPr>
      </w:pPr>
      <w:bookmarkStart w:id="354" w:name="_Toc104390660"/>
      <w:r w:rsidRPr="000B4C97">
        <w:rPr>
          <w:rFonts w:cs="Times New Roman"/>
          <w:b w:val="0"/>
          <w:color w:val="000000" w:themeColor="text1"/>
          <w:sz w:val="52"/>
          <w:szCs w:val="52"/>
        </w:rPr>
        <w:t>Chapitre 1 : Contexte général</w:t>
      </w:r>
      <w:bookmarkEnd w:id="354"/>
    </w:p>
    <w:p w14:paraId="330156F1" w14:textId="77777777" w:rsidR="004F7AF2" w:rsidRPr="003B3E78" w:rsidRDefault="004F7AF2" w:rsidP="000B59EB">
      <w:pPr>
        <w:spacing w:line="360" w:lineRule="auto"/>
        <w:jc w:val="both"/>
        <w:rPr>
          <w:rFonts w:asciiTheme="majorBidi" w:hAnsiTheme="majorBidi" w:cstheme="majorBidi"/>
          <w:sz w:val="32"/>
          <w:szCs w:val="32"/>
        </w:rPr>
      </w:pPr>
    </w:p>
    <w:p w14:paraId="3BDF217A" w14:textId="0FE0DD9A" w:rsidR="000B0615" w:rsidRPr="003B3E78" w:rsidRDefault="000B0615" w:rsidP="000B59EB">
      <w:pPr>
        <w:spacing w:line="360" w:lineRule="auto"/>
        <w:jc w:val="both"/>
        <w:rPr>
          <w:rFonts w:asciiTheme="majorBidi" w:hAnsiTheme="majorBidi" w:cstheme="majorBidi"/>
          <w:b/>
          <w:bCs/>
          <w:sz w:val="36"/>
          <w:szCs w:val="36"/>
        </w:rPr>
      </w:pPr>
      <w:r w:rsidRPr="003B3E78">
        <w:rPr>
          <w:rFonts w:asciiTheme="majorBidi" w:hAnsiTheme="majorBidi" w:cstheme="majorBidi"/>
          <w:b/>
          <w:bCs/>
          <w:sz w:val="36"/>
          <w:szCs w:val="36"/>
        </w:rPr>
        <w:t>Plan :</w:t>
      </w:r>
    </w:p>
    <w:p w14:paraId="40A225A0" w14:textId="63634702" w:rsidR="003B3E78" w:rsidRPr="003B3E78" w:rsidRDefault="003B3E78" w:rsidP="000B59EB">
      <w:pPr>
        <w:spacing w:line="360" w:lineRule="auto"/>
        <w:jc w:val="both"/>
        <w:rPr>
          <w:rFonts w:asciiTheme="majorBidi" w:hAnsiTheme="majorBidi" w:cstheme="majorBidi"/>
          <w:sz w:val="32"/>
          <w:szCs w:val="32"/>
        </w:rPr>
      </w:pPr>
      <w:r>
        <w:rPr>
          <w:rFonts w:asciiTheme="majorBidi" w:hAnsiTheme="majorBidi" w:cstheme="majorBidi"/>
          <w:sz w:val="32"/>
          <w:szCs w:val="32"/>
        </w:rPr>
        <w:t xml:space="preserve">Introduction </w:t>
      </w:r>
    </w:p>
    <w:p w14:paraId="7A140D9F" w14:textId="3ACB0369" w:rsidR="000B0615" w:rsidRPr="003B3E78" w:rsidRDefault="000B0615" w:rsidP="000B59EB">
      <w:pPr>
        <w:pStyle w:val="Paragraphedeliste"/>
        <w:numPr>
          <w:ilvl w:val="0"/>
          <w:numId w:val="15"/>
        </w:numPr>
        <w:spacing w:line="360" w:lineRule="auto"/>
        <w:jc w:val="both"/>
        <w:rPr>
          <w:rFonts w:asciiTheme="majorBidi" w:hAnsiTheme="majorBidi" w:cstheme="majorBidi"/>
          <w:sz w:val="32"/>
          <w:szCs w:val="32"/>
        </w:rPr>
      </w:pPr>
      <w:r w:rsidRPr="003B3E78">
        <w:rPr>
          <w:rFonts w:asciiTheme="majorBidi" w:hAnsiTheme="majorBidi" w:cstheme="majorBidi"/>
          <w:sz w:val="32"/>
          <w:szCs w:val="32"/>
        </w:rPr>
        <w:t>Présentation de l’organisme de l’accueil</w:t>
      </w:r>
    </w:p>
    <w:p w14:paraId="194EA5CB" w14:textId="61DD3FA3" w:rsidR="006C5E58" w:rsidRPr="003B3E78" w:rsidRDefault="006C5E58" w:rsidP="000B59EB">
      <w:pPr>
        <w:pStyle w:val="Paragraphedeliste"/>
        <w:numPr>
          <w:ilvl w:val="1"/>
          <w:numId w:val="15"/>
        </w:numPr>
        <w:spacing w:line="360" w:lineRule="auto"/>
        <w:jc w:val="both"/>
        <w:rPr>
          <w:rFonts w:asciiTheme="majorBidi" w:hAnsiTheme="majorBidi" w:cstheme="majorBidi"/>
          <w:sz w:val="32"/>
          <w:szCs w:val="32"/>
        </w:rPr>
      </w:pPr>
      <w:r w:rsidRPr="003B3E78">
        <w:rPr>
          <w:rFonts w:asciiTheme="majorBidi" w:hAnsiTheme="majorBidi" w:cstheme="majorBidi"/>
          <w:sz w:val="32"/>
          <w:szCs w:val="32"/>
        </w:rPr>
        <w:t>Présentation du WEGO</w:t>
      </w:r>
    </w:p>
    <w:p w14:paraId="7FDF48C5" w14:textId="028BD611" w:rsidR="006C5E58" w:rsidRPr="003B3E78" w:rsidRDefault="006C5E58" w:rsidP="000B59EB">
      <w:pPr>
        <w:pStyle w:val="Paragraphedeliste"/>
        <w:numPr>
          <w:ilvl w:val="1"/>
          <w:numId w:val="15"/>
        </w:numPr>
        <w:spacing w:line="360" w:lineRule="auto"/>
        <w:jc w:val="both"/>
        <w:rPr>
          <w:rFonts w:asciiTheme="majorBidi" w:hAnsiTheme="majorBidi" w:cstheme="majorBidi"/>
          <w:sz w:val="32"/>
          <w:szCs w:val="32"/>
        </w:rPr>
      </w:pPr>
      <w:r w:rsidRPr="003B3E78">
        <w:rPr>
          <w:rFonts w:asciiTheme="majorBidi" w:hAnsiTheme="majorBidi" w:cstheme="majorBidi"/>
          <w:sz w:val="32"/>
          <w:szCs w:val="32"/>
        </w:rPr>
        <w:t>Activités du WEGO</w:t>
      </w:r>
    </w:p>
    <w:p w14:paraId="6E5B97D3" w14:textId="61E10099" w:rsidR="000B0615" w:rsidRPr="003B3E78" w:rsidRDefault="000B0615" w:rsidP="000B59EB">
      <w:pPr>
        <w:pStyle w:val="Paragraphedeliste"/>
        <w:numPr>
          <w:ilvl w:val="0"/>
          <w:numId w:val="15"/>
        </w:numPr>
        <w:spacing w:line="360" w:lineRule="auto"/>
        <w:jc w:val="both"/>
        <w:rPr>
          <w:rFonts w:asciiTheme="majorBidi" w:hAnsiTheme="majorBidi" w:cstheme="majorBidi"/>
          <w:sz w:val="32"/>
          <w:szCs w:val="32"/>
        </w:rPr>
      </w:pPr>
      <w:r w:rsidRPr="003B3E78">
        <w:rPr>
          <w:rFonts w:asciiTheme="majorBidi" w:hAnsiTheme="majorBidi" w:cstheme="majorBidi"/>
          <w:sz w:val="32"/>
          <w:szCs w:val="32"/>
        </w:rPr>
        <w:t>Problématique</w:t>
      </w:r>
      <w:r w:rsidR="003B3E78">
        <w:rPr>
          <w:rFonts w:asciiTheme="majorBidi" w:hAnsiTheme="majorBidi" w:cstheme="majorBidi"/>
          <w:sz w:val="32"/>
          <w:szCs w:val="32"/>
        </w:rPr>
        <w:t xml:space="preserve"> </w:t>
      </w:r>
    </w:p>
    <w:p w14:paraId="1DF517A9" w14:textId="77777777" w:rsidR="00B93BF2" w:rsidRPr="003B3E78" w:rsidRDefault="000B0615" w:rsidP="000B59EB">
      <w:pPr>
        <w:pStyle w:val="Paragraphedeliste"/>
        <w:numPr>
          <w:ilvl w:val="0"/>
          <w:numId w:val="15"/>
        </w:numPr>
        <w:spacing w:line="360" w:lineRule="auto"/>
        <w:jc w:val="both"/>
        <w:rPr>
          <w:rFonts w:asciiTheme="majorBidi" w:hAnsiTheme="majorBidi" w:cstheme="majorBidi"/>
          <w:sz w:val="32"/>
          <w:szCs w:val="32"/>
        </w:rPr>
      </w:pPr>
      <w:r w:rsidRPr="003B3E78">
        <w:rPr>
          <w:rFonts w:asciiTheme="majorBidi" w:hAnsiTheme="majorBidi" w:cstheme="majorBidi"/>
          <w:sz w:val="32"/>
          <w:szCs w:val="32"/>
        </w:rPr>
        <w:t>Cadre générale du projet</w:t>
      </w:r>
    </w:p>
    <w:p w14:paraId="4ADC7EA6" w14:textId="766BB9DA" w:rsidR="000B0615" w:rsidRPr="003B3E78" w:rsidRDefault="00B93BF2" w:rsidP="000B59EB">
      <w:pPr>
        <w:pStyle w:val="Paragraphedeliste"/>
        <w:numPr>
          <w:ilvl w:val="0"/>
          <w:numId w:val="15"/>
        </w:numPr>
        <w:spacing w:line="360" w:lineRule="auto"/>
        <w:jc w:val="both"/>
        <w:rPr>
          <w:rFonts w:asciiTheme="majorBidi" w:hAnsiTheme="majorBidi" w:cstheme="majorBidi"/>
          <w:sz w:val="32"/>
          <w:szCs w:val="32"/>
        </w:rPr>
      </w:pPr>
      <w:r w:rsidRPr="003B3E78">
        <w:rPr>
          <w:rFonts w:asciiTheme="majorBidi" w:hAnsiTheme="majorBidi" w:cstheme="majorBidi"/>
          <w:sz w:val="32"/>
          <w:szCs w:val="32"/>
        </w:rPr>
        <w:t>Objectif du projet</w:t>
      </w:r>
      <w:r w:rsidR="000B0615" w:rsidRPr="003B3E78">
        <w:rPr>
          <w:rFonts w:asciiTheme="majorBidi" w:hAnsiTheme="majorBidi" w:cstheme="majorBidi"/>
          <w:sz w:val="32"/>
          <w:szCs w:val="32"/>
        </w:rPr>
        <w:t xml:space="preserve"> </w:t>
      </w:r>
    </w:p>
    <w:p w14:paraId="07F39008" w14:textId="4C621F74" w:rsidR="000B0615" w:rsidRPr="003B3E78" w:rsidRDefault="000B0615" w:rsidP="000B59EB">
      <w:pPr>
        <w:pStyle w:val="Paragraphedeliste"/>
        <w:numPr>
          <w:ilvl w:val="0"/>
          <w:numId w:val="15"/>
        </w:numPr>
        <w:spacing w:line="360" w:lineRule="auto"/>
        <w:jc w:val="both"/>
        <w:rPr>
          <w:rFonts w:asciiTheme="majorBidi" w:hAnsiTheme="majorBidi" w:cstheme="majorBidi"/>
          <w:sz w:val="32"/>
          <w:szCs w:val="32"/>
        </w:rPr>
      </w:pPr>
      <w:r w:rsidRPr="003B3E78">
        <w:rPr>
          <w:rFonts w:asciiTheme="majorBidi" w:hAnsiTheme="majorBidi" w:cstheme="majorBidi"/>
          <w:sz w:val="32"/>
          <w:szCs w:val="32"/>
        </w:rPr>
        <w:t xml:space="preserve">Etude de l’existant </w:t>
      </w:r>
    </w:p>
    <w:p w14:paraId="6B5D7397" w14:textId="6CFB8D26" w:rsidR="00BB6FA3" w:rsidRPr="003B3E78" w:rsidRDefault="00BB6FA3" w:rsidP="000B59EB">
      <w:pPr>
        <w:pStyle w:val="Paragraphedeliste"/>
        <w:numPr>
          <w:ilvl w:val="1"/>
          <w:numId w:val="15"/>
        </w:numPr>
        <w:spacing w:line="360" w:lineRule="auto"/>
        <w:jc w:val="both"/>
        <w:rPr>
          <w:rFonts w:asciiTheme="majorBidi" w:hAnsiTheme="majorBidi" w:cstheme="majorBidi"/>
          <w:sz w:val="32"/>
          <w:szCs w:val="32"/>
        </w:rPr>
      </w:pPr>
      <w:r w:rsidRPr="003B3E78">
        <w:rPr>
          <w:rFonts w:asciiTheme="majorBidi" w:hAnsiTheme="majorBidi" w:cstheme="majorBidi"/>
          <w:sz w:val="32"/>
          <w:szCs w:val="32"/>
        </w:rPr>
        <w:t>Description de l’existant</w:t>
      </w:r>
    </w:p>
    <w:p w14:paraId="0962E8EA" w14:textId="20B3D861" w:rsidR="00BB6FA3" w:rsidRPr="003B3E78" w:rsidRDefault="00BB6FA3" w:rsidP="000B59EB">
      <w:pPr>
        <w:pStyle w:val="Paragraphedeliste"/>
        <w:numPr>
          <w:ilvl w:val="1"/>
          <w:numId w:val="15"/>
        </w:numPr>
        <w:spacing w:line="360" w:lineRule="auto"/>
        <w:jc w:val="both"/>
        <w:rPr>
          <w:rFonts w:asciiTheme="majorBidi" w:hAnsiTheme="majorBidi" w:cstheme="majorBidi"/>
          <w:sz w:val="32"/>
          <w:szCs w:val="32"/>
        </w:rPr>
      </w:pPr>
      <w:r w:rsidRPr="003B3E78">
        <w:rPr>
          <w:rFonts w:asciiTheme="majorBidi" w:hAnsiTheme="majorBidi" w:cstheme="majorBidi"/>
          <w:sz w:val="32"/>
          <w:szCs w:val="32"/>
        </w:rPr>
        <w:t>Critique de l’existant</w:t>
      </w:r>
    </w:p>
    <w:p w14:paraId="2E80C9FF" w14:textId="6690F37C" w:rsidR="00BB6FA3" w:rsidRPr="003B3E78" w:rsidRDefault="00BB6FA3" w:rsidP="000B59EB">
      <w:pPr>
        <w:pStyle w:val="Paragraphedeliste"/>
        <w:numPr>
          <w:ilvl w:val="1"/>
          <w:numId w:val="15"/>
        </w:numPr>
        <w:spacing w:line="360" w:lineRule="auto"/>
        <w:jc w:val="both"/>
        <w:rPr>
          <w:rFonts w:asciiTheme="majorBidi" w:hAnsiTheme="majorBidi" w:cstheme="majorBidi"/>
          <w:sz w:val="32"/>
          <w:szCs w:val="32"/>
        </w:rPr>
      </w:pPr>
      <w:r w:rsidRPr="003B3E78">
        <w:rPr>
          <w:rFonts w:asciiTheme="majorBidi" w:hAnsiTheme="majorBidi" w:cstheme="majorBidi"/>
          <w:sz w:val="32"/>
          <w:szCs w:val="32"/>
        </w:rPr>
        <w:t xml:space="preserve">Solution envisagée </w:t>
      </w:r>
    </w:p>
    <w:p w14:paraId="25E941B3" w14:textId="499FEA2B" w:rsidR="000B0615" w:rsidRPr="003B3E78" w:rsidRDefault="000B0615" w:rsidP="000B59EB">
      <w:pPr>
        <w:pStyle w:val="Paragraphedeliste"/>
        <w:numPr>
          <w:ilvl w:val="0"/>
          <w:numId w:val="15"/>
        </w:numPr>
        <w:spacing w:line="360" w:lineRule="auto"/>
        <w:jc w:val="both"/>
        <w:rPr>
          <w:rFonts w:asciiTheme="majorBidi" w:hAnsiTheme="majorBidi" w:cstheme="majorBidi"/>
          <w:sz w:val="32"/>
          <w:szCs w:val="32"/>
        </w:rPr>
      </w:pPr>
      <w:r w:rsidRPr="003B3E78">
        <w:rPr>
          <w:rFonts w:asciiTheme="majorBidi" w:hAnsiTheme="majorBidi" w:cstheme="majorBidi"/>
          <w:sz w:val="32"/>
          <w:szCs w:val="32"/>
        </w:rPr>
        <w:t>Démarche méthodologique</w:t>
      </w:r>
    </w:p>
    <w:p w14:paraId="16E762F8" w14:textId="7F634DE1" w:rsidR="006C5E58" w:rsidRPr="003B3E78" w:rsidRDefault="006C5E58" w:rsidP="000B59EB">
      <w:pPr>
        <w:pStyle w:val="Paragraphedeliste"/>
        <w:numPr>
          <w:ilvl w:val="1"/>
          <w:numId w:val="15"/>
        </w:numPr>
        <w:spacing w:line="360" w:lineRule="auto"/>
        <w:jc w:val="both"/>
        <w:rPr>
          <w:rFonts w:asciiTheme="majorBidi" w:hAnsiTheme="majorBidi" w:cstheme="majorBidi"/>
          <w:sz w:val="32"/>
          <w:szCs w:val="32"/>
        </w:rPr>
      </w:pPr>
      <w:r w:rsidRPr="003B3E78">
        <w:rPr>
          <w:rFonts w:asciiTheme="majorBidi" w:hAnsiTheme="majorBidi" w:cstheme="majorBidi"/>
          <w:sz w:val="32"/>
          <w:szCs w:val="32"/>
        </w:rPr>
        <w:t xml:space="preserve">Méthodes agiles </w:t>
      </w:r>
    </w:p>
    <w:p w14:paraId="1FAF9F69" w14:textId="6EEBC7DC" w:rsidR="006C5E58" w:rsidRPr="003B3E78" w:rsidRDefault="006C5E58" w:rsidP="000B59EB">
      <w:pPr>
        <w:pStyle w:val="Paragraphedeliste"/>
        <w:numPr>
          <w:ilvl w:val="2"/>
          <w:numId w:val="15"/>
        </w:numPr>
        <w:spacing w:line="360" w:lineRule="auto"/>
        <w:jc w:val="both"/>
        <w:rPr>
          <w:rFonts w:asciiTheme="majorBidi" w:hAnsiTheme="majorBidi" w:cstheme="majorBidi"/>
          <w:sz w:val="32"/>
          <w:szCs w:val="32"/>
        </w:rPr>
      </w:pPr>
      <w:r w:rsidRPr="003B3E78">
        <w:rPr>
          <w:rFonts w:asciiTheme="majorBidi" w:hAnsiTheme="majorBidi" w:cstheme="majorBidi"/>
          <w:sz w:val="32"/>
          <w:szCs w:val="32"/>
        </w:rPr>
        <w:t xml:space="preserve">Les quatre valeurs fondamentales </w:t>
      </w:r>
    </w:p>
    <w:p w14:paraId="7E001D29" w14:textId="59AC15E8" w:rsidR="006C5E58" w:rsidRPr="003B3E78" w:rsidRDefault="006C5E58" w:rsidP="000B59EB">
      <w:pPr>
        <w:pStyle w:val="Paragraphedeliste"/>
        <w:numPr>
          <w:ilvl w:val="2"/>
          <w:numId w:val="15"/>
        </w:numPr>
        <w:spacing w:line="360" w:lineRule="auto"/>
        <w:jc w:val="both"/>
        <w:rPr>
          <w:rFonts w:asciiTheme="majorBidi" w:hAnsiTheme="majorBidi" w:cstheme="majorBidi"/>
          <w:sz w:val="32"/>
          <w:szCs w:val="32"/>
        </w:rPr>
      </w:pPr>
      <w:r w:rsidRPr="003B3E78">
        <w:rPr>
          <w:rFonts w:asciiTheme="majorBidi" w:hAnsiTheme="majorBidi" w:cstheme="majorBidi"/>
          <w:sz w:val="32"/>
          <w:szCs w:val="32"/>
        </w:rPr>
        <w:t xml:space="preserve">Les principales méthodes agiles </w:t>
      </w:r>
    </w:p>
    <w:p w14:paraId="39D155AD" w14:textId="6FF836D3" w:rsidR="006C5E58" w:rsidRPr="003B3E78" w:rsidRDefault="006C5E58" w:rsidP="000B59EB">
      <w:pPr>
        <w:pStyle w:val="Paragraphedeliste"/>
        <w:numPr>
          <w:ilvl w:val="1"/>
          <w:numId w:val="15"/>
        </w:numPr>
        <w:spacing w:line="360" w:lineRule="auto"/>
        <w:jc w:val="both"/>
        <w:rPr>
          <w:rFonts w:asciiTheme="majorBidi" w:hAnsiTheme="majorBidi" w:cstheme="majorBidi"/>
          <w:sz w:val="32"/>
          <w:szCs w:val="32"/>
        </w:rPr>
      </w:pPr>
      <w:r w:rsidRPr="003B3E78">
        <w:rPr>
          <w:rFonts w:asciiTheme="majorBidi" w:hAnsiTheme="majorBidi" w:cstheme="majorBidi"/>
          <w:sz w:val="32"/>
          <w:szCs w:val="32"/>
        </w:rPr>
        <w:t>SCRUM</w:t>
      </w:r>
    </w:p>
    <w:p w14:paraId="54A9D917" w14:textId="684F6351" w:rsidR="006C5E58" w:rsidRPr="003B3E78" w:rsidRDefault="006C5E58" w:rsidP="000B59EB">
      <w:pPr>
        <w:pStyle w:val="Paragraphedeliste"/>
        <w:numPr>
          <w:ilvl w:val="2"/>
          <w:numId w:val="15"/>
        </w:numPr>
        <w:spacing w:line="360" w:lineRule="auto"/>
        <w:jc w:val="both"/>
        <w:rPr>
          <w:rFonts w:asciiTheme="majorBidi" w:hAnsiTheme="majorBidi" w:cstheme="majorBidi"/>
          <w:sz w:val="32"/>
          <w:szCs w:val="32"/>
        </w:rPr>
      </w:pPr>
      <w:r w:rsidRPr="003B3E78">
        <w:rPr>
          <w:rFonts w:asciiTheme="majorBidi" w:hAnsiTheme="majorBidi" w:cstheme="majorBidi"/>
          <w:sz w:val="32"/>
          <w:szCs w:val="32"/>
        </w:rPr>
        <w:t xml:space="preserve">Pourquoi Scrum </w:t>
      </w:r>
    </w:p>
    <w:p w14:paraId="48A2117D" w14:textId="2D534C78" w:rsidR="006C5E58" w:rsidRPr="003B3E78" w:rsidRDefault="006C5E58" w:rsidP="000B59EB">
      <w:pPr>
        <w:pStyle w:val="Paragraphedeliste"/>
        <w:numPr>
          <w:ilvl w:val="2"/>
          <w:numId w:val="15"/>
        </w:numPr>
        <w:spacing w:line="360" w:lineRule="auto"/>
        <w:jc w:val="both"/>
        <w:rPr>
          <w:rFonts w:asciiTheme="majorBidi" w:hAnsiTheme="majorBidi" w:cstheme="majorBidi"/>
          <w:sz w:val="32"/>
          <w:szCs w:val="32"/>
        </w:rPr>
      </w:pPr>
      <w:r w:rsidRPr="003B3E78">
        <w:rPr>
          <w:rFonts w:asciiTheme="majorBidi" w:hAnsiTheme="majorBidi" w:cstheme="majorBidi"/>
          <w:sz w:val="32"/>
          <w:szCs w:val="32"/>
        </w:rPr>
        <w:t xml:space="preserve">Les intervenants des Scrum </w:t>
      </w:r>
    </w:p>
    <w:p w14:paraId="008A2BC0" w14:textId="0089EC13" w:rsidR="000B0615" w:rsidRPr="003B3E78" w:rsidRDefault="003B3E78" w:rsidP="000B59EB">
      <w:pPr>
        <w:spacing w:line="360" w:lineRule="auto"/>
        <w:jc w:val="both"/>
        <w:rPr>
          <w:rFonts w:asciiTheme="majorBidi" w:hAnsiTheme="majorBidi" w:cstheme="majorBidi"/>
          <w:sz w:val="32"/>
          <w:szCs w:val="32"/>
        </w:rPr>
      </w:pPr>
      <w:r>
        <w:rPr>
          <w:rFonts w:asciiTheme="majorBidi" w:hAnsiTheme="majorBidi" w:cstheme="majorBidi"/>
          <w:sz w:val="32"/>
          <w:szCs w:val="32"/>
        </w:rPr>
        <w:t xml:space="preserve">Conclusion </w:t>
      </w:r>
    </w:p>
    <w:p w14:paraId="4FBD0F4F" w14:textId="77777777" w:rsidR="000B0615" w:rsidRPr="00BB6FA3" w:rsidRDefault="000B0615" w:rsidP="000B59EB">
      <w:pPr>
        <w:spacing w:line="360" w:lineRule="auto"/>
        <w:jc w:val="both"/>
        <w:rPr>
          <w:rFonts w:asciiTheme="majorBidi" w:hAnsiTheme="majorBidi" w:cstheme="majorBidi"/>
        </w:rPr>
      </w:pPr>
    </w:p>
    <w:p w14:paraId="23012A23" w14:textId="77777777" w:rsidR="000B0615" w:rsidRPr="00BB6FA3" w:rsidRDefault="000B0615" w:rsidP="000B59EB">
      <w:pPr>
        <w:spacing w:line="360" w:lineRule="auto"/>
        <w:jc w:val="both"/>
        <w:rPr>
          <w:rFonts w:asciiTheme="majorBidi" w:hAnsiTheme="majorBidi" w:cstheme="majorBidi"/>
        </w:rPr>
      </w:pPr>
    </w:p>
    <w:p w14:paraId="06933E68" w14:textId="58C4CB22" w:rsidR="000B0615" w:rsidRPr="00E6687C" w:rsidRDefault="001D5976" w:rsidP="00CA465B">
      <w:pPr>
        <w:spacing w:line="360" w:lineRule="auto"/>
        <w:jc w:val="both"/>
        <w:rPr>
          <w:rFonts w:asciiTheme="majorBidi" w:hAnsiTheme="majorBidi" w:cstheme="majorBidi"/>
          <w:b/>
          <w:bCs/>
          <w:sz w:val="28"/>
          <w:szCs w:val="28"/>
        </w:rPr>
      </w:pPr>
      <w:r w:rsidRPr="00E6687C">
        <w:rPr>
          <w:rFonts w:asciiTheme="majorBidi" w:hAnsiTheme="majorBidi" w:cstheme="majorBidi"/>
          <w:b/>
          <w:bCs/>
          <w:sz w:val="28"/>
          <w:szCs w:val="28"/>
        </w:rPr>
        <w:t>Introduction :</w:t>
      </w:r>
    </w:p>
    <w:p w14:paraId="12B6B9AE" w14:textId="734CC7A7" w:rsidR="000B0615" w:rsidRPr="00E6687C" w:rsidRDefault="001D5976" w:rsidP="00CA465B">
      <w:pPr>
        <w:spacing w:line="360" w:lineRule="auto"/>
        <w:jc w:val="both"/>
        <w:rPr>
          <w:rFonts w:asciiTheme="majorBidi" w:hAnsiTheme="majorBidi" w:cstheme="majorBidi"/>
          <w:sz w:val="24"/>
          <w:szCs w:val="24"/>
        </w:rPr>
      </w:pPr>
      <w:r w:rsidRPr="00E6687C">
        <w:rPr>
          <w:rFonts w:asciiTheme="majorBidi" w:hAnsiTheme="majorBidi" w:cstheme="majorBidi"/>
          <w:sz w:val="24"/>
          <w:szCs w:val="24"/>
        </w:rPr>
        <w:t xml:space="preserve"> </w:t>
      </w:r>
      <w:r w:rsidR="00184F3D" w:rsidRPr="00E6687C">
        <w:rPr>
          <w:rFonts w:asciiTheme="majorBidi" w:hAnsiTheme="majorBidi" w:cstheme="majorBidi"/>
          <w:sz w:val="24"/>
          <w:szCs w:val="24"/>
        </w:rPr>
        <w:t xml:space="preserve"> </w:t>
      </w:r>
      <w:r w:rsidR="003E5E65" w:rsidRPr="00E6687C">
        <w:rPr>
          <w:rFonts w:asciiTheme="majorBidi" w:hAnsiTheme="majorBidi" w:cstheme="majorBidi"/>
          <w:sz w:val="24"/>
          <w:szCs w:val="24"/>
        </w:rPr>
        <w:t xml:space="preserve">  </w:t>
      </w:r>
      <w:r w:rsidR="00173F0E" w:rsidRPr="00E6687C">
        <w:rPr>
          <w:rFonts w:asciiTheme="majorBidi" w:hAnsiTheme="majorBidi" w:cstheme="majorBidi"/>
          <w:sz w:val="24"/>
          <w:szCs w:val="24"/>
        </w:rPr>
        <w:t xml:space="preserve"> </w:t>
      </w:r>
      <w:r w:rsidRPr="00E6687C">
        <w:rPr>
          <w:rFonts w:asciiTheme="majorBidi" w:hAnsiTheme="majorBidi" w:cstheme="majorBidi"/>
          <w:sz w:val="24"/>
          <w:szCs w:val="24"/>
        </w:rPr>
        <w:t xml:space="preserve">Dans ce </w:t>
      </w:r>
      <w:r w:rsidR="00184F3D" w:rsidRPr="00E6687C">
        <w:rPr>
          <w:rFonts w:asciiTheme="majorBidi" w:hAnsiTheme="majorBidi" w:cstheme="majorBidi"/>
          <w:sz w:val="24"/>
          <w:szCs w:val="24"/>
        </w:rPr>
        <w:t>chapitre,</w:t>
      </w:r>
      <w:r w:rsidRPr="00E6687C">
        <w:rPr>
          <w:rFonts w:asciiTheme="majorBidi" w:hAnsiTheme="majorBidi" w:cstheme="majorBidi"/>
          <w:sz w:val="24"/>
          <w:szCs w:val="24"/>
        </w:rPr>
        <w:t xml:space="preserve"> nous commencerons par la présentation de notre </w:t>
      </w:r>
      <w:r w:rsidR="00173F0E" w:rsidRPr="00E6687C">
        <w:rPr>
          <w:rFonts w:asciiTheme="majorBidi" w:hAnsiTheme="majorBidi" w:cstheme="majorBidi"/>
          <w:sz w:val="24"/>
          <w:szCs w:val="24"/>
        </w:rPr>
        <w:t>organisme, après</w:t>
      </w:r>
      <w:r w:rsidR="00184F3D" w:rsidRPr="00E6687C">
        <w:rPr>
          <w:rFonts w:asciiTheme="majorBidi" w:hAnsiTheme="majorBidi" w:cstheme="majorBidi"/>
          <w:sz w:val="24"/>
          <w:szCs w:val="24"/>
        </w:rPr>
        <w:t xml:space="preserve"> nous donnerons un aperçu sur le sujet de notre projet ainsi que la problématique à </w:t>
      </w:r>
      <w:r w:rsidR="00173F0E" w:rsidRPr="00E6687C">
        <w:rPr>
          <w:rFonts w:asciiTheme="majorBidi" w:hAnsiTheme="majorBidi" w:cstheme="majorBidi"/>
          <w:sz w:val="24"/>
          <w:szCs w:val="24"/>
        </w:rPr>
        <w:t>traiter,</w:t>
      </w:r>
      <w:r w:rsidR="00184F3D" w:rsidRPr="00E6687C">
        <w:rPr>
          <w:rFonts w:asciiTheme="majorBidi" w:hAnsiTheme="majorBidi" w:cstheme="majorBidi"/>
          <w:sz w:val="24"/>
          <w:szCs w:val="24"/>
        </w:rPr>
        <w:t xml:space="preserve"> ensuite nous </w:t>
      </w:r>
      <w:r w:rsidR="00173F0E" w:rsidRPr="00E6687C">
        <w:rPr>
          <w:rFonts w:asciiTheme="majorBidi" w:hAnsiTheme="majorBidi" w:cstheme="majorBidi"/>
          <w:sz w:val="24"/>
          <w:szCs w:val="24"/>
        </w:rPr>
        <w:t>allons spécifier la description de l’existant qui sera suivi par un critique de l’existant et une solution adaptée</w:t>
      </w:r>
      <w:r w:rsidR="00495C76" w:rsidRPr="00E6687C">
        <w:rPr>
          <w:rFonts w:asciiTheme="majorBidi" w:hAnsiTheme="majorBidi" w:cstheme="majorBidi"/>
          <w:sz w:val="24"/>
          <w:szCs w:val="24"/>
        </w:rPr>
        <w:t xml:space="preserve">. </w:t>
      </w:r>
      <w:r w:rsidR="00173F0E" w:rsidRPr="00E6687C">
        <w:rPr>
          <w:rFonts w:asciiTheme="majorBidi" w:hAnsiTheme="majorBidi" w:cstheme="majorBidi"/>
          <w:sz w:val="24"/>
          <w:szCs w:val="24"/>
        </w:rPr>
        <w:t xml:space="preserve">Enfin nous présentons la méthodologie suivie durant toute la réalisation de ce projet. </w:t>
      </w:r>
    </w:p>
    <w:p w14:paraId="4000DBB3" w14:textId="1E428662" w:rsidR="00C74A92" w:rsidRPr="00CA465B" w:rsidRDefault="003E5E65" w:rsidP="00CA465B">
      <w:pPr>
        <w:pStyle w:val="Titre1"/>
        <w:numPr>
          <w:ilvl w:val="0"/>
          <w:numId w:val="13"/>
        </w:numPr>
        <w:spacing w:line="360" w:lineRule="auto"/>
        <w:rPr>
          <w:rFonts w:cs="Times New Roman"/>
          <w:b w:val="0"/>
          <w:color w:val="000000" w:themeColor="text1"/>
        </w:rPr>
      </w:pPr>
      <w:bookmarkStart w:id="355" w:name="_Toc104390661"/>
      <w:bookmarkStart w:id="356" w:name="_Hlk100678980"/>
      <w:r w:rsidRPr="00CA465B">
        <w:rPr>
          <w:rFonts w:cs="Times New Roman"/>
          <w:b w:val="0"/>
          <w:color w:val="000000" w:themeColor="text1"/>
        </w:rPr>
        <w:t>Présentation</w:t>
      </w:r>
      <w:r w:rsidR="00BB3FAC" w:rsidRPr="00CA465B">
        <w:rPr>
          <w:rFonts w:cs="Times New Roman"/>
          <w:b w:val="0"/>
          <w:color w:val="000000" w:themeColor="text1"/>
        </w:rPr>
        <w:t xml:space="preserve"> de l’organisme :</w:t>
      </w:r>
      <w:bookmarkEnd w:id="355"/>
    </w:p>
    <w:p w14:paraId="60159DCB" w14:textId="19CC537E" w:rsidR="003E5E65" w:rsidRPr="00CA465B" w:rsidRDefault="003E5E65" w:rsidP="00CA465B">
      <w:pPr>
        <w:pStyle w:val="Titre2"/>
        <w:numPr>
          <w:ilvl w:val="1"/>
          <w:numId w:val="13"/>
        </w:numPr>
        <w:spacing w:line="360" w:lineRule="auto"/>
        <w:rPr>
          <w:rFonts w:cs="Times New Roman"/>
          <w:color w:val="000000" w:themeColor="text1"/>
          <w:szCs w:val="28"/>
        </w:rPr>
      </w:pPr>
      <w:bookmarkStart w:id="357" w:name="_Toc104390662"/>
      <w:r w:rsidRPr="00CA465B">
        <w:rPr>
          <w:rFonts w:cs="Times New Roman"/>
          <w:color w:val="000000" w:themeColor="text1"/>
          <w:szCs w:val="28"/>
        </w:rPr>
        <w:t>Présentation du WEGO</w:t>
      </w:r>
      <w:r w:rsidR="00C969BA" w:rsidRPr="00CA465B">
        <w:rPr>
          <w:rFonts w:cs="Times New Roman"/>
          <w:color w:val="000000" w:themeColor="text1"/>
          <w:szCs w:val="28"/>
        </w:rPr>
        <w:t> :</w:t>
      </w:r>
      <w:bookmarkEnd w:id="357"/>
    </w:p>
    <w:p w14:paraId="38536BCF" w14:textId="3313E770" w:rsidR="003E5E65" w:rsidRPr="00BB6FA3" w:rsidRDefault="00E32F6F" w:rsidP="00CA465B">
      <w:pPr>
        <w:autoSpaceDE w:val="0"/>
        <w:autoSpaceDN w:val="0"/>
        <w:adjustRightInd w:val="0"/>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003E5E65" w:rsidRPr="00BB6FA3">
        <w:rPr>
          <w:rFonts w:asciiTheme="majorBidi" w:hAnsiTheme="majorBidi" w:cstheme="majorBidi"/>
          <w:sz w:val="24"/>
          <w:szCs w:val="24"/>
        </w:rPr>
        <w:t>WEGO (World Engineering of General Outsourcing) est une entreprise opérant dans le secteur du développement informatique. En effet, elle est spécialisée dans la réalisation des plateformes ainsi que d’applications web et mobile destinées aux divers clients, à travers l’usage d’une variété des technologies innovantes.</w:t>
      </w:r>
    </w:p>
    <w:p w14:paraId="735BC6BA" w14:textId="2DDD4F5D" w:rsidR="003E5E65" w:rsidRPr="00CA465B" w:rsidRDefault="003E5E65" w:rsidP="00CA465B">
      <w:pPr>
        <w:pStyle w:val="Titre2"/>
        <w:numPr>
          <w:ilvl w:val="1"/>
          <w:numId w:val="13"/>
        </w:numPr>
        <w:spacing w:line="360" w:lineRule="auto"/>
        <w:rPr>
          <w:rFonts w:cs="Times New Roman"/>
          <w:color w:val="000000" w:themeColor="text1"/>
          <w:szCs w:val="28"/>
        </w:rPr>
      </w:pPr>
      <w:bookmarkStart w:id="358" w:name="_Toc104390663"/>
      <w:r w:rsidRPr="00CA465B">
        <w:rPr>
          <w:rFonts w:cs="Times New Roman"/>
          <w:color w:val="000000" w:themeColor="text1"/>
          <w:szCs w:val="28"/>
        </w:rPr>
        <w:t>Activités du WEGO</w:t>
      </w:r>
      <w:r w:rsidR="00C969BA" w:rsidRPr="00CA465B">
        <w:rPr>
          <w:rFonts w:cs="Times New Roman"/>
          <w:color w:val="000000" w:themeColor="text1"/>
          <w:szCs w:val="28"/>
        </w:rPr>
        <w:t> :</w:t>
      </w:r>
      <w:bookmarkEnd w:id="358"/>
    </w:p>
    <w:p w14:paraId="22E3C84E" w14:textId="0ABA58EA" w:rsidR="003E5E65" w:rsidRPr="00BB6FA3" w:rsidRDefault="003E5E65" w:rsidP="00CA465B">
      <w:pPr>
        <w:pStyle w:val="Marwa"/>
        <w:jc w:val="both"/>
        <w:rPr>
          <w:rFonts w:asciiTheme="majorBidi" w:hAnsiTheme="majorBidi" w:cstheme="majorBidi"/>
        </w:rPr>
      </w:pPr>
      <w:r w:rsidRPr="00BB6FA3">
        <w:rPr>
          <w:rFonts w:asciiTheme="majorBidi" w:hAnsiTheme="majorBidi" w:cstheme="majorBidi"/>
        </w:rPr>
        <w:t xml:space="preserve"> </w:t>
      </w:r>
      <w:r w:rsidR="00E32F6F">
        <w:rPr>
          <w:rFonts w:asciiTheme="majorBidi" w:hAnsiTheme="majorBidi" w:cstheme="majorBidi"/>
        </w:rPr>
        <w:t xml:space="preserve">   </w:t>
      </w:r>
      <w:r w:rsidRPr="00BB6FA3">
        <w:rPr>
          <w:rFonts w:asciiTheme="majorBidi" w:hAnsiTheme="majorBidi" w:cstheme="majorBidi"/>
        </w:rPr>
        <w:t>WEGO</w:t>
      </w:r>
      <w:r w:rsidRPr="00BB6FA3">
        <w:rPr>
          <w:rFonts w:asciiTheme="majorBidi" w:hAnsiTheme="majorBidi" w:cstheme="majorBidi"/>
          <w:szCs w:val="24"/>
        </w:rPr>
        <w:t xml:space="preserve"> </w:t>
      </w:r>
      <w:r w:rsidRPr="00BB6FA3">
        <w:rPr>
          <w:rFonts w:asciiTheme="majorBidi" w:hAnsiTheme="majorBidi" w:cstheme="majorBidi"/>
        </w:rPr>
        <w:t>a pour mission de satisfaire les divers besoins de ses clients. À cet effet, elle est spécialement chargée de :</w:t>
      </w:r>
    </w:p>
    <w:p w14:paraId="17882032" w14:textId="77777777" w:rsidR="003E5E65" w:rsidRPr="00BB6FA3" w:rsidRDefault="003E5E65" w:rsidP="00CA465B">
      <w:pPr>
        <w:pStyle w:val="Marwa"/>
        <w:numPr>
          <w:ilvl w:val="0"/>
          <w:numId w:val="14"/>
        </w:numPr>
        <w:jc w:val="both"/>
        <w:rPr>
          <w:rFonts w:asciiTheme="majorBidi" w:hAnsiTheme="majorBidi" w:cstheme="majorBidi"/>
        </w:rPr>
      </w:pPr>
      <w:r w:rsidRPr="00BB6FA3">
        <w:rPr>
          <w:rFonts w:asciiTheme="majorBidi" w:hAnsiTheme="majorBidi" w:cstheme="majorBidi"/>
        </w:rPr>
        <w:t>Définir précisément les différentes exigences des clients.</w:t>
      </w:r>
    </w:p>
    <w:p w14:paraId="5C47D90E" w14:textId="77777777" w:rsidR="003E5E65" w:rsidRPr="00BB6FA3" w:rsidRDefault="003E5E65" w:rsidP="00CA465B">
      <w:pPr>
        <w:pStyle w:val="Marwa"/>
        <w:numPr>
          <w:ilvl w:val="0"/>
          <w:numId w:val="14"/>
        </w:numPr>
        <w:jc w:val="both"/>
        <w:rPr>
          <w:rFonts w:asciiTheme="majorBidi" w:hAnsiTheme="majorBidi" w:cstheme="majorBidi"/>
        </w:rPr>
      </w:pPr>
      <w:r w:rsidRPr="00BB6FA3">
        <w:rPr>
          <w:rFonts w:asciiTheme="majorBidi" w:hAnsiTheme="majorBidi" w:cstheme="majorBidi"/>
        </w:rPr>
        <w:t>Concevoir et développer leurs projets.</w:t>
      </w:r>
    </w:p>
    <w:p w14:paraId="4B5EE572" w14:textId="77777777" w:rsidR="003E5E65" w:rsidRPr="00BB6FA3" w:rsidRDefault="003E5E65" w:rsidP="00CA465B">
      <w:pPr>
        <w:pStyle w:val="Marwa"/>
        <w:numPr>
          <w:ilvl w:val="0"/>
          <w:numId w:val="14"/>
        </w:numPr>
        <w:jc w:val="both"/>
        <w:rPr>
          <w:rFonts w:asciiTheme="majorBidi" w:hAnsiTheme="majorBidi" w:cstheme="majorBidi"/>
        </w:rPr>
      </w:pPr>
      <w:r w:rsidRPr="00BB6FA3">
        <w:rPr>
          <w:rFonts w:asciiTheme="majorBidi" w:hAnsiTheme="majorBidi" w:cstheme="majorBidi"/>
        </w:rPr>
        <w:t>Tester leurs projets dans le but de garantir leurs bons fonctionnements.</w:t>
      </w:r>
    </w:p>
    <w:p w14:paraId="02C1CE57" w14:textId="42151D19" w:rsidR="003E5E65" w:rsidRPr="00714A9F" w:rsidRDefault="003E5E65" w:rsidP="00CA465B">
      <w:pPr>
        <w:pStyle w:val="Marwa"/>
        <w:numPr>
          <w:ilvl w:val="0"/>
          <w:numId w:val="14"/>
        </w:numPr>
        <w:jc w:val="both"/>
        <w:rPr>
          <w:rFonts w:asciiTheme="majorBidi" w:hAnsiTheme="majorBidi" w:cstheme="majorBidi"/>
        </w:rPr>
      </w:pPr>
      <w:r w:rsidRPr="00BB6FA3">
        <w:rPr>
          <w:rFonts w:asciiTheme="majorBidi" w:hAnsiTheme="majorBidi" w:cstheme="majorBidi"/>
        </w:rPr>
        <w:t>Assurer la mise en marche de leurs bien achevés projets.</w:t>
      </w:r>
    </w:p>
    <w:p w14:paraId="7E55F6F5" w14:textId="4A0CBAD2" w:rsidR="00C74A92" w:rsidRDefault="00D736B5" w:rsidP="00CA465B">
      <w:pPr>
        <w:pStyle w:val="Titre1"/>
        <w:numPr>
          <w:ilvl w:val="0"/>
          <w:numId w:val="13"/>
        </w:numPr>
        <w:spacing w:line="360" w:lineRule="auto"/>
        <w:rPr>
          <w:ins w:id="359" w:author="Rafik" w:date="2022-05-27T22:53:00Z"/>
          <w:rFonts w:cs="Times New Roman"/>
          <w:b w:val="0"/>
          <w:color w:val="000000" w:themeColor="text1"/>
        </w:rPr>
      </w:pPr>
      <w:bookmarkStart w:id="360" w:name="_Toc104390664"/>
      <w:proofErr w:type="gramStart"/>
      <w:ins w:id="361" w:author="Rafik" w:date="2022-05-27T22:54:00Z">
        <w:r>
          <w:rPr>
            <w:rFonts w:cs="Times New Roman"/>
            <w:b w:val="0"/>
            <w:color w:val="000000" w:themeColor="text1"/>
          </w:rPr>
          <w:t>cadre</w:t>
        </w:r>
        <w:proofErr w:type="gramEnd"/>
        <w:r>
          <w:rPr>
            <w:rFonts w:cs="Times New Roman"/>
            <w:b w:val="0"/>
            <w:color w:val="000000" w:themeColor="text1"/>
          </w:rPr>
          <w:t xml:space="preserve"> de projet</w:t>
        </w:r>
      </w:ins>
      <w:del w:id="362" w:author="Rafik" w:date="2022-05-27T22:54:00Z">
        <w:r w:rsidR="003E5E65" w:rsidRPr="000B4C97" w:rsidDel="00D736B5">
          <w:rPr>
            <w:rFonts w:cs="Times New Roman"/>
            <w:b w:val="0"/>
            <w:color w:val="000000" w:themeColor="text1"/>
          </w:rPr>
          <w:delText>Problématique</w:delText>
        </w:r>
      </w:del>
      <w:r w:rsidR="00393BC7" w:rsidRPr="000B4C97">
        <w:rPr>
          <w:rFonts w:cs="Times New Roman"/>
          <w:b w:val="0"/>
          <w:color w:val="000000" w:themeColor="text1"/>
        </w:rPr>
        <w:t> :</w:t>
      </w:r>
      <w:bookmarkEnd w:id="360"/>
    </w:p>
    <w:p w14:paraId="2447FF87" w14:textId="638D4BE3" w:rsidR="00D736B5" w:rsidRDefault="00D736B5" w:rsidP="00D736B5">
      <w:pPr>
        <w:rPr>
          <w:ins w:id="363" w:author="Rafik" w:date="2022-05-27T22:53:00Z"/>
        </w:rPr>
      </w:pPr>
      <w:moveToRangeStart w:id="364" w:author="Rafik" w:date="2022-05-27T22:53:00Z" w:name="move104584437"/>
      <w:moveTo w:id="365" w:author="Rafik" w:date="2022-05-27T22:53:00Z">
        <w:r w:rsidRPr="004C4C1C">
          <w:rPr>
            <w:rFonts w:asciiTheme="majorBidi" w:hAnsiTheme="majorBidi" w:cstheme="majorBidi"/>
            <w:sz w:val="24"/>
            <w:szCs w:val="24"/>
          </w:rPr>
          <w:t>La réalisation de ce projet est faite dans le cadre d’un projet de fin d’étude pour l’obtention du Diplôme en licence appliquée en technologies de l’informatique, parcours développement web et multimédia. L’élaboration de ce travail, intitulé « Power Online Learning ».  </w:t>
        </w:r>
      </w:moveTo>
      <w:moveToRangeEnd w:id="364"/>
    </w:p>
    <w:p w14:paraId="2B5527BA" w14:textId="2C1F233A" w:rsidR="00D736B5" w:rsidRDefault="00D736B5" w:rsidP="00D736B5">
      <w:pPr>
        <w:rPr>
          <w:ins w:id="366" w:author="Rafik" w:date="2022-05-27T22:53:00Z"/>
        </w:rPr>
      </w:pPr>
    </w:p>
    <w:p w14:paraId="41974282" w14:textId="6382F038" w:rsidR="00D736B5" w:rsidRDefault="00D736B5" w:rsidP="00D736B5">
      <w:pPr>
        <w:rPr>
          <w:ins w:id="367" w:author="Rafik" w:date="2022-05-27T22:53:00Z"/>
        </w:rPr>
      </w:pPr>
    </w:p>
    <w:p w14:paraId="314690F3" w14:textId="63AF382A" w:rsidR="00D736B5" w:rsidRDefault="00D736B5" w:rsidP="00D736B5">
      <w:pPr>
        <w:rPr>
          <w:ins w:id="368" w:author="Rafik" w:date="2022-05-27T22:53:00Z"/>
        </w:rPr>
      </w:pPr>
    </w:p>
    <w:p w14:paraId="540A9A18" w14:textId="5858367F" w:rsidR="00D736B5" w:rsidRDefault="00D736B5" w:rsidP="00D736B5">
      <w:pPr>
        <w:rPr>
          <w:ins w:id="369" w:author="Rafik" w:date="2022-05-27T22:53:00Z"/>
        </w:rPr>
      </w:pPr>
    </w:p>
    <w:p w14:paraId="4B2F7E67" w14:textId="77777777" w:rsidR="00D736B5" w:rsidRPr="00D736B5" w:rsidRDefault="00D736B5" w:rsidP="00D736B5">
      <w:pPr>
        <w:rPr>
          <w:rPrChange w:id="370" w:author="Rafik" w:date="2022-05-27T22:53:00Z">
            <w:rPr>
              <w:rFonts w:cs="Times New Roman"/>
              <w:b w:val="0"/>
              <w:color w:val="000000" w:themeColor="text1"/>
            </w:rPr>
          </w:rPrChange>
        </w:rPr>
        <w:pPrChange w:id="371" w:author="Rafik" w:date="2022-05-27T22:53:00Z">
          <w:pPr>
            <w:pStyle w:val="Titre1"/>
            <w:numPr>
              <w:numId w:val="13"/>
            </w:numPr>
            <w:spacing w:line="360" w:lineRule="auto"/>
            <w:ind w:left="720" w:hanging="360"/>
          </w:pPr>
        </w:pPrChange>
      </w:pPr>
    </w:p>
    <w:p w14:paraId="57C48B15" w14:textId="26007106" w:rsidR="00585AF8" w:rsidRPr="00E32F6F" w:rsidDel="00D736B5" w:rsidRDefault="00393BC7" w:rsidP="00CA465B">
      <w:pPr>
        <w:spacing w:line="360" w:lineRule="auto"/>
        <w:jc w:val="both"/>
        <w:rPr>
          <w:moveFrom w:id="372" w:author="Rafik" w:date="2022-05-27T22:54:00Z"/>
          <w:rFonts w:asciiTheme="majorBidi" w:hAnsiTheme="majorBidi" w:cstheme="majorBidi"/>
          <w:sz w:val="24"/>
          <w:szCs w:val="24"/>
        </w:rPr>
      </w:pPr>
      <w:moveFromRangeStart w:id="373" w:author="Rafik" w:date="2022-05-27T22:54:00Z" w:name="move104584465"/>
      <w:moveFrom w:id="374" w:author="Rafik" w:date="2022-05-27T22:54:00Z">
        <w:r w:rsidRPr="00BB6FA3" w:rsidDel="00D736B5">
          <w:rPr>
            <w:rFonts w:asciiTheme="majorBidi" w:hAnsiTheme="majorBidi" w:cstheme="majorBidi"/>
          </w:rPr>
          <w:lastRenderedPageBreak/>
          <w:t xml:space="preserve">  </w:t>
        </w:r>
        <w:r w:rsidRPr="00E6687C" w:rsidDel="00D736B5">
          <w:rPr>
            <w:rFonts w:asciiTheme="majorBidi" w:hAnsiTheme="majorBidi" w:cstheme="majorBidi"/>
            <w:sz w:val="24"/>
            <w:szCs w:val="24"/>
          </w:rPr>
          <w:t xml:space="preserve">   </w:t>
        </w:r>
        <w:r w:rsidR="004E0C04" w:rsidRPr="00E6687C" w:rsidDel="00D736B5">
          <w:rPr>
            <w:rFonts w:asciiTheme="majorBidi" w:hAnsiTheme="majorBidi" w:cstheme="majorBidi"/>
            <w:sz w:val="24"/>
            <w:szCs w:val="24"/>
          </w:rPr>
          <w:t xml:space="preserve"> L’un des problèmes les plus </w:t>
        </w:r>
        <w:r w:rsidR="005A6C04" w:rsidRPr="00E6687C" w:rsidDel="00D736B5">
          <w:rPr>
            <w:rFonts w:asciiTheme="majorBidi" w:hAnsiTheme="majorBidi" w:cstheme="majorBidi"/>
            <w:sz w:val="24"/>
            <w:szCs w:val="24"/>
          </w:rPr>
          <w:t>courants rencontrés</w:t>
        </w:r>
        <w:r w:rsidRPr="00E6687C" w:rsidDel="00D736B5">
          <w:rPr>
            <w:rFonts w:asciiTheme="majorBidi" w:hAnsiTheme="majorBidi" w:cstheme="majorBidi"/>
            <w:sz w:val="24"/>
            <w:szCs w:val="24"/>
          </w:rPr>
          <w:t xml:space="preserve"> par </w:t>
        </w:r>
        <w:r w:rsidR="00F413FC" w:rsidRPr="00E6687C" w:rsidDel="00D736B5">
          <w:rPr>
            <w:rFonts w:asciiTheme="majorBidi" w:hAnsiTheme="majorBidi" w:cstheme="majorBidi"/>
            <w:sz w:val="24"/>
            <w:szCs w:val="24"/>
          </w:rPr>
          <w:t>la plupart</w:t>
        </w:r>
        <w:r w:rsidRPr="00E6687C" w:rsidDel="00D736B5">
          <w:rPr>
            <w:rFonts w:asciiTheme="majorBidi" w:hAnsiTheme="majorBidi" w:cstheme="majorBidi"/>
            <w:sz w:val="24"/>
            <w:szCs w:val="24"/>
          </w:rPr>
          <w:t xml:space="preserve"> </w:t>
        </w:r>
        <w:r w:rsidR="00F413FC" w:rsidRPr="00E6687C" w:rsidDel="00D736B5">
          <w:rPr>
            <w:rFonts w:asciiTheme="majorBidi" w:hAnsiTheme="majorBidi" w:cstheme="majorBidi"/>
            <w:sz w:val="24"/>
            <w:szCs w:val="24"/>
          </w:rPr>
          <w:t xml:space="preserve">des </w:t>
        </w:r>
        <w:bookmarkStart w:id="375" w:name="_Hlk103976929"/>
        <w:r w:rsidR="00F413FC" w:rsidRPr="00E6687C" w:rsidDel="00D736B5">
          <w:rPr>
            <w:rFonts w:asciiTheme="majorBidi" w:hAnsiTheme="majorBidi" w:cstheme="majorBidi"/>
            <w:sz w:val="24"/>
            <w:szCs w:val="24"/>
          </w:rPr>
          <w:t xml:space="preserve">apprenants </w:t>
        </w:r>
        <w:bookmarkEnd w:id="375"/>
        <w:r w:rsidRPr="00E6687C" w:rsidDel="00D736B5">
          <w:rPr>
            <w:rFonts w:asciiTheme="majorBidi" w:hAnsiTheme="majorBidi" w:cstheme="majorBidi"/>
            <w:sz w:val="24"/>
            <w:szCs w:val="24"/>
          </w:rPr>
          <w:t xml:space="preserve">est le manque d’aide et de soutien. En fait, ces </w:t>
        </w:r>
        <w:r w:rsidR="00F413FC" w:rsidRPr="00E6687C" w:rsidDel="00D736B5">
          <w:rPr>
            <w:rFonts w:asciiTheme="majorBidi" w:hAnsiTheme="majorBidi" w:cstheme="majorBidi"/>
            <w:sz w:val="24"/>
            <w:szCs w:val="24"/>
          </w:rPr>
          <w:t>apprenants</w:t>
        </w:r>
        <w:r w:rsidRPr="00E6687C" w:rsidDel="00D736B5">
          <w:rPr>
            <w:rFonts w:asciiTheme="majorBidi" w:hAnsiTheme="majorBidi" w:cstheme="majorBidi"/>
            <w:sz w:val="24"/>
            <w:szCs w:val="24"/>
          </w:rPr>
          <w:t xml:space="preserve"> rencontrent de nombreux obstacles dans le processus d’apprentissage, principalement afin d’assimiler correctement les nouvelles </w:t>
        </w:r>
        <w:r w:rsidR="005A6C04" w:rsidRPr="00E6687C" w:rsidDel="00D736B5">
          <w:rPr>
            <w:rFonts w:asciiTheme="majorBidi" w:hAnsiTheme="majorBidi" w:cstheme="majorBidi"/>
            <w:sz w:val="24"/>
            <w:szCs w:val="24"/>
          </w:rPr>
          <w:t xml:space="preserve">connaissances. </w:t>
        </w:r>
        <w:r w:rsidR="0009544F" w:rsidRPr="00E6687C" w:rsidDel="00D736B5">
          <w:rPr>
            <w:rFonts w:asciiTheme="majorBidi" w:hAnsiTheme="majorBidi" w:cstheme="majorBidi"/>
            <w:sz w:val="24"/>
            <w:szCs w:val="24"/>
          </w:rPr>
          <w:t>Cependant,</w:t>
        </w:r>
        <w:r w:rsidR="00714EBD" w:rsidRPr="00E6687C" w:rsidDel="00D736B5">
          <w:rPr>
            <w:rFonts w:asciiTheme="majorBidi" w:hAnsiTheme="majorBidi" w:cstheme="majorBidi"/>
            <w:sz w:val="24"/>
            <w:szCs w:val="24"/>
          </w:rPr>
          <w:t xml:space="preserve"> </w:t>
        </w:r>
        <w:r w:rsidR="00C74A92" w:rsidRPr="00E6687C" w:rsidDel="00D736B5">
          <w:rPr>
            <w:rFonts w:asciiTheme="majorBidi" w:hAnsiTheme="majorBidi" w:cstheme="majorBidi"/>
            <w:sz w:val="24"/>
            <w:szCs w:val="24"/>
          </w:rPr>
          <w:t>d’autre</w:t>
        </w:r>
        <w:r w:rsidR="004E0C04" w:rsidRPr="00E6687C" w:rsidDel="00D736B5">
          <w:rPr>
            <w:rFonts w:asciiTheme="majorBidi" w:hAnsiTheme="majorBidi" w:cstheme="majorBidi"/>
            <w:sz w:val="24"/>
            <w:szCs w:val="24"/>
          </w:rPr>
          <w:t xml:space="preserve"> </w:t>
        </w:r>
        <w:r w:rsidR="0048423C" w:rsidRPr="00E6687C" w:rsidDel="00D736B5">
          <w:rPr>
            <w:rFonts w:asciiTheme="majorBidi" w:hAnsiTheme="majorBidi" w:cstheme="majorBidi"/>
            <w:sz w:val="24"/>
            <w:szCs w:val="24"/>
          </w:rPr>
          <w:t>personnes intéressées</w:t>
        </w:r>
        <w:r w:rsidR="004E0C04" w:rsidRPr="00E6687C" w:rsidDel="00D736B5">
          <w:rPr>
            <w:rFonts w:asciiTheme="majorBidi" w:hAnsiTheme="majorBidi" w:cstheme="majorBidi"/>
            <w:sz w:val="24"/>
            <w:szCs w:val="24"/>
          </w:rPr>
          <w:t xml:space="preserve"> </w:t>
        </w:r>
        <w:r w:rsidR="0065466A" w:rsidRPr="00E6687C" w:rsidDel="00D736B5">
          <w:rPr>
            <w:rFonts w:asciiTheme="majorBidi" w:hAnsiTheme="majorBidi" w:cstheme="majorBidi"/>
            <w:sz w:val="24"/>
            <w:szCs w:val="24"/>
          </w:rPr>
          <w:t>qui souhaitent approfondir leurs connaissances</w:t>
        </w:r>
        <w:r w:rsidR="005A6C04" w:rsidRPr="00E6687C" w:rsidDel="00D736B5">
          <w:rPr>
            <w:rFonts w:asciiTheme="majorBidi" w:hAnsiTheme="majorBidi" w:cstheme="majorBidi"/>
            <w:sz w:val="24"/>
            <w:szCs w:val="24"/>
          </w:rPr>
          <w:t xml:space="preserve"> </w:t>
        </w:r>
        <w:r w:rsidR="0009544F" w:rsidRPr="00E6687C" w:rsidDel="00D736B5">
          <w:rPr>
            <w:rFonts w:asciiTheme="majorBidi" w:hAnsiTheme="majorBidi" w:cstheme="majorBidi"/>
            <w:sz w:val="24"/>
            <w:szCs w:val="24"/>
          </w:rPr>
          <w:t>à</w:t>
        </w:r>
        <w:r w:rsidR="005A6C04" w:rsidRPr="00E6687C" w:rsidDel="00D736B5">
          <w:rPr>
            <w:rFonts w:asciiTheme="majorBidi" w:hAnsiTheme="majorBidi" w:cstheme="majorBidi"/>
            <w:sz w:val="24"/>
            <w:szCs w:val="24"/>
          </w:rPr>
          <w:t xml:space="preserve"> travers l’apprentissage de </w:t>
        </w:r>
        <w:r w:rsidR="00E137E3" w:rsidRPr="00E6687C" w:rsidDel="00D736B5">
          <w:rPr>
            <w:rFonts w:asciiTheme="majorBidi" w:hAnsiTheme="majorBidi" w:cstheme="majorBidi"/>
            <w:sz w:val="24"/>
            <w:szCs w:val="24"/>
          </w:rPr>
          <w:t xml:space="preserve">nouvelle </w:t>
        </w:r>
        <w:r w:rsidR="00D1615C" w:rsidRPr="00E6687C" w:rsidDel="00D736B5">
          <w:rPr>
            <w:rFonts w:asciiTheme="majorBidi" w:hAnsiTheme="majorBidi" w:cstheme="majorBidi"/>
            <w:sz w:val="24"/>
            <w:szCs w:val="24"/>
          </w:rPr>
          <w:t>méthode et</w:t>
        </w:r>
        <w:r w:rsidR="005A6C04" w:rsidRPr="00E6687C" w:rsidDel="00D736B5">
          <w:rPr>
            <w:rFonts w:asciiTheme="majorBidi" w:hAnsiTheme="majorBidi" w:cstheme="majorBidi"/>
            <w:sz w:val="24"/>
            <w:szCs w:val="24"/>
          </w:rPr>
          <w:t xml:space="preserve"> l’acquisition des nouvelle</w:t>
        </w:r>
        <w:r w:rsidR="004C4C1C" w:rsidDel="00D736B5">
          <w:rPr>
            <w:rFonts w:asciiTheme="majorBidi" w:hAnsiTheme="majorBidi" w:cstheme="majorBidi"/>
            <w:sz w:val="24"/>
            <w:szCs w:val="24"/>
          </w:rPr>
          <w:t>s</w:t>
        </w:r>
        <w:r w:rsidR="005A6C04" w:rsidRPr="00E6687C" w:rsidDel="00D736B5">
          <w:rPr>
            <w:rFonts w:asciiTheme="majorBidi" w:hAnsiTheme="majorBidi" w:cstheme="majorBidi"/>
            <w:sz w:val="24"/>
            <w:szCs w:val="24"/>
          </w:rPr>
          <w:t xml:space="preserve"> </w:t>
        </w:r>
        <w:r w:rsidR="00D1615C" w:rsidRPr="00E6687C" w:rsidDel="00D736B5">
          <w:rPr>
            <w:rFonts w:asciiTheme="majorBidi" w:hAnsiTheme="majorBidi" w:cstheme="majorBidi"/>
            <w:sz w:val="24"/>
            <w:szCs w:val="24"/>
          </w:rPr>
          <w:t>information</w:t>
        </w:r>
        <w:r w:rsidR="004C4C1C" w:rsidDel="00D736B5">
          <w:rPr>
            <w:rFonts w:asciiTheme="majorBidi" w:hAnsiTheme="majorBidi" w:cstheme="majorBidi"/>
            <w:sz w:val="24"/>
            <w:szCs w:val="24"/>
          </w:rPr>
          <w:t>s</w:t>
        </w:r>
        <w:r w:rsidR="00D1615C" w:rsidRPr="00E6687C" w:rsidDel="00D736B5">
          <w:rPr>
            <w:rFonts w:asciiTheme="majorBidi" w:hAnsiTheme="majorBidi" w:cstheme="majorBidi"/>
            <w:sz w:val="24"/>
            <w:szCs w:val="24"/>
          </w:rPr>
          <w:t>, mais</w:t>
        </w:r>
        <w:r w:rsidR="0065466A" w:rsidRPr="00E6687C" w:rsidDel="00D736B5">
          <w:rPr>
            <w:rFonts w:asciiTheme="majorBidi" w:hAnsiTheme="majorBidi" w:cstheme="majorBidi"/>
            <w:sz w:val="24"/>
            <w:szCs w:val="24"/>
          </w:rPr>
          <w:t xml:space="preserve"> ne savent pas par où </w:t>
        </w:r>
        <w:r w:rsidR="0048423C" w:rsidRPr="00E6687C" w:rsidDel="00D736B5">
          <w:rPr>
            <w:rFonts w:asciiTheme="majorBidi" w:hAnsiTheme="majorBidi" w:cstheme="majorBidi"/>
            <w:sz w:val="24"/>
            <w:szCs w:val="24"/>
          </w:rPr>
          <w:t>commencer.</w:t>
        </w:r>
        <w:r w:rsidR="00CE0718" w:rsidDel="00D736B5">
          <w:rPr>
            <w:rFonts w:asciiTheme="majorBidi" w:hAnsiTheme="majorBidi" w:cstheme="majorBidi"/>
            <w:sz w:val="24"/>
            <w:szCs w:val="24"/>
          </w:rPr>
          <w:t xml:space="preserve"> </w:t>
        </w:r>
        <w:r w:rsidR="006E4FC7" w:rsidRPr="00E32F6F" w:rsidDel="00D736B5">
          <w:rPr>
            <w:rFonts w:asciiTheme="majorBidi" w:hAnsiTheme="majorBidi" w:cstheme="majorBidi"/>
            <w:sz w:val="24"/>
            <w:szCs w:val="24"/>
          </w:rPr>
          <w:t xml:space="preserve">Aussi, </w:t>
        </w:r>
        <w:r w:rsidR="00261C6B" w:rsidRPr="00E32F6F" w:rsidDel="00D736B5">
          <w:rPr>
            <w:rFonts w:asciiTheme="majorBidi" w:hAnsiTheme="majorBidi" w:cstheme="majorBidi"/>
            <w:sz w:val="24"/>
            <w:szCs w:val="24"/>
          </w:rPr>
          <w:t xml:space="preserve">les méthodes et l’environnement </w:t>
        </w:r>
        <w:r w:rsidR="00BD22AB" w:rsidRPr="00E32F6F" w:rsidDel="00D736B5">
          <w:rPr>
            <w:rFonts w:asciiTheme="majorBidi" w:hAnsiTheme="majorBidi" w:cstheme="majorBidi"/>
            <w:sz w:val="24"/>
            <w:szCs w:val="24"/>
          </w:rPr>
          <w:t>d’apprentissage dans</w:t>
        </w:r>
        <w:r w:rsidR="006E4FC7" w:rsidRPr="00E32F6F" w:rsidDel="00D736B5">
          <w:rPr>
            <w:rFonts w:asciiTheme="majorBidi" w:hAnsiTheme="majorBidi" w:cstheme="majorBidi"/>
            <w:sz w:val="24"/>
            <w:szCs w:val="24"/>
          </w:rPr>
          <w:t xml:space="preserve"> les universités</w:t>
        </w:r>
        <w:r w:rsidR="00261C6B" w:rsidRPr="00E32F6F" w:rsidDel="00D736B5">
          <w:rPr>
            <w:rFonts w:asciiTheme="majorBidi" w:hAnsiTheme="majorBidi" w:cstheme="majorBidi"/>
            <w:sz w:val="24"/>
            <w:szCs w:val="24"/>
          </w:rPr>
          <w:t xml:space="preserve"> ou les écoles </w:t>
        </w:r>
        <w:r w:rsidR="006E4FC7" w:rsidRPr="00E32F6F" w:rsidDel="00D736B5">
          <w:rPr>
            <w:rFonts w:asciiTheme="majorBidi" w:hAnsiTheme="majorBidi" w:cstheme="majorBidi"/>
            <w:sz w:val="24"/>
            <w:szCs w:val="24"/>
          </w:rPr>
          <w:t xml:space="preserve">  </w:t>
        </w:r>
        <w:r w:rsidR="00261C6B" w:rsidRPr="00E32F6F" w:rsidDel="00D736B5">
          <w:rPr>
            <w:rFonts w:asciiTheme="majorBidi" w:hAnsiTheme="majorBidi" w:cstheme="majorBidi"/>
            <w:sz w:val="24"/>
            <w:szCs w:val="24"/>
          </w:rPr>
          <w:t xml:space="preserve">ne prend pas habituellement en considération les besoins d’un ou de plusieurs élèves ou </w:t>
        </w:r>
        <w:r w:rsidR="00BD22AB" w:rsidRPr="00E32F6F" w:rsidDel="00D736B5">
          <w:rPr>
            <w:rFonts w:asciiTheme="majorBidi" w:hAnsiTheme="majorBidi" w:cstheme="majorBidi"/>
            <w:sz w:val="24"/>
            <w:szCs w:val="24"/>
          </w:rPr>
          <w:t xml:space="preserve">étudiants. </w:t>
        </w:r>
      </w:moveFrom>
    </w:p>
    <w:p w14:paraId="4FECFF27" w14:textId="11348576" w:rsidR="00E6687C" w:rsidRPr="00E32F6F" w:rsidDel="00D736B5" w:rsidRDefault="006322FD" w:rsidP="00CA465B">
      <w:pPr>
        <w:spacing w:line="360" w:lineRule="auto"/>
        <w:jc w:val="both"/>
        <w:rPr>
          <w:moveFrom w:id="376" w:author="Rafik" w:date="2022-05-27T22:54:00Z"/>
          <w:rFonts w:asciiTheme="majorBidi" w:hAnsiTheme="majorBidi" w:cstheme="majorBidi"/>
          <w:sz w:val="24"/>
          <w:szCs w:val="24"/>
        </w:rPr>
      </w:pPr>
      <w:moveFrom w:id="377" w:author="Rafik" w:date="2022-05-27T22:54:00Z">
        <w:r w:rsidRPr="00E6687C" w:rsidDel="00D736B5">
          <w:rPr>
            <w:rFonts w:asciiTheme="majorBidi" w:hAnsiTheme="majorBidi" w:cstheme="majorBidi"/>
            <w:sz w:val="24"/>
            <w:szCs w:val="24"/>
          </w:rPr>
          <w:t>Tout</w:t>
        </w:r>
        <w:r w:rsidR="008527E8" w:rsidRPr="00E6687C" w:rsidDel="00D736B5">
          <w:rPr>
            <w:rFonts w:asciiTheme="majorBidi" w:hAnsiTheme="majorBidi" w:cstheme="majorBidi"/>
            <w:sz w:val="24"/>
            <w:szCs w:val="24"/>
          </w:rPr>
          <w:t xml:space="preserve"> cela soulève u</w:t>
        </w:r>
        <w:r w:rsidRPr="00E6687C" w:rsidDel="00D736B5">
          <w:rPr>
            <w:rFonts w:asciiTheme="majorBidi" w:hAnsiTheme="majorBidi" w:cstheme="majorBidi"/>
            <w:sz w:val="24"/>
            <w:szCs w:val="24"/>
          </w:rPr>
          <w:t>n</w:t>
        </w:r>
        <w:r w:rsidR="008527E8" w:rsidRPr="00E6687C" w:rsidDel="00D736B5">
          <w:rPr>
            <w:rFonts w:asciiTheme="majorBidi" w:hAnsiTheme="majorBidi" w:cstheme="majorBidi"/>
            <w:sz w:val="24"/>
            <w:szCs w:val="24"/>
          </w:rPr>
          <w:t xml:space="preserve"> énorme problème que </w:t>
        </w:r>
        <w:r w:rsidR="0065466A" w:rsidRPr="00E6687C" w:rsidDel="00D736B5">
          <w:rPr>
            <w:rFonts w:asciiTheme="majorBidi" w:hAnsiTheme="majorBidi" w:cstheme="majorBidi"/>
            <w:sz w:val="24"/>
            <w:szCs w:val="24"/>
          </w:rPr>
          <w:t>nous allons</w:t>
        </w:r>
        <w:r w:rsidRPr="00E6687C" w:rsidDel="00D736B5">
          <w:rPr>
            <w:rFonts w:asciiTheme="majorBidi" w:hAnsiTheme="majorBidi" w:cstheme="majorBidi"/>
            <w:sz w:val="24"/>
            <w:szCs w:val="24"/>
          </w:rPr>
          <w:t xml:space="preserve"> essayer de résoudre avec l’aide de cette </w:t>
        </w:r>
        <w:r w:rsidR="0065466A" w:rsidRPr="00E6687C" w:rsidDel="00D736B5">
          <w:rPr>
            <w:rFonts w:asciiTheme="majorBidi" w:hAnsiTheme="majorBidi" w:cstheme="majorBidi"/>
            <w:sz w:val="24"/>
            <w:szCs w:val="24"/>
          </w:rPr>
          <w:t>plateforme. En</w:t>
        </w:r>
        <w:r w:rsidRPr="00E6687C" w:rsidDel="00D736B5">
          <w:rPr>
            <w:rFonts w:asciiTheme="majorBidi" w:hAnsiTheme="majorBidi" w:cstheme="majorBidi"/>
            <w:sz w:val="24"/>
            <w:szCs w:val="24"/>
          </w:rPr>
          <w:t xml:space="preserve"> ce </w:t>
        </w:r>
        <w:r w:rsidR="0056670A" w:rsidRPr="00E6687C" w:rsidDel="00D736B5">
          <w:rPr>
            <w:rFonts w:asciiTheme="majorBidi" w:hAnsiTheme="majorBidi" w:cstheme="majorBidi"/>
            <w:sz w:val="24"/>
            <w:szCs w:val="24"/>
          </w:rPr>
          <w:t>sens,</w:t>
        </w:r>
        <w:r w:rsidRPr="00E6687C" w:rsidDel="00D736B5">
          <w:rPr>
            <w:rFonts w:asciiTheme="majorBidi" w:hAnsiTheme="majorBidi" w:cstheme="majorBidi"/>
            <w:sz w:val="24"/>
            <w:szCs w:val="24"/>
          </w:rPr>
          <w:t xml:space="preserve"> une question fondamentale se pose : comment </w:t>
        </w:r>
        <w:r w:rsidR="0065466A" w:rsidRPr="00E6687C" w:rsidDel="00D736B5">
          <w:rPr>
            <w:rFonts w:asciiTheme="majorBidi" w:hAnsiTheme="majorBidi" w:cstheme="majorBidi"/>
            <w:sz w:val="24"/>
            <w:szCs w:val="24"/>
          </w:rPr>
          <w:t>pouvons-nous</w:t>
        </w:r>
        <w:r w:rsidRPr="00E6687C" w:rsidDel="00D736B5">
          <w:rPr>
            <w:rFonts w:asciiTheme="majorBidi" w:hAnsiTheme="majorBidi" w:cstheme="majorBidi"/>
            <w:sz w:val="24"/>
            <w:szCs w:val="24"/>
          </w:rPr>
          <w:t xml:space="preserve">-mieux aider ces </w:t>
        </w:r>
        <w:r w:rsidR="0056670A" w:rsidRPr="00E6687C" w:rsidDel="00D736B5">
          <w:rPr>
            <w:rFonts w:asciiTheme="majorBidi" w:hAnsiTheme="majorBidi" w:cstheme="majorBidi"/>
            <w:sz w:val="24"/>
            <w:szCs w:val="24"/>
          </w:rPr>
          <w:t>personnes ?</w:t>
        </w:r>
        <w:r w:rsidRPr="00E6687C" w:rsidDel="00D736B5">
          <w:rPr>
            <w:rFonts w:asciiTheme="majorBidi" w:hAnsiTheme="majorBidi" w:cstheme="majorBidi"/>
            <w:sz w:val="24"/>
            <w:szCs w:val="24"/>
          </w:rPr>
          <w:t xml:space="preserve"> </w:t>
        </w:r>
        <w:bookmarkEnd w:id="356"/>
      </w:moveFrom>
    </w:p>
    <w:p w14:paraId="17FBCF97" w14:textId="06C2880E" w:rsidR="00BD22AB" w:rsidRDefault="00D90111" w:rsidP="00CA465B">
      <w:pPr>
        <w:pStyle w:val="Titre1"/>
        <w:numPr>
          <w:ilvl w:val="0"/>
          <w:numId w:val="13"/>
        </w:numPr>
        <w:spacing w:line="360" w:lineRule="auto"/>
        <w:rPr>
          <w:ins w:id="378" w:author="Rafik" w:date="2022-05-27T22:54:00Z"/>
          <w:rFonts w:cs="Times New Roman"/>
          <w:b w:val="0"/>
          <w:color w:val="000000" w:themeColor="text1"/>
        </w:rPr>
      </w:pPr>
      <w:bookmarkStart w:id="379" w:name="_Toc104390665"/>
      <w:moveFromRangeEnd w:id="373"/>
      <w:ins w:id="380" w:author="Rafik" w:date="2022-05-27T22:57:00Z">
        <w:r>
          <w:rPr>
            <w:rFonts w:cs="Times New Roman"/>
            <w:b w:val="0"/>
            <w:color w:val="000000" w:themeColor="text1"/>
          </w:rPr>
          <w:t>Problématique</w:t>
        </w:r>
      </w:ins>
      <w:ins w:id="381" w:author="Rafik" w:date="2022-05-27T22:54:00Z">
        <w:r w:rsidR="00D736B5">
          <w:rPr>
            <w:rFonts w:cs="Times New Roman"/>
            <w:b w:val="0"/>
            <w:color w:val="000000" w:themeColor="text1"/>
          </w:rPr>
          <w:t xml:space="preserve"> </w:t>
        </w:r>
      </w:ins>
      <w:del w:id="382" w:author="Rafik" w:date="2022-05-27T22:54:00Z">
        <w:r w:rsidR="00D1615C" w:rsidRPr="000B4C97" w:rsidDel="00D736B5">
          <w:rPr>
            <w:rFonts w:cs="Times New Roman"/>
            <w:b w:val="0"/>
            <w:color w:val="000000" w:themeColor="text1"/>
          </w:rPr>
          <w:delText>Cadre</w:delText>
        </w:r>
        <w:r w:rsidR="00FF6089" w:rsidRPr="000B4C97" w:rsidDel="00D736B5">
          <w:rPr>
            <w:rFonts w:cs="Times New Roman"/>
            <w:b w:val="0"/>
            <w:color w:val="000000" w:themeColor="text1"/>
          </w:rPr>
          <w:delText xml:space="preserve"> de</w:delText>
        </w:r>
      </w:del>
      <w:r w:rsidR="00FF6089" w:rsidRPr="000B4C97">
        <w:rPr>
          <w:rFonts w:cs="Times New Roman"/>
          <w:b w:val="0"/>
          <w:color w:val="000000" w:themeColor="text1"/>
        </w:rPr>
        <w:t xml:space="preserve"> </w:t>
      </w:r>
      <w:del w:id="383" w:author="Rafik" w:date="2022-05-27T22:54:00Z">
        <w:r w:rsidR="00FF6089" w:rsidRPr="000B4C97" w:rsidDel="00D736B5">
          <w:rPr>
            <w:rFonts w:cs="Times New Roman"/>
            <w:b w:val="0"/>
            <w:color w:val="000000" w:themeColor="text1"/>
          </w:rPr>
          <w:delText>projet</w:delText>
        </w:r>
      </w:del>
      <w:r w:rsidR="00FF6089" w:rsidRPr="000B4C97">
        <w:rPr>
          <w:rFonts w:cs="Times New Roman"/>
          <w:b w:val="0"/>
          <w:color w:val="000000" w:themeColor="text1"/>
        </w:rPr>
        <w:t> :</w:t>
      </w:r>
      <w:bookmarkEnd w:id="379"/>
    </w:p>
    <w:p w14:paraId="3D93D51C" w14:textId="77777777" w:rsidR="00D736B5" w:rsidRPr="00D736B5" w:rsidRDefault="00D736B5" w:rsidP="00D736B5">
      <w:pPr>
        <w:pStyle w:val="Paragraphedeliste"/>
        <w:spacing w:line="360" w:lineRule="auto"/>
        <w:jc w:val="both"/>
        <w:rPr>
          <w:moveTo w:id="384" w:author="Rafik" w:date="2022-05-27T22:54:00Z"/>
          <w:rFonts w:asciiTheme="majorBidi" w:hAnsiTheme="majorBidi" w:cstheme="majorBidi"/>
          <w:sz w:val="24"/>
          <w:szCs w:val="24"/>
        </w:rPr>
        <w:pPrChange w:id="385" w:author="Rafik" w:date="2022-05-27T22:54:00Z">
          <w:pPr>
            <w:pStyle w:val="Paragraphedeliste"/>
            <w:numPr>
              <w:numId w:val="13"/>
            </w:numPr>
            <w:spacing w:line="360" w:lineRule="auto"/>
            <w:ind w:hanging="360"/>
            <w:jc w:val="both"/>
          </w:pPr>
        </w:pPrChange>
      </w:pPr>
      <w:moveToRangeStart w:id="386" w:author="Rafik" w:date="2022-05-27T22:54:00Z" w:name="move104584465"/>
      <w:moveTo w:id="387" w:author="Rafik" w:date="2022-05-27T22:54:00Z">
        <w:r w:rsidRPr="00D736B5">
          <w:rPr>
            <w:rFonts w:asciiTheme="majorBidi" w:hAnsiTheme="majorBidi" w:cstheme="majorBidi"/>
          </w:rPr>
          <w:t xml:space="preserve">  </w:t>
        </w:r>
        <w:r w:rsidRPr="00D736B5">
          <w:rPr>
            <w:rFonts w:asciiTheme="majorBidi" w:hAnsiTheme="majorBidi" w:cstheme="majorBidi"/>
            <w:sz w:val="24"/>
            <w:szCs w:val="24"/>
          </w:rPr>
          <w:t xml:space="preserve">    L’un des problèmes les plus courants rencontrés par la plupart des apprenants est le manque d’aide et de soutien. En fait, ces apprenants rencontrent de nombreux obstacles dans le processus d’apprentissage, principalement afin d’assimiler correctement les nouvelles connaissances. Cependant, d’autre personnes intéressées qui souhaitent approfondir leurs connaissances à travers l’apprentissage de nouvelle méthode et l’acquisition des nouvelles informations, mais ne savent pas par où commencer. Aussi, les méthodes et l’environnement d’apprentissage dans les universités ou les écoles   ne prend pas habituellement en considération les besoins d’un ou de plusieurs élèves ou étudiants. </w:t>
        </w:r>
      </w:moveTo>
    </w:p>
    <w:p w14:paraId="6B63582E" w14:textId="77777777" w:rsidR="00D736B5" w:rsidRPr="00D736B5" w:rsidRDefault="00D736B5" w:rsidP="00D736B5">
      <w:pPr>
        <w:spacing w:line="360" w:lineRule="auto"/>
        <w:ind w:left="360"/>
        <w:jc w:val="both"/>
        <w:rPr>
          <w:moveTo w:id="388" w:author="Rafik" w:date="2022-05-27T22:54:00Z"/>
          <w:rFonts w:asciiTheme="majorBidi" w:hAnsiTheme="majorBidi" w:cstheme="majorBidi"/>
          <w:sz w:val="24"/>
          <w:szCs w:val="24"/>
          <w:rPrChange w:id="389" w:author="Rafik" w:date="2022-05-27T22:54:00Z">
            <w:rPr>
              <w:moveTo w:id="390" w:author="Rafik" w:date="2022-05-27T22:54:00Z"/>
            </w:rPr>
          </w:rPrChange>
        </w:rPr>
        <w:pPrChange w:id="391" w:author="Rafik" w:date="2022-05-27T22:54:00Z">
          <w:pPr>
            <w:pStyle w:val="Paragraphedeliste"/>
            <w:numPr>
              <w:numId w:val="13"/>
            </w:numPr>
            <w:spacing w:line="360" w:lineRule="auto"/>
            <w:ind w:hanging="360"/>
            <w:jc w:val="both"/>
          </w:pPr>
        </w:pPrChange>
      </w:pPr>
      <w:moveTo w:id="392" w:author="Rafik" w:date="2022-05-27T22:54:00Z">
        <w:r w:rsidRPr="00D736B5">
          <w:rPr>
            <w:rFonts w:asciiTheme="majorBidi" w:hAnsiTheme="majorBidi" w:cstheme="majorBidi"/>
            <w:sz w:val="24"/>
            <w:szCs w:val="24"/>
            <w:rPrChange w:id="393" w:author="Rafik" w:date="2022-05-27T22:54:00Z">
              <w:rPr/>
            </w:rPrChange>
          </w:rPr>
          <w:t xml:space="preserve">Tout cela soulève un énorme problème que nous allons essayer de résoudre avec l’aide de cette plateforme. En ce sens, une question fondamentale se pose : comment pouvons-nous-mieux aider ces personnes ? </w:t>
        </w:r>
      </w:moveTo>
    </w:p>
    <w:moveToRangeEnd w:id="386"/>
    <w:p w14:paraId="1DDA3189" w14:textId="70D2AA60" w:rsidR="00D736B5" w:rsidRPr="00D736B5" w:rsidRDefault="00D736B5" w:rsidP="00D736B5">
      <w:pPr>
        <w:rPr>
          <w:rPrChange w:id="394" w:author="Rafik" w:date="2022-05-27T22:54:00Z">
            <w:rPr>
              <w:rFonts w:cs="Times New Roman"/>
              <w:b w:val="0"/>
              <w:color w:val="000000" w:themeColor="text1"/>
            </w:rPr>
          </w:rPrChange>
        </w:rPr>
        <w:pPrChange w:id="395" w:author="Rafik" w:date="2022-05-27T22:54:00Z">
          <w:pPr>
            <w:pStyle w:val="Titre1"/>
            <w:numPr>
              <w:numId w:val="13"/>
            </w:numPr>
            <w:spacing w:line="360" w:lineRule="auto"/>
            <w:ind w:left="720" w:hanging="360"/>
          </w:pPr>
        </w:pPrChange>
      </w:pPr>
    </w:p>
    <w:p w14:paraId="4198A895" w14:textId="5C4F2278" w:rsidR="00D979AA" w:rsidRPr="004C4C1C" w:rsidRDefault="006C005D" w:rsidP="00CA465B">
      <w:pPr>
        <w:spacing w:line="360" w:lineRule="auto"/>
        <w:ind w:firstLine="360"/>
        <w:jc w:val="both"/>
        <w:rPr>
          <w:rFonts w:asciiTheme="majorBidi" w:hAnsiTheme="majorBidi" w:cstheme="majorBidi"/>
          <w:sz w:val="24"/>
          <w:szCs w:val="24"/>
        </w:rPr>
      </w:pPr>
      <w:moveFromRangeStart w:id="396" w:author="Rafik" w:date="2022-05-27T22:53:00Z" w:name="move104584437"/>
      <w:moveFrom w:id="397" w:author="Rafik" w:date="2022-05-27T22:53:00Z">
        <w:r w:rsidRPr="004C4C1C" w:rsidDel="00D736B5">
          <w:rPr>
            <w:rFonts w:asciiTheme="majorBidi" w:hAnsiTheme="majorBidi" w:cstheme="majorBidi"/>
            <w:sz w:val="24"/>
            <w:szCs w:val="24"/>
          </w:rPr>
          <w:t xml:space="preserve">La réalisation de ce projet est faite dans le cadre d’un projet de fin d’étude pour l’obtention du Diplôme en licence appliquée en technologies de </w:t>
        </w:r>
        <w:r w:rsidR="0056670A" w:rsidRPr="004C4C1C" w:rsidDel="00D736B5">
          <w:rPr>
            <w:rFonts w:asciiTheme="majorBidi" w:hAnsiTheme="majorBidi" w:cstheme="majorBidi"/>
            <w:sz w:val="24"/>
            <w:szCs w:val="24"/>
          </w:rPr>
          <w:t>l’informatique,</w:t>
        </w:r>
        <w:r w:rsidRPr="004C4C1C" w:rsidDel="00D736B5">
          <w:rPr>
            <w:rFonts w:asciiTheme="majorBidi" w:hAnsiTheme="majorBidi" w:cstheme="majorBidi"/>
            <w:sz w:val="24"/>
            <w:szCs w:val="24"/>
          </w:rPr>
          <w:t xml:space="preserve"> parcours développement web et </w:t>
        </w:r>
        <w:r w:rsidR="00FF0B2D" w:rsidRPr="004C4C1C" w:rsidDel="00D736B5">
          <w:rPr>
            <w:rFonts w:asciiTheme="majorBidi" w:hAnsiTheme="majorBidi" w:cstheme="majorBidi"/>
            <w:sz w:val="24"/>
            <w:szCs w:val="24"/>
          </w:rPr>
          <w:t>multimédia. L’élaboration</w:t>
        </w:r>
        <w:r w:rsidRPr="004C4C1C" w:rsidDel="00D736B5">
          <w:rPr>
            <w:rFonts w:asciiTheme="majorBidi" w:hAnsiTheme="majorBidi" w:cstheme="majorBidi"/>
            <w:sz w:val="24"/>
            <w:szCs w:val="24"/>
          </w:rPr>
          <w:t xml:space="preserve"> de ce </w:t>
        </w:r>
        <w:r w:rsidR="00516955" w:rsidRPr="004C4C1C" w:rsidDel="00D736B5">
          <w:rPr>
            <w:rFonts w:asciiTheme="majorBidi" w:hAnsiTheme="majorBidi" w:cstheme="majorBidi"/>
            <w:sz w:val="24"/>
            <w:szCs w:val="24"/>
          </w:rPr>
          <w:t>travail,</w:t>
        </w:r>
        <w:r w:rsidRPr="004C4C1C" w:rsidDel="00D736B5">
          <w:rPr>
            <w:rFonts w:asciiTheme="majorBidi" w:hAnsiTheme="majorBidi" w:cstheme="majorBidi"/>
            <w:sz w:val="24"/>
            <w:szCs w:val="24"/>
          </w:rPr>
          <w:t xml:space="preserve"> intitulé « </w:t>
        </w:r>
        <w:r w:rsidR="002C62DD" w:rsidRPr="004C4C1C" w:rsidDel="00D736B5">
          <w:rPr>
            <w:rFonts w:asciiTheme="majorBidi" w:hAnsiTheme="majorBidi" w:cstheme="majorBidi"/>
            <w:sz w:val="24"/>
            <w:szCs w:val="24"/>
          </w:rPr>
          <w:t>Power Online Learning</w:t>
        </w:r>
        <w:r w:rsidRPr="004C4C1C" w:rsidDel="00D736B5">
          <w:rPr>
            <w:rFonts w:asciiTheme="majorBidi" w:hAnsiTheme="majorBidi" w:cstheme="majorBidi"/>
            <w:sz w:val="24"/>
            <w:szCs w:val="24"/>
          </w:rPr>
          <w:t> </w:t>
        </w:r>
        <w:r w:rsidR="00495C76" w:rsidRPr="004C4C1C" w:rsidDel="00D736B5">
          <w:rPr>
            <w:rFonts w:asciiTheme="majorBidi" w:hAnsiTheme="majorBidi" w:cstheme="majorBidi"/>
            <w:sz w:val="24"/>
            <w:szCs w:val="24"/>
          </w:rPr>
          <w:t>».</w:t>
        </w:r>
        <w:r w:rsidR="002C62DD" w:rsidRPr="004C4C1C" w:rsidDel="00D736B5">
          <w:rPr>
            <w:rFonts w:asciiTheme="majorBidi" w:hAnsiTheme="majorBidi" w:cstheme="majorBidi"/>
            <w:sz w:val="24"/>
            <w:szCs w:val="24"/>
          </w:rPr>
          <w:t xml:space="preserve"> </w:t>
        </w:r>
        <w:r w:rsidRPr="004C4C1C" w:rsidDel="00D736B5">
          <w:rPr>
            <w:rFonts w:asciiTheme="majorBidi" w:hAnsiTheme="majorBidi" w:cstheme="majorBidi"/>
            <w:sz w:val="24"/>
            <w:szCs w:val="24"/>
          </w:rPr>
          <w:t xml:space="preserve">  </w:t>
        </w:r>
      </w:moveFrom>
      <w:moveFromRangeEnd w:id="396"/>
      <w:r w:rsidR="00BC37A4" w:rsidRPr="004C4C1C">
        <w:rPr>
          <w:rFonts w:asciiTheme="majorBidi" w:hAnsiTheme="majorBidi" w:cstheme="majorBidi"/>
          <w:sz w:val="24"/>
          <w:szCs w:val="24"/>
        </w:rPr>
        <w:tab/>
      </w:r>
    </w:p>
    <w:p w14:paraId="46ADA61D" w14:textId="3275950B" w:rsidR="00BC37A4" w:rsidRPr="000B4C97" w:rsidRDefault="00BC37A4" w:rsidP="00CA465B">
      <w:pPr>
        <w:pStyle w:val="Titre1"/>
        <w:numPr>
          <w:ilvl w:val="0"/>
          <w:numId w:val="13"/>
        </w:numPr>
        <w:spacing w:line="360" w:lineRule="auto"/>
        <w:rPr>
          <w:rFonts w:cs="Times New Roman"/>
          <w:b w:val="0"/>
          <w:color w:val="000000" w:themeColor="text1"/>
        </w:rPr>
      </w:pPr>
      <w:bookmarkStart w:id="398" w:name="_Toc104390666"/>
      <w:r w:rsidRPr="000B4C97">
        <w:rPr>
          <w:rFonts w:cs="Times New Roman"/>
          <w:b w:val="0"/>
          <w:color w:val="000000" w:themeColor="text1"/>
        </w:rPr>
        <w:t>Objectif du projet :</w:t>
      </w:r>
      <w:bookmarkEnd w:id="398"/>
    </w:p>
    <w:p w14:paraId="0F215C7B" w14:textId="24A62D5C" w:rsidR="00E6687C" w:rsidRPr="00E6687C" w:rsidRDefault="00105B28" w:rsidP="00CA465B">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00885F4B" w:rsidRPr="00E6687C">
        <w:rPr>
          <w:rFonts w:asciiTheme="majorBidi" w:hAnsiTheme="majorBidi" w:cstheme="majorBidi"/>
          <w:sz w:val="24"/>
          <w:szCs w:val="24"/>
        </w:rPr>
        <w:t xml:space="preserve">Le système vise selon </w:t>
      </w:r>
      <w:r w:rsidR="00D979AA" w:rsidRPr="00E6687C">
        <w:rPr>
          <w:rFonts w:asciiTheme="majorBidi" w:hAnsiTheme="majorBidi" w:cstheme="majorBidi"/>
          <w:sz w:val="24"/>
          <w:szCs w:val="24"/>
        </w:rPr>
        <w:t>son objectif global</w:t>
      </w:r>
      <w:r w:rsidR="00885F4B" w:rsidRPr="00E6687C">
        <w:rPr>
          <w:rFonts w:asciiTheme="majorBidi" w:hAnsiTheme="majorBidi" w:cstheme="majorBidi"/>
          <w:sz w:val="24"/>
          <w:szCs w:val="24"/>
        </w:rPr>
        <w:t xml:space="preserve"> a créé une plateforme d’apprentissage spécifique </w:t>
      </w:r>
      <w:r w:rsidR="00D979AA" w:rsidRPr="00E6687C">
        <w:rPr>
          <w:rFonts w:asciiTheme="majorBidi" w:hAnsiTheme="majorBidi" w:cstheme="majorBidi"/>
          <w:sz w:val="24"/>
          <w:szCs w:val="24"/>
        </w:rPr>
        <w:t>qui permet de soutenir l’échange et la collaboration des apprenants entre eux et avec des professionnels. Elle permettre également de capitaliser les données didactiques</w:t>
      </w:r>
      <w:r w:rsidR="00C2005C" w:rsidRPr="00E6687C">
        <w:rPr>
          <w:rFonts w:asciiTheme="majorBidi" w:hAnsiTheme="majorBidi" w:cstheme="majorBidi"/>
          <w:sz w:val="24"/>
          <w:szCs w:val="24"/>
        </w:rPr>
        <w:t xml:space="preserve">, de faciliter l’extraction selon plusieurs critères, les anciennes études de cas (DS, Examens, TP, etc.) et des cours bien </w:t>
      </w:r>
      <w:r w:rsidR="00E6687C" w:rsidRPr="00E6687C">
        <w:rPr>
          <w:rFonts w:asciiTheme="majorBidi" w:hAnsiTheme="majorBidi" w:cstheme="majorBidi"/>
          <w:sz w:val="24"/>
          <w:szCs w:val="24"/>
        </w:rPr>
        <w:t xml:space="preserve">guidé. </w:t>
      </w:r>
    </w:p>
    <w:p w14:paraId="1391ACF4" w14:textId="77777777" w:rsidR="00E6687C" w:rsidRDefault="00E6687C" w:rsidP="00CA465B">
      <w:pPr>
        <w:spacing w:line="360" w:lineRule="auto"/>
        <w:jc w:val="both"/>
        <w:rPr>
          <w:rFonts w:asciiTheme="majorBidi" w:hAnsiTheme="majorBidi" w:cstheme="majorBidi"/>
          <w:b/>
          <w:bCs/>
        </w:rPr>
      </w:pPr>
      <w:r w:rsidRPr="00E6687C">
        <w:rPr>
          <w:rFonts w:asciiTheme="majorBidi" w:hAnsiTheme="majorBidi" w:cstheme="majorBidi"/>
          <w:b/>
          <w:bCs/>
        </w:rPr>
        <w:t xml:space="preserve">Résultats Attendus : </w:t>
      </w:r>
    </w:p>
    <w:p w14:paraId="0C9F898B" w14:textId="1CEF6455" w:rsidR="005460DD" w:rsidRPr="005460DD" w:rsidRDefault="00E6687C" w:rsidP="00CA465B">
      <w:pPr>
        <w:pStyle w:val="Paragraphedeliste"/>
        <w:numPr>
          <w:ilvl w:val="0"/>
          <w:numId w:val="50"/>
        </w:numPr>
        <w:spacing w:line="360" w:lineRule="auto"/>
        <w:jc w:val="both"/>
        <w:rPr>
          <w:rFonts w:asciiTheme="majorBidi" w:hAnsiTheme="majorBidi" w:cstheme="majorBidi"/>
          <w:sz w:val="24"/>
          <w:szCs w:val="24"/>
        </w:rPr>
      </w:pPr>
      <w:r w:rsidRPr="005460DD">
        <w:rPr>
          <w:rFonts w:asciiTheme="majorBidi" w:hAnsiTheme="majorBidi" w:cstheme="majorBidi"/>
          <w:sz w:val="24"/>
          <w:szCs w:val="24"/>
        </w:rPr>
        <w:t xml:space="preserve">Une interface pour chaque </w:t>
      </w:r>
      <w:r w:rsidR="005460DD" w:rsidRPr="005460DD">
        <w:rPr>
          <w:rFonts w:asciiTheme="majorBidi" w:hAnsiTheme="majorBidi" w:cstheme="majorBidi"/>
          <w:sz w:val="24"/>
          <w:szCs w:val="24"/>
        </w:rPr>
        <w:t>acteur.</w:t>
      </w:r>
    </w:p>
    <w:p w14:paraId="79441070" w14:textId="27281920" w:rsidR="00E03CB5" w:rsidRDefault="005460DD" w:rsidP="00CA465B">
      <w:pPr>
        <w:pStyle w:val="Paragraphedeliste"/>
        <w:numPr>
          <w:ilvl w:val="0"/>
          <w:numId w:val="50"/>
        </w:numPr>
        <w:spacing w:line="360" w:lineRule="auto"/>
        <w:jc w:val="both"/>
        <w:rPr>
          <w:rFonts w:asciiTheme="majorBidi" w:hAnsiTheme="majorBidi" w:cstheme="majorBidi"/>
          <w:sz w:val="24"/>
          <w:szCs w:val="24"/>
        </w:rPr>
      </w:pPr>
      <w:r w:rsidRPr="005460DD">
        <w:rPr>
          <w:rFonts w:asciiTheme="majorBidi" w:hAnsiTheme="majorBidi" w:cstheme="majorBidi"/>
          <w:sz w:val="24"/>
          <w:szCs w:val="24"/>
        </w:rPr>
        <w:t xml:space="preserve">Un système informatique </w:t>
      </w:r>
      <w:r>
        <w:rPr>
          <w:rFonts w:asciiTheme="majorBidi" w:hAnsiTheme="majorBidi" w:cstheme="majorBidi"/>
          <w:sz w:val="24"/>
          <w:szCs w:val="24"/>
        </w:rPr>
        <w:t xml:space="preserve">de </w:t>
      </w:r>
      <w:r w:rsidR="009736AA">
        <w:rPr>
          <w:rFonts w:asciiTheme="majorBidi" w:hAnsiTheme="majorBidi" w:cstheme="majorBidi"/>
          <w:sz w:val="24"/>
          <w:szCs w:val="24"/>
        </w:rPr>
        <w:t>partage, de</w:t>
      </w:r>
      <w:r w:rsidR="00E03CB5">
        <w:rPr>
          <w:rFonts w:asciiTheme="majorBidi" w:hAnsiTheme="majorBidi" w:cstheme="majorBidi"/>
          <w:sz w:val="24"/>
          <w:szCs w:val="24"/>
        </w:rPr>
        <w:t xml:space="preserve"> </w:t>
      </w:r>
      <w:r w:rsidR="009736AA">
        <w:rPr>
          <w:rFonts w:asciiTheme="majorBidi" w:hAnsiTheme="majorBidi" w:cstheme="majorBidi"/>
          <w:sz w:val="24"/>
          <w:szCs w:val="24"/>
        </w:rPr>
        <w:t xml:space="preserve">capitalisation, de réaction </w:t>
      </w:r>
      <w:r w:rsidR="00E03CB5">
        <w:rPr>
          <w:rFonts w:asciiTheme="majorBidi" w:hAnsiTheme="majorBidi" w:cstheme="majorBidi"/>
          <w:sz w:val="24"/>
          <w:szCs w:val="24"/>
        </w:rPr>
        <w:t xml:space="preserve">et d’extraction des contenus didactique selon plusieurs </w:t>
      </w:r>
      <w:r w:rsidR="00E03CB5" w:rsidRPr="00875290">
        <w:rPr>
          <w:rFonts w:asciiTheme="majorBidi" w:hAnsiTheme="majorBidi" w:cstheme="majorBidi"/>
          <w:color w:val="FF0000"/>
          <w:sz w:val="24"/>
          <w:szCs w:val="24"/>
        </w:rPr>
        <w:t>critères</w:t>
      </w:r>
      <w:r w:rsidR="00E03CB5">
        <w:rPr>
          <w:rFonts w:asciiTheme="majorBidi" w:hAnsiTheme="majorBidi" w:cstheme="majorBidi"/>
          <w:sz w:val="24"/>
          <w:szCs w:val="24"/>
        </w:rPr>
        <w:t>.</w:t>
      </w:r>
      <w:r>
        <w:rPr>
          <w:rFonts w:asciiTheme="majorBidi" w:hAnsiTheme="majorBidi" w:cstheme="majorBidi"/>
          <w:sz w:val="24"/>
          <w:szCs w:val="24"/>
        </w:rPr>
        <w:t xml:space="preserve"> </w:t>
      </w:r>
    </w:p>
    <w:p w14:paraId="6FA92461" w14:textId="4858A8A2" w:rsidR="0012668A" w:rsidRDefault="00E03CB5" w:rsidP="00CA465B">
      <w:pPr>
        <w:pStyle w:val="Paragraphedeliste"/>
        <w:numPr>
          <w:ilvl w:val="0"/>
          <w:numId w:val="50"/>
        </w:numPr>
        <w:spacing w:line="360" w:lineRule="auto"/>
        <w:jc w:val="both"/>
        <w:rPr>
          <w:rFonts w:asciiTheme="majorBidi" w:hAnsiTheme="majorBidi" w:cstheme="majorBidi"/>
          <w:sz w:val="24"/>
          <w:szCs w:val="24"/>
        </w:rPr>
      </w:pPr>
      <w:r>
        <w:rPr>
          <w:rFonts w:asciiTheme="majorBidi" w:hAnsiTheme="majorBidi" w:cstheme="majorBidi"/>
          <w:sz w:val="24"/>
          <w:szCs w:val="24"/>
        </w:rPr>
        <w:t>Un système de création</w:t>
      </w:r>
      <w:r w:rsidR="00875290">
        <w:rPr>
          <w:rFonts w:asciiTheme="majorBidi" w:hAnsiTheme="majorBidi" w:cstheme="majorBidi"/>
          <w:sz w:val="24"/>
          <w:szCs w:val="24"/>
        </w:rPr>
        <w:t>, de vente et d’achat des</w:t>
      </w:r>
      <w:r>
        <w:rPr>
          <w:rFonts w:asciiTheme="majorBidi" w:hAnsiTheme="majorBidi" w:cstheme="majorBidi"/>
          <w:sz w:val="24"/>
          <w:szCs w:val="24"/>
        </w:rPr>
        <w:t xml:space="preserve"> </w:t>
      </w:r>
      <w:r w:rsidR="00875290">
        <w:rPr>
          <w:rFonts w:asciiTheme="majorBidi" w:hAnsiTheme="majorBidi" w:cstheme="majorBidi"/>
          <w:sz w:val="24"/>
          <w:szCs w:val="24"/>
        </w:rPr>
        <w:t>cours.</w:t>
      </w:r>
      <w:r w:rsidR="00BC37A4" w:rsidRPr="005460DD">
        <w:rPr>
          <w:rFonts w:asciiTheme="majorBidi" w:hAnsiTheme="majorBidi" w:cstheme="majorBidi"/>
          <w:sz w:val="24"/>
          <w:szCs w:val="24"/>
        </w:rPr>
        <w:tab/>
      </w:r>
    </w:p>
    <w:p w14:paraId="0C4A17AF" w14:textId="5DE051DD" w:rsidR="009736AA" w:rsidRDefault="009736AA" w:rsidP="00CA465B">
      <w:pPr>
        <w:pStyle w:val="Paragraphedeliste"/>
        <w:numPr>
          <w:ilvl w:val="0"/>
          <w:numId w:val="50"/>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Un système </w:t>
      </w:r>
      <w:r w:rsidR="00C81234">
        <w:rPr>
          <w:rFonts w:asciiTheme="majorBidi" w:hAnsiTheme="majorBidi" w:cstheme="majorBidi"/>
          <w:sz w:val="24"/>
          <w:szCs w:val="24"/>
        </w:rPr>
        <w:t>d’administration,</w:t>
      </w:r>
      <w:r>
        <w:rPr>
          <w:rFonts w:asciiTheme="majorBidi" w:hAnsiTheme="majorBidi" w:cstheme="majorBidi"/>
          <w:sz w:val="24"/>
          <w:szCs w:val="24"/>
        </w:rPr>
        <w:t xml:space="preserve"> de configuration et de gestion. </w:t>
      </w:r>
    </w:p>
    <w:p w14:paraId="7729DBDD" w14:textId="67024F0A" w:rsidR="003B3E78" w:rsidRPr="00C81234" w:rsidRDefault="0012668A" w:rsidP="00CA465B">
      <w:pPr>
        <w:pStyle w:val="Paragraphedeliste"/>
        <w:spacing w:line="360" w:lineRule="auto"/>
        <w:ind w:left="2484"/>
        <w:jc w:val="both"/>
        <w:rPr>
          <w:rFonts w:asciiTheme="majorBidi" w:hAnsiTheme="majorBidi" w:cstheme="majorBidi"/>
          <w:sz w:val="24"/>
          <w:szCs w:val="24"/>
        </w:rPr>
      </w:pPr>
      <w:r w:rsidRPr="0012668A">
        <w:rPr>
          <w:rFonts w:asciiTheme="majorBidi" w:hAnsiTheme="majorBidi" w:cstheme="majorBidi"/>
          <w:sz w:val="24"/>
          <w:szCs w:val="24"/>
        </w:rPr>
        <w:tab/>
      </w:r>
      <w:r w:rsidRPr="0012668A">
        <w:rPr>
          <w:rFonts w:asciiTheme="majorBidi" w:hAnsiTheme="majorBidi" w:cstheme="majorBidi"/>
          <w:sz w:val="24"/>
          <w:szCs w:val="24"/>
        </w:rPr>
        <w:tab/>
      </w:r>
      <w:r w:rsidRPr="0012668A">
        <w:rPr>
          <w:rFonts w:asciiTheme="majorBidi" w:hAnsiTheme="majorBidi" w:cstheme="majorBidi"/>
          <w:sz w:val="24"/>
          <w:szCs w:val="24"/>
        </w:rPr>
        <w:tab/>
      </w:r>
      <w:r w:rsidRPr="0012668A">
        <w:rPr>
          <w:rFonts w:asciiTheme="majorBidi" w:hAnsiTheme="majorBidi" w:cstheme="majorBidi"/>
          <w:sz w:val="24"/>
          <w:szCs w:val="24"/>
        </w:rPr>
        <w:tab/>
      </w:r>
      <w:r w:rsidRPr="0012668A">
        <w:rPr>
          <w:rFonts w:asciiTheme="majorBidi" w:hAnsiTheme="majorBidi" w:cstheme="majorBidi"/>
          <w:sz w:val="24"/>
          <w:szCs w:val="24"/>
        </w:rPr>
        <w:tab/>
      </w:r>
      <w:r w:rsidRPr="0012668A">
        <w:rPr>
          <w:rFonts w:asciiTheme="majorBidi" w:hAnsiTheme="majorBidi" w:cstheme="majorBidi"/>
          <w:sz w:val="24"/>
          <w:szCs w:val="24"/>
        </w:rPr>
        <w:tab/>
      </w:r>
      <w:r w:rsidR="00BC37A4" w:rsidRPr="0012668A">
        <w:rPr>
          <w:rFonts w:asciiTheme="majorBidi" w:hAnsiTheme="majorBidi" w:cstheme="majorBidi"/>
          <w:sz w:val="24"/>
          <w:szCs w:val="24"/>
        </w:rPr>
        <w:tab/>
      </w:r>
    </w:p>
    <w:p w14:paraId="20422BE5" w14:textId="2DC38D3F" w:rsidR="00BB6FA3" w:rsidRPr="000B4C97" w:rsidRDefault="00BB6FA3" w:rsidP="00CA465B">
      <w:pPr>
        <w:pStyle w:val="Titre1"/>
        <w:numPr>
          <w:ilvl w:val="0"/>
          <w:numId w:val="13"/>
        </w:numPr>
        <w:spacing w:line="360" w:lineRule="auto"/>
        <w:rPr>
          <w:rFonts w:cs="Times New Roman"/>
          <w:b w:val="0"/>
          <w:color w:val="000000" w:themeColor="text1"/>
        </w:rPr>
      </w:pPr>
      <w:bookmarkStart w:id="399" w:name="_Toc104390667"/>
      <w:r w:rsidRPr="000B4C97">
        <w:rPr>
          <w:rFonts w:cs="Times New Roman"/>
          <w:b w:val="0"/>
          <w:color w:val="000000" w:themeColor="text1"/>
        </w:rPr>
        <w:lastRenderedPageBreak/>
        <w:t>Etude de l’existant :</w:t>
      </w:r>
      <w:bookmarkEnd w:id="399"/>
      <w:r w:rsidRPr="000B4C97">
        <w:rPr>
          <w:rFonts w:cs="Times New Roman"/>
          <w:b w:val="0"/>
          <w:color w:val="000000" w:themeColor="text1"/>
        </w:rPr>
        <w:t xml:space="preserve"> </w:t>
      </w:r>
    </w:p>
    <w:p w14:paraId="1934EBBA" w14:textId="33C1A1EC" w:rsidR="00C41A13" w:rsidRPr="00FD00AC" w:rsidRDefault="00C41A13" w:rsidP="00CA465B">
      <w:pPr>
        <w:spacing w:line="360" w:lineRule="auto"/>
        <w:rPr>
          <w:rFonts w:asciiTheme="majorBidi" w:hAnsiTheme="majorBidi" w:cstheme="majorBidi"/>
          <w:sz w:val="24"/>
          <w:szCs w:val="24"/>
        </w:rPr>
      </w:pPr>
      <w:r w:rsidRPr="00FD00AC">
        <w:rPr>
          <w:rFonts w:asciiTheme="majorBidi" w:hAnsiTheme="majorBidi" w:cstheme="majorBidi"/>
          <w:sz w:val="24"/>
          <w:szCs w:val="24"/>
        </w:rPr>
        <w:t>L'analyse de l'existant révélera diverses lacunes au sein des plateformes actuelles pour les combler</w:t>
      </w:r>
    </w:p>
    <w:p w14:paraId="783F9699" w14:textId="2E45515A" w:rsidR="00C74A92" w:rsidRPr="00FD00AC" w:rsidRDefault="00C41A13" w:rsidP="00CA465B">
      <w:pPr>
        <w:spacing w:line="360" w:lineRule="auto"/>
        <w:jc w:val="both"/>
        <w:rPr>
          <w:rFonts w:asciiTheme="majorBidi" w:hAnsiTheme="majorBidi" w:cstheme="majorBidi"/>
          <w:sz w:val="24"/>
          <w:szCs w:val="24"/>
        </w:rPr>
      </w:pPr>
      <w:r w:rsidRPr="00FD00AC">
        <w:rPr>
          <w:rFonts w:asciiTheme="majorBidi" w:hAnsiTheme="majorBidi" w:cstheme="majorBidi"/>
          <w:sz w:val="24"/>
          <w:szCs w:val="24"/>
        </w:rPr>
        <w:t>Cette analyse repose essentiellement sur trois phases :</w:t>
      </w:r>
    </w:p>
    <w:p w14:paraId="4FAD85D2" w14:textId="5BF73854" w:rsidR="00C74A92" w:rsidRPr="000B4C97" w:rsidRDefault="00C41A13" w:rsidP="000B4C97">
      <w:pPr>
        <w:pStyle w:val="Titre2"/>
        <w:numPr>
          <w:ilvl w:val="1"/>
          <w:numId w:val="13"/>
        </w:numPr>
        <w:spacing w:line="360" w:lineRule="auto"/>
        <w:rPr>
          <w:rFonts w:cs="Times New Roman"/>
          <w:color w:val="000000" w:themeColor="text1"/>
          <w:szCs w:val="28"/>
        </w:rPr>
      </w:pPr>
      <w:bookmarkStart w:id="400" w:name="_Toc104390668"/>
      <w:r w:rsidRPr="000B4C97">
        <w:rPr>
          <w:rFonts w:cs="Times New Roman"/>
          <w:color w:val="000000" w:themeColor="text1"/>
          <w:szCs w:val="28"/>
        </w:rPr>
        <w:t>Description de l’existant :</w:t>
      </w:r>
      <w:bookmarkEnd w:id="400"/>
    </w:p>
    <w:p w14:paraId="0A01D1F3" w14:textId="199F98AD" w:rsidR="00C74A92" w:rsidRPr="00FD00AC" w:rsidRDefault="00CA270D" w:rsidP="000B59EB">
      <w:pPr>
        <w:spacing w:line="360" w:lineRule="auto"/>
        <w:jc w:val="both"/>
        <w:rPr>
          <w:rFonts w:asciiTheme="majorBidi" w:hAnsiTheme="majorBidi" w:cstheme="majorBidi"/>
          <w:sz w:val="24"/>
          <w:szCs w:val="24"/>
        </w:rPr>
      </w:pPr>
      <w:r w:rsidRPr="00FD00AC">
        <w:rPr>
          <w:rFonts w:asciiTheme="majorBidi" w:hAnsiTheme="majorBidi" w:cstheme="majorBidi"/>
          <w:sz w:val="24"/>
          <w:szCs w:val="24"/>
        </w:rPr>
        <w:t xml:space="preserve"> </w:t>
      </w:r>
      <w:r w:rsidR="00E32F6F">
        <w:rPr>
          <w:rFonts w:asciiTheme="majorBidi" w:hAnsiTheme="majorBidi" w:cstheme="majorBidi"/>
          <w:sz w:val="24"/>
          <w:szCs w:val="24"/>
        </w:rPr>
        <w:t xml:space="preserve">    </w:t>
      </w:r>
      <w:r w:rsidRPr="00FD00AC">
        <w:rPr>
          <w:rFonts w:asciiTheme="majorBidi" w:hAnsiTheme="majorBidi" w:cstheme="majorBidi"/>
          <w:sz w:val="24"/>
          <w:szCs w:val="24"/>
        </w:rPr>
        <w:t xml:space="preserve">Aujourd’hui, les plateformes d’apprentissage à distance deviennent un outil indispensable pour    diffuser une variété de données didactique pour les apprenants et à lever les limites des systèmes éducatifs </w:t>
      </w:r>
      <w:r w:rsidR="0056670A" w:rsidRPr="00FD00AC">
        <w:rPr>
          <w:rFonts w:asciiTheme="majorBidi" w:hAnsiTheme="majorBidi" w:cstheme="majorBidi"/>
          <w:sz w:val="24"/>
          <w:szCs w:val="24"/>
        </w:rPr>
        <w:t>traditionnels.</w:t>
      </w:r>
      <w:r w:rsidRPr="00FD00AC">
        <w:rPr>
          <w:rFonts w:asciiTheme="majorBidi" w:hAnsiTheme="majorBidi" w:cstheme="majorBidi"/>
          <w:sz w:val="24"/>
          <w:szCs w:val="24"/>
        </w:rPr>
        <w:t xml:space="preserve"> Dans cette phase, nous explorerons certains de ces </w:t>
      </w:r>
      <w:r w:rsidR="00BE44DF" w:rsidRPr="00FD00AC">
        <w:rPr>
          <w:rFonts w:asciiTheme="majorBidi" w:hAnsiTheme="majorBidi" w:cstheme="majorBidi"/>
          <w:sz w:val="24"/>
          <w:szCs w:val="24"/>
        </w:rPr>
        <w:t>plateformes.</w:t>
      </w:r>
    </w:p>
    <w:p w14:paraId="33AB9BDD" w14:textId="2DB44AE9" w:rsidR="00FD00AC" w:rsidRPr="000B4C97" w:rsidRDefault="00C41A13" w:rsidP="000B4C97">
      <w:pPr>
        <w:pStyle w:val="Titre2"/>
        <w:numPr>
          <w:ilvl w:val="1"/>
          <w:numId w:val="13"/>
        </w:numPr>
        <w:spacing w:line="360" w:lineRule="auto"/>
        <w:rPr>
          <w:rFonts w:cs="Times New Roman"/>
          <w:color w:val="000000" w:themeColor="text1"/>
          <w:szCs w:val="28"/>
        </w:rPr>
      </w:pPr>
      <w:bookmarkStart w:id="401" w:name="_Toc104390669"/>
      <w:r w:rsidRPr="000B4C97">
        <w:rPr>
          <w:rFonts w:cs="Times New Roman"/>
          <w:color w:val="000000" w:themeColor="text1"/>
          <w:szCs w:val="28"/>
        </w:rPr>
        <w:t>Critique de l’existant</w:t>
      </w:r>
      <w:r w:rsidR="00FD00AC" w:rsidRPr="000B4C97">
        <w:rPr>
          <w:rFonts w:cs="Times New Roman"/>
          <w:color w:val="000000" w:themeColor="text1"/>
          <w:szCs w:val="28"/>
        </w:rPr>
        <w:t> :</w:t>
      </w:r>
      <w:bookmarkEnd w:id="401"/>
    </w:p>
    <w:p w14:paraId="026DB96C" w14:textId="4ADF0008" w:rsidR="00546C96" w:rsidRDefault="00546C96" w:rsidP="00546C96">
      <w:pPr>
        <w:pStyle w:val="Lgende"/>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2"/>
        <w:gridCol w:w="2943"/>
        <w:gridCol w:w="2899"/>
      </w:tblGrid>
      <w:tr w:rsidR="0056670A" w:rsidRPr="00BB6FA3" w14:paraId="79F82A5D" w14:textId="77777777" w:rsidTr="000B6D16">
        <w:trPr>
          <w:trHeight w:val="122"/>
        </w:trPr>
        <w:tc>
          <w:tcPr>
            <w:tcW w:w="2942" w:type="dxa"/>
            <w:shd w:val="clear" w:color="auto" w:fill="D9E2F3" w:themeFill="accent1" w:themeFillTint="33"/>
          </w:tcPr>
          <w:p w14:paraId="1AE6DC83" w14:textId="6CC8E49B" w:rsidR="0056670A" w:rsidRPr="00BB6FA3" w:rsidRDefault="0056670A" w:rsidP="000B59EB">
            <w:pPr>
              <w:spacing w:line="360" w:lineRule="auto"/>
              <w:jc w:val="both"/>
              <w:rPr>
                <w:rFonts w:asciiTheme="majorBidi" w:hAnsiTheme="majorBidi" w:cstheme="majorBidi"/>
                <w:b/>
                <w:bCs/>
              </w:rPr>
            </w:pPr>
            <w:r w:rsidRPr="00BB6FA3">
              <w:rPr>
                <w:rFonts w:asciiTheme="majorBidi" w:hAnsiTheme="majorBidi" w:cstheme="majorBidi"/>
                <w:b/>
                <w:bCs/>
              </w:rPr>
              <w:t xml:space="preserve"> Plateformes </w:t>
            </w:r>
          </w:p>
        </w:tc>
        <w:tc>
          <w:tcPr>
            <w:tcW w:w="2943" w:type="dxa"/>
            <w:shd w:val="clear" w:color="auto" w:fill="D9E2F3" w:themeFill="accent1" w:themeFillTint="33"/>
          </w:tcPr>
          <w:p w14:paraId="25A64BEF" w14:textId="23FFEA18" w:rsidR="0056670A" w:rsidRPr="00BB6FA3" w:rsidRDefault="0056670A" w:rsidP="000B59EB">
            <w:pPr>
              <w:spacing w:line="360" w:lineRule="auto"/>
              <w:jc w:val="both"/>
              <w:rPr>
                <w:rFonts w:asciiTheme="majorBidi" w:hAnsiTheme="majorBidi" w:cstheme="majorBidi"/>
                <w:b/>
                <w:bCs/>
              </w:rPr>
            </w:pPr>
            <w:r w:rsidRPr="00BB6FA3">
              <w:rPr>
                <w:rFonts w:asciiTheme="majorBidi" w:hAnsiTheme="majorBidi" w:cstheme="majorBidi"/>
                <w:b/>
                <w:bCs/>
              </w:rPr>
              <w:t xml:space="preserve">Points forts </w:t>
            </w:r>
          </w:p>
        </w:tc>
        <w:tc>
          <w:tcPr>
            <w:tcW w:w="2899" w:type="dxa"/>
            <w:shd w:val="clear" w:color="auto" w:fill="D9E2F3" w:themeFill="accent1" w:themeFillTint="33"/>
          </w:tcPr>
          <w:p w14:paraId="77BBC818" w14:textId="464B579D" w:rsidR="0056670A" w:rsidRPr="00BB6FA3" w:rsidRDefault="0056670A" w:rsidP="000B59EB">
            <w:pPr>
              <w:spacing w:line="360" w:lineRule="auto"/>
              <w:jc w:val="both"/>
              <w:rPr>
                <w:rFonts w:asciiTheme="majorBidi" w:hAnsiTheme="majorBidi" w:cstheme="majorBidi"/>
                <w:b/>
                <w:bCs/>
                <w:i/>
                <w:iCs/>
              </w:rPr>
            </w:pPr>
            <w:r w:rsidRPr="00BB6FA3">
              <w:rPr>
                <w:rFonts w:asciiTheme="majorBidi" w:hAnsiTheme="majorBidi" w:cstheme="majorBidi"/>
                <w:b/>
                <w:bCs/>
                <w:i/>
                <w:iCs/>
              </w:rPr>
              <w:t xml:space="preserve">Points faibles </w:t>
            </w:r>
          </w:p>
        </w:tc>
      </w:tr>
      <w:tr w:rsidR="0056670A" w:rsidRPr="00BB6FA3" w14:paraId="73621398" w14:textId="77777777" w:rsidTr="000B6D16">
        <w:trPr>
          <w:trHeight w:val="1468"/>
        </w:trPr>
        <w:tc>
          <w:tcPr>
            <w:tcW w:w="2942" w:type="dxa"/>
          </w:tcPr>
          <w:p w14:paraId="74748DFB" w14:textId="77777777" w:rsidR="0056670A" w:rsidRPr="00BB6FA3" w:rsidRDefault="0056670A" w:rsidP="000B59EB">
            <w:pPr>
              <w:spacing w:line="360" w:lineRule="auto"/>
              <w:jc w:val="both"/>
              <w:rPr>
                <w:rFonts w:asciiTheme="majorBidi" w:hAnsiTheme="majorBidi" w:cstheme="majorBidi"/>
              </w:rPr>
            </w:pPr>
          </w:p>
          <w:p w14:paraId="2BF8A1DA" w14:textId="353A98A0" w:rsidR="0056670A" w:rsidRPr="00BB6FA3" w:rsidRDefault="00921B05" w:rsidP="000B59EB">
            <w:pPr>
              <w:spacing w:line="360" w:lineRule="auto"/>
              <w:jc w:val="both"/>
              <w:rPr>
                <w:rFonts w:asciiTheme="majorBidi" w:hAnsiTheme="majorBidi" w:cstheme="majorBidi"/>
              </w:rPr>
            </w:pPr>
            <w:proofErr w:type="spellStart"/>
            <w:r w:rsidRPr="00BB6FA3">
              <w:rPr>
                <w:rFonts w:asciiTheme="majorBidi" w:hAnsiTheme="majorBidi" w:cstheme="majorBidi"/>
              </w:rPr>
              <w:t>Udemy</w:t>
            </w:r>
            <w:proofErr w:type="spellEnd"/>
            <w:r w:rsidRPr="00BB6FA3">
              <w:rPr>
                <w:rFonts w:asciiTheme="majorBidi" w:hAnsiTheme="majorBidi" w:cstheme="majorBidi"/>
              </w:rPr>
              <w:t xml:space="preserve">  </w:t>
            </w:r>
          </w:p>
          <w:p w14:paraId="03043126" w14:textId="52DE314E" w:rsidR="00523976" w:rsidRPr="00BB6FA3" w:rsidRDefault="00523976" w:rsidP="000B59EB">
            <w:pPr>
              <w:spacing w:line="360" w:lineRule="auto"/>
              <w:jc w:val="both"/>
              <w:rPr>
                <w:rFonts w:asciiTheme="majorBidi" w:hAnsiTheme="majorBidi" w:cstheme="majorBidi"/>
              </w:rPr>
            </w:pPr>
          </w:p>
          <w:p w14:paraId="31166783" w14:textId="438DE5D4" w:rsidR="00523976" w:rsidRPr="00BB6FA3" w:rsidRDefault="00523976" w:rsidP="000B59EB">
            <w:pPr>
              <w:spacing w:line="360" w:lineRule="auto"/>
              <w:jc w:val="both"/>
              <w:rPr>
                <w:rFonts w:asciiTheme="majorBidi" w:hAnsiTheme="majorBidi" w:cstheme="majorBidi"/>
              </w:rPr>
            </w:pPr>
          </w:p>
          <w:p w14:paraId="35B6DCAB" w14:textId="433C601E" w:rsidR="00523976" w:rsidRPr="00BB6FA3" w:rsidRDefault="00523976" w:rsidP="000B59EB">
            <w:pPr>
              <w:spacing w:line="360" w:lineRule="auto"/>
              <w:jc w:val="both"/>
              <w:rPr>
                <w:rFonts w:asciiTheme="majorBidi" w:hAnsiTheme="majorBidi" w:cstheme="majorBidi"/>
              </w:rPr>
            </w:pPr>
          </w:p>
          <w:p w14:paraId="407E367C" w14:textId="2509EE86" w:rsidR="0056670A" w:rsidRPr="00BB6FA3" w:rsidRDefault="0056670A" w:rsidP="000B59EB">
            <w:pPr>
              <w:spacing w:line="360" w:lineRule="auto"/>
              <w:jc w:val="both"/>
              <w:rPr>
                <w:rFonts w:asciiTheme="majorBidi" w:hAnsiTheme="majorBidi" w:cstheme="majorBidi"/>
              </w:rPr>
            </w:pPr>
          </w:p>
        </w:tc>
        <w:tc>
          <w:tcPr>
            <w:tcW w:w="2943" w:type="dxa"/>
          </w:tcPr>
          <w:p w14:paraId="758C0113" w14:textId="77777777" w:rsidR="00516955" w:rsidRPr="00BB6FA3" w:rsidRDefault="00516955" w:rsidP="000B59EB">
            <w:pPr>
              <w:spacing w:line="360" w:lineRule="auto"/>
              <w:jc w:val="both"/>
              <w:rPr>
                <w:rFonts w:asciiTheme="majorBidi" w:hAnsiTheme="majorBidi" w:cstheme="majorBidi"/>
              </w:rPr>
            </w:pPr>
          </w:p>
          <w:p w14:paraId="2FE0D15E" w14:textId="57AB6F73" w:rsidR="00921B05" w:rsidRPr="00BB6FA3" w:rsidRDefault="00921B05" w:rsidP="000B59EB">
            <w:pPr>
              <w:spacing w:line="360" w:lineRule="auto"/>
              <w:jc w:val="both"/>
              <w:rPr>
                <w:rFonts w:asciiTheme="majorBidi" w:hAnsiTheme="majorBidi" w:cstheme="majorBidi"/>
              </w:rPr>
            </w:pPr>
            <w:r w:rsidRPr="00BB6FA3">
              <w:rPr>
                <w:rFonts w:asciiTheme="majorBidi" w:hAnsiTheme="majorBidi" w:cstheme="majorBidi"/>
              </w:rPr>
              <w:t>-Grand nombre de</w:t>
            </w:r>
            <w:r w:rsidR="004B0ED1" w:rsidRPr="00BB6FA3">
              <w:rPr>
                <w:rFonts w:asciiTheme="majorBidi" w:hAnsiTheme="majorBidi" w:cstheme="majorBidi"/>
              </w:rPr>
              <w:t xml:space="preserve"> cours</w:t>
            </w:r>
            <w:r w:rsidRPr="00BB6FA3">
              <w:rPr>
                <w:rFonts w:asciiTheme="majorBidi" w:hAnsiTheme="majorBidi" w:cstheme="majorBidi"/>
              </w:rPr>
              <w:t xml:space="preserve"> en plusieurs </w:t>
            </w:r>
            <w:r w:rsidR="00523976" w:rsidRPr="00BB6FA3">
              <w:rPr>
                <w:rFonts w:asciiTheme="majorBidi" w:hAnsiTheme="majorBidi" w:cstheme="majorBidi"/>
              </w:rPr>
              <w:t>spécialité.</w:t>
            </w:r>
          </w:p>
          <w:p w14:paraId="4311F75C" w14:textId="59832884" w:rsidR="00921B05" w:rsidRPr="00BB6FA3" w:rsidRDefault="00921B05" w:rsidP="000B59EB">
            <w:pPr>
              <w:spacing w:line="360" w:lineRule="auto"/>
              <w:jc w:val="both"/>
              <w:rPr>
                <w:rFonts w:asciiTheme="majorBidi" w:hAnsiTheme="majorBidi" w:cstheme="majorBidi"/>
              </w:rPr>
            </w:pPr>
            <w:r w:rsidRPr="00BB6FA3">
              <w:rPr>
                <w:rFonts w:asciiTheme="majorBidi" w:hAnsiTheme="majorBidi" w:cstheme="majorBidi"/>
              </w:rPr>
              <w:t>-</w:t>
            </w:r>
            <w:r w:rsidR="004B0ED1" w:rsidRPr="00BB6FA3">
              <w:rPr>
                <w:rFonts w:asciiTheme="majorBidi" w:hAnsiTheme="majorBidi" w:cstheme="majorBidi"/>
              </w:rPr>
              <w:t>Cours</w:t>
            </w:r>
            <w:r w:rsidRPr="00BB6FA3">
              <w:rPr>
                <w:rFonts w:asciiTheme="majorBidi" w:hAnsiTheme="majorBidi" w:cstheme="majorBidi"/>
              </w:rPr>
              <w:t xml:space="preserve"> en plusieurs </w:t>
            </w:r>
            <w:r w:rsidR="00523976" w:rsidRPr="00BB6FA3">
              <w:rPr>
                <w:rFonts w:asciiTheme="majorBidi" w:hAnsiTheme="majorBidi" w:cstheme="majorBidi"/>
              </w:rPr>
              <w:t>langues.</w:t>
            </w:r>
            <w:r w:rsidR="004B0ED1" w:rsidRPr="00BB6FA3">
              <w:rPr>
                <w:rFonts w:asciiTheme="majorBidi" w:hAnsiTheme="majorBidi" w:cstheme="majorBidi"/>
              </w:rPr>
              <w:t xml:space="preserve"> </w:t>
            </w:r>
          </w:p>
          <w:p w14:paraId="01AA4AF7" w14:textId="52FEF525" w:rsidR="004B0ED1" w:rsidRPr="00BB6FA3" w:rsidRDefault="004B0ED1" w:rsidP="000B59EB">
            <w:pPr>
              <w:spacing w:line="360" w:lineRule="auto"/>
              <w:jc w:val="both"/>
              <w:rPr>
                <w:rFonts w:asciiTheme="majorBidi" w:hAnsiTheme="majorBidi" w:cstheme="majorBidi"/>
              </w:rPr>
            </w:pPr>
            <w:r w:rsidRPr="00BB6FA3">
              <w:rPr>
                <w:rFonts w:asciiTheme="majorBidi" w:hAnsiTheme="majorBidi" w:cstheme="majorBidi"/>
              </w:rPr>
              <w:t xml:space="preserve">-Certification après chaque cours. </w:t>
            </w:r>
          </w:p>
          <w:p w14:paraId="44FD00E6" w14:textId="6B571626" w:rsidR="00921B05" w:rsidRPr="00BB6FA3" w:rsidRDefault="00921B05" w:rsidP="000B59EB">
            <w:pPr>
              <w:spacing w:line="360" w:lineRule="auto"/>
              <w:jc w:val="both"/>
              <w:rPr>
                <w:rFonts w:asciiTheme="majorBidi" w:hAnsiTheme="majorBidi" w:cstheme="majorBidi"/>
              </w:rPr>
            </w:pPr>
          </w:p>
        </w:tc>
        <w:tc>
          <w:tcPr>
            <w:tcW w:w="2899" w:type="dxa"/>
          </w:tcPr>
          <w:p w14:paraId="2DA77E87" w14:textId="77777777" w:rsidR="00516955" w:rsidRPr="00BB6FA3" w:rsidRDefault="00921B05" w:rsidP="000B59EB">
            <w:pPr>
              <w:spacing w:line="360" w:lineRule="auto"/>
              <w:jc w:val="both"/>
              <w:rPr>
                <w:rFonts w:asciiTheme="majorBidi" w:hAnsiTheme="majorBidi" w:cstheme="majorBidi"/>
              </w:rPr>
            </w:pPr>
            <w:r w:rsidRPr="00BB6FA3">
              <w:rPr>
                <w:rFonts w:asciiTheme="majorBidi" w:hAnsiTheme="majorBidi" w:cstheme="majorBidi"/>
              </w:rPr>
              <w:t xml:space="preserve"> </w:t>
            </w:r>
          </w:p>
          <w:p w14:paraId="3D68369C" w14:textId="4CB226BB" w:rsidR="0056670A" w:rsidRPr="00BB6FA3" w:rsidRDefault="00921B05" w:rsidP="000B59EB">
            <w:pPr>
              <w:spacing w:line="360" w:lineRule="auto"/>
              <w:jc w:val="both"/>
              <w:rPr>
                <w:rFonts w:asciiTheme="majorBidi" w:hAnsiTheme="majorBidi" w:cstheme="majorBidi"/>
              </w:rPr>
            </w:pPr>
            <w:r w:rsidRPr="00BB6FA3">
              <w:rPr>
                <w:rFonts w:asciiTheme="majorBidi" w:hAnsiTheme="majorBidi" w:cstheme="majorBidi"/>
              </w:rPr>
              <w:t>-</w:t>
            </w:r>
            <w:r w:rsidR="0048423C" w:rsidRPr="00BB6FA3">
              <w:rPr>
                <w:rFonts w:asciiTheme="majorBidi" w:hAnsiTheme="majorBidi" w:cstheme="majorBidi"/>
              </w:rPr>
              <w:t>L</w:t>
            </w:r>
            <w:r w:rsidRPr="00BB6FA3">
              <w:rPr>
                <w:rFonts w:asciiTheme="majorBidi" w:hAnsiTheme="majorBidi" w:cstheme="majorBidi"/>
              </w:rPr>
              <w:t xml:space="preserve">es </w:t>
            </w:r>
            <w:r w:rsidR="00FF0B2D" w:rsidRPr="00BB6FA3">
              <w:rPr>
                <w:rFonts w:asciiTheme="majorBidi" w:hAnsiTheme="majorBidi" w:cstheme="majorBidi"/>
              </w:rPr>
              <w:t xml:space="preserve">cours </w:t>
            </w:r>
            <w:r w:rsidRPr="00BB6FA3">
              <w:rPr>
                <w:rFonts w:asciiTheme="majorBidi" w:hAnsiTheme="majorBidi" w:cstheme="majorBidi"/>
              </w:rPr>
              <w:t xml:space="preserve">ne sont pas </w:t>
            </w:r>
            <w:r w:rsidR="00523976" w:rsidRPr="00BB6FA3">
              <w:rPr>
                <w:rFonts w:asciiTheme="majorBidi" w:hAnsiTheme="majorBidi" w:cstheme="majorBidi"/>
              </w:rPr>
              <w:t>gratuits.</w:t>
            </w:r>
          </w:p>
          <w:p w14:paraId="41715221" w14:textId="5C2FA5B0" w:rsidR="00921B05" w:rsidRPr="00BB6FA3" w:rsidRDefault="00921B05" w:rsidP="000B59EB">
            <w:pPr>
              <w:spacing w:line="360" w:lineRule="auto"/>
              <w:jc w:val="both"/>
              <w:rPr>
                <w:rFonts w:asciiTheme="majorBidi" w:hAnsiTheme="majorBidi" w:cstheme="majorBidi"/>
              </w:rPr>
            </w:pPr>
            <w:r w:rsidRPr="00BB6FA3">
              <w:rPr>
                <w:rFonts w:asciiTheme="majorBidi" w:hAnsiTheme="majorBidi" w:cstheme="majorBidi"/>
              </w:rPr>
              <w:t>-</w:t>
            </w:r>
            <w:r w:rsidR="004B0ED1" w:rsidRPr="00BB6FA3">
              <w:rPr>
                <w:rFonts w:asciiTheme="majorBidi" w:hAnsiTheme="majorBidi" w:cstheme="majorBidi"/>
              </w:rPr>
              <w:t>E</w:t>
            </w:r>
            <w:r w:rsidRPr="00BB6FA3">
              <w:rPr>
                <w:rFonts w:asciiTheme="majorBidi" w:hAnsiTheme="majorBidi" w:cstheme="majorBidi"/>
              </w:rPr>
              <w:t xml:space="preserve">space personnel </w:t>
            </w:r>
            <w:r w:rsidR="00523976" w:rsidRPr="00BB6FA3">
              <w:rPr>
                <w:rFonts w:asciiTheme="majorBidi" w:hAnsiTheme="majorBidi" w:cstheme="majorBidi"/>
              </w:rPr>
              <w:t>limité.</w:t>
            </w:r>
          </w:p>
          <w:p w14:paraId="5F891257" w14:textId="77F95022" w:rsidR="00921B05" w:rsidRPr="00BB6FA3" w:rsidRDefault="00523976" w:rsidP="000B59EB">
            <w:pPr>
              <w:spacing w:line="360" w:lineRule="auto"/>
              <w:jc w:val="both"/>
              <w:rPr>
                <w:rFonts w:asciiTheme="majorBidi" w:hAnsiTheme="majorBidi" w:cstheme="majorBidi"/>
              </w:rPr>
            </w:pPr>
            <w:r w:rsidRPr="00BB6FA3">
              <w:rPr>
                <w:rFonts w:asciiTheme="majorBidi" w:hAnsiTheme="majorBidi" w:cstheme="majorBidi"/>
              </w:rPr>
              <w:t>-</w:t>
            </w:r>
            <w:r w:rsidR="0048423C" w:rsidRPr="00BB6FA3">
              <w:rPr>
                <w:rFonts w:asciiTheme="majorBidi" w:hAnsiTheme="majorBidi" w:cstheme="majorBidi"/>
              </w:rPr>
              <w:t>Le</w:t>
            </w:r>
            <w:r w:rsidR="00E64281" w:rsidRPr="00BB6FA3">
              <w:rPr>
                <w:rFonts w:asciiTheme="majorBidi" w:hAnsiTheme="majorBidi" w:cstheme="majorBidi"/>
              </w:rPr>
              <w:t>s</w:t>
            </w:r>
            <w:r w:rsidR="0048423C" w:rsidRPr="00BB6FA3">
              <w:rPr>
                <w:rFonts w:asciiTheme="majorBidi" w:hAnsiTheme="majorBidi" w:cstheme="majorBidi"/>
              </w:rPr>
              <w:t xml:space="preserve"> membre</w:t>
            </w:r>
            <w:r w:rsidR="00E64281" w:rsidRPr="00BB6FA3">
              <w:rPr>
                <w:rFonts w:asciiTheme="majorBidi" w:hAnsiTheme="majorBidi" w:cstheme="majorBidi"/>
              </w:rPr>
              <w:t>s</w:t>
            </w:r>
            <w:r w:rsidR="0048423C" w:rsidRPr="00BB6FA3">
              <w:rPr>
                <w:rFonts w:asciiTheme="majorBidi" w:hAnsiTheme="majorBidi" w:cstheme="majorBidi"/>
              </w:rPr>
              <w:t xml:space="preserve"> ne </w:t>
            </w:r>
            <w:r w:rsidR="00164273" w:rsidRPr="00BB6FA3">
              <w:rPr>
                <w:rFonts w:asciiTheme="majorBidi" w:hAnsiTheme="majorBidi" w:cstheme="majorBidi"/>
              </w:rPr>
              <w:t>peuvent pas</w:t>
            </w:r>
            <w:r w:rsidR="0048423C" w:rsidRPr="00BB6FA3">
              <w:rPr>
                <w:rFonts w:asciiTheme="majorBidi" w:hAnsiTheme="majorBidi" w:cstheme="majorBidi"/>
              </w:rPr>
              <w:t xml:space="preserve"> contacter l’administration</w:t>
            </w:r>
            <w:r w:rsidRPr="00BB6FA3">
              <w:rPr>
                <w:rFonts w:asciiTheme="majorBidi" w:hAnsiTheme="majorBidi" w:cstheme="majorBidi"/>
              </w:rPr>
              <w:t>.</w:t>
            </w:r>
          </w:p>
          <w:p w14:paraId="46D1D529" w14:textId="53D3D351" w:rsidR="00E137E3" w:rsidRPr="00BB6FA3" w:rsidRDefault="00E137E3" w:rsidP="000B59EB">
            <w:pPr>
              <w:spacing w:line="360" w:lineRule="auto"/>
              <w:jc w:val="both"/>
              <w:rPr>
                <w:rFonts w:asciiTheme="majorBidi" w:hAnsiTheme="majorBidi" w:cstheme="majorBidi"/>
              </w:rPr>
            </w:pPr>
            <w:r w:rsidRPr="00BB6FA3">
              <w:rPr>
                <w:rFonts w:asciiTheme="majorBidi" w:hAnsiTheme="majorBidi" w:cstheme="majorBidi"/>
              </w:rPr>
              <w:t>-</w:t>
            </w:r>
            <w:r w:rsidR="0048423C" w:rsidRPr="00BB6FA3">
              <w:rPr>
                <w:rFonts w:asciiTheme="majorBidi" w:hAnsiTheme="majorBidi" w:cstheme="majorBidi"/>
              </w:rPr>
              <w:t>L</w:t>
            </w:r>
            <w:r w:rsidRPr="00BB6FA3">
              <w:rPr>
                <w:rFonts w:asciiTheme="majorBidi" w:hAnsiTheme="majorBidi" w:cstheme="majorBidi"/>
              </w:rPr>
              <w:t>es membres ne peuvent</w:t>
            </w:r>
            <w:r w:rsidR="004B0ED1" w:rsidRPr="00BB6FA3">
              <w:rPr>
                <w:rFonts w:asciiTheme="majorBidi" w:hAnsiTheme="majorBidi" w:cstheme="majorBidi"/>
              </w:rPr>
              <w:t xml:space="preserve"> pas</w:t>
            </w:r>
            <w:r w:rsidRPr="00BB6FA3">
              <w:rPr>
                <w:rFonts w:asciiTheme="majorBidi" w:hAnsiTheme="majorBidi" w:cstheme="majorBidi"/>
              </w:rPr>
              <w:t xml:space="preserve"> publier</w:t>
            </w:r>
            <w:r w:rsidR="001104F3" w:rsidRPr="00BB6FA3">
              <w:rPr>
                <w:rFonts w:asciiTheme="majorBidi" w:hAnsiTheme="majorBidi" w:cstheme="majorBidi"/>
              </w:rPr>
              <w:t xml:space="preserve"> et </w:t>
            </w:r>
            <w:r w:rsidR="00262ECF" w:rsidRPr="00BB6FA3">
              <w:rPr>
                <w:rFonts w:asciiTheme="majorBidi" w:hAnsiTheme="majorBidi" w:cstheme="majorBidi"/>
              </w:rPr>
              <w:t>échanger des</w:t>
            </w:r>
            <w:r w:rsidRPr="00BB6FA3">
              <w:rPr>
                <w:rFonts w:asciiTheme="majorBidi" w:hAnsiTheme="majorBidi" w:cstheme="majorBidi"/>
              </w:rPr>
              <w:t xml:space="preserve"> </w:t>
            </w:r>
            <w:r w:rsidR="004B0ED1" w:rsidRPr="00BB6FA3">
              <w:rPr>
                <w:rFonts w:asciiTheme="majorBidi" w:hAnsiTheme="majorBidi" w:cstheme="majorBidi"/>
                <w:color w:val="FF0000"/>
              </w:rPr>
              <w:t xml:space="preserve">contenus </w:t>
            </w:r>
            <w:r w:rsidR="004B0ED1" w:rsidRPr="00BB6FA3">
              <w:rPr>
                <w:rFonts w:asciiTheme="majorBidi" w:hAnsiTheme="majorBidi" w:cstheme="majorBidi"/>
              </w:rPr>
              <w:t>gratuites</w:t>
            </w:r>
            <w:r w:rsidR="0048423C" w:rsidRPr="00BB6FA3">
              <w:rPr>
                <w:rFonts w:asciiTheme="majorBidi" w:hAnsiTheme="majorBidi" w:cstheme="majorBidi"/>
              </w:rPr>
              <w:t xml:space="preserve"> (Vidéo</w:t>
            </w:r>
            <w:r w:rsidRPr="00BB6FA3">
              <w:rPr>
                <w:rFonts w:asciiTheme="majorBidi" w:hAnsiTheme="majorBidi" w:cstheme="majorBidi"/>
              </w:rPr>
              <w:t>-PDF-Image).</w:t>
            </w:r>
          </w:p>
          <w:p w14:paraId="739BFB5A" w14:textId="77A2C913" w:rsidR="001104F3" w:rsidRPr="00BB6FA3" w:rsidRDefault="001104F3" w:rsidP="000B59EB">
            <w:pPr>
              <w:spacing w:line="360" w:lineRule="auto"/>
              <w:jc w:val="both"/>
              <w:rPr>
                <w:rFonts w:asciiTheme="majorBidi" w:hAnsiTheme="majorBidi" w:cstheme="majorBidi"/>
                <w:color w:val="4472C4" w:themeColor="accent1"/>
              </w:rPr>
            </w:pPr>
            <w:r w:rsidRPr="00BB6FA3">
              <w:rPr>
                <w:rFonts w:asciiTheme="majorBidi" w:hAnsiTheme="majorBidi" w:cstheme="majorBidi"/>
              </w:rPr>
              <w:t xml:space="preserve">- La </w:t>
            </w:r>
            <w:r w:rsidR="00262ECF" w:rsidRPr="00BB6FA3">
              <w:rPr>
                <w:rFonts w:asciiTheme="majorBidi" w:hAnsiTheme="majorBidi" w:cstheme="majorBidi"/>
              </w:rPr>
              <w:t>création</w:t>
            </w:r>
            <w:r w:rsidRPr="00BB6FA3">
              <w:rPr>
                <w:rFonts w:asciiTheme="majorBidi" w:hAnsiTheme="majorBidi" w:cstheme="majorBidi"/>
              </w:rPr>
              <w:t xml:space="preserve"> et la gestion de cours par un membre </w:t>
            </w:r>
            <w:r w:rsidR="00164273" w:rsidRPr="00BB6FA3">
              <w:rPr>
                <w:rFonts w:asciiTheme="majorBidi" w:hAnsiTheme="majorBidi" w:cstheme="majorBidi"/>
              </w:rPr>
              <w:t xml:space="preserve">ça </w:t>
            </w:r>
            <w:r w:rsidR="009607CB" w:rsidRPr="00BB6FA3">
              <w:rPr>
                <w:rFonts w:asciiTheme="majorBidi" w:hAnsiTheme="majorBidi" w:cstheme="majorBidi"/>
              </w:rPr>
              <w:t>prend du temps</w:t>
            </w:r>
            <w:r w:rsidR="00164273" w:rsidRPr="00BB6FA3">
              <w:rPr>
                <w:rFonts w:asciiTheme="majorBidi" w:hAnsiTheme="majorBidi" w:cstheme="majorBidi"/>
                <w:color w:val="4472C4" w:themeColor="accent1"/>
              </w:rPr>
              <w:t>.</w:t>
            </w:r>
            <w:r w:rsidR="00262ECF" w:rsidRPr="00BB6FA3">
              <w:rPr>
                <w:rFonts w:asciiTheme="majorBidi" w:hAnsiTheme="majorBidi" w:cstheme="majorBidi"/>
                <w:color w:val="4472C4" w:themeColor="accent1"/>
              </w:rPr>
              <w:t xml:space="preserve"> </w:t>
            </w:r>
          </w:p>
          <w:p w14:paraId="391846D4" w14:textId="5396E982" w:rsidR="007D7AF8" w:rsidRPr="00BB6FA3" w:rsidRDefault="007D7AF8" w:rsidP="000B59EB">
            <w:pPr>
              <w:spacing w:line="360" w:lineRule="auto"/>
              <w:jc w:val="both"/>
              <w:rPr>
                <w:rFonts w:asciiTheme="majorBidi" w:hAnsiTheme="majorBidi" w:cstheme="majorBidi"/>
              </w:rPr>
            </w:pPr>
          </w:p>
        </w:tc>
      </w:tr>
      <w:tr w:rsidR="00523976" w:rsidRPr="00BB6FA3" w14:paraId="404A3F13" w14:textId="77777777" w:rsidTr="000B6D16">
        <w:trPr>
          <w:trHeight w:val="1202"/>
        </w:trPr>
        <w:tc>
          <w:tcPr>
            <w:tcW w:w="2942" w:type="dxa"/>
          </w:tcPr>
          <w:p w14:paraId="5F282864" w14:textId="77777777" w:rsidR="00523976" w:rsidRPr="00BB6FA3" w:rsidRDefault="00523976" w:rsidP="000B59EB">
            <w:pPr>
              <w:spacing w:line="360" w:lineRule="auto"/>
              <w:jc w:val="both"/>
              <w:rPr>
                <w:rFonts w:asciiTheme="majorBidi" w:hAnsiTheme="majorBidi" w:cstheme="majorBidi"/>
              </w:rPr>
            </w:pPr>
          </w:p>
          <w:p w14:paraId="22A2607E" w14:textId="40AA273C" w:rsidR="00523976" w:rsidRPr="00BB6FA3" w:rsidRDefault="00523976" w:rsidP="000B59EB">
            <w:pPr>
              <w:spacing w:line="360" w:lineRule="auto"/>
              <w:jc w:val="both"/>
              <w:rPr>
                <w:rFonts w:asciiTheme="majorBidi" w:eastAsia="Times New Roman" w:hAnsiTheme="majorBidi" w:cstheme="majorBidi"/>
                <w:sz w:val="24"/>
                <w:szCs w:val="24"/>
                <w:lang w:eastAsia="fr-FR"/>
              </w:rPr>
            </w:pPr>
            <w:proofErr w:type="spellStart"/>
            <w:r w:rsidRPr="00BB6FA3">
              <w:rPr>
                <w:rFonts w:asciiTheme="majorBidi" w:hAnsiTheme="majorBidi" w:cstheme="majorBidi"/>
              </w:rPr>
              <w:t>FromScratch</w:t>
            </w:r>
            <w:proofErr w:type="spellEnd"/>
            <w:r w:rsidRPr="00BB6FA3">
              <w:rPr>
                <w:rFonts w:asciiTheme="majorBidi" w:hAnsiTheme="majorBidi" w:cstheme="majorBidi"/>
              </w:rPr>
              <w:t xml:space="preserve"> -développement web </w:t>
            </w:r>
          </w:p>
          <w:p w14:paraId="4A5C8549" w14:textId="77777777" w:rsidR="00523976" w:rsidRPr="00BB6FA3" w:rsidRDefault="00523976" w:rsidP="000B59EB">
            <w:pPr>
              <w:spacing w:line="360" w:lineRule="auto"/>
              <w:jc w:val="both"/>
              <w:rPr>
                <w:rFonts w:asciiTheme="majorBidi" w:hAnsiTheme="majorBidi" w:cstheme="majorBidi"/>
              </w:rPr>
            </w:pPr>
          </w:p>
          <w:p w14:paraId="5A720E3F" w14:textId="77777777" w:rsidR="00523976" w:rsidRPr="00BB6FA3" w:rsidRDefault="00523976" w:rsidP="000B59EB">
            <w:pPr>
              <w:spacing w:line="360" w:lineRule="auto"/>
              <w:jc w:val="both"/>
              <w:rPr>
                <w:rFonts w:asciiTheme="majorBidi" w:hAnsiTheme="majorBidi" w:cstheme="majorBidi"/>
              </w:rPr>
            </w:pPr>
          </w:p>
          <w:p w14:paraId="649960B9" w14:textId="77777777" w:rsidR="00523976" w:rsidRPr="00BB6FA3" w:rsidRDefault="00523976" w:rsidP="000B59EB">
            <w:pPr>
              <w:spacing w:line="360" w:lineRule="auto"/>
              <w:jc w:val="both"/>
              <w:rPr>
                <w:rFonts w:asciiTheme="majorBidi" w:hAnsiTheme="majorBidi" w:cstheme="majorBidi"/>
              </w:rPr>
            </w:pPr>
          </w:p>
          <w:p w14:paraId="55BAE3C5" w14:textId="77777777" w:rsidR="00523976" w:rsidRPr="00BB6FA3" w:rsidRDefault="00523976" w:rsidP="000B59EB">
            <w:pPr>
              <w:spacing w:line="360" w:lineRule="auto"/>
              <w:jc w:val="both"/>
              <w:rPr>
                <w:rFonts w:asciiTheme="majorBidi" w:hAnsiTheme="majorBidi" w:cstheme="majorBidi"/>
              </w:rPr>
            </w:pPr>
          </w:p>
        </w:tc>
        <w:tc>
          <w:tcPr>
            <w:tcW w:w="2943" w:type="dxa"/>
          </w:tcPr>
          <w:p w14:paraId="1E935ABF" w14:textId="77777777" w:rsidR="00516955" w:rsidRPr="00BB6FA3" w:rsidRDefault="00516955" w:rsidP="000B59EB">
            <w:pPr>
              <w:spacing w:line="360" w:lineRule="auto"/>
              <w:jc w:val="both"/>
              <w:rPr>
                <w:rFonts w:asciiTheme="majorBidi" w:hAnsiTheme="majorBidi" w:cstheme="majorBidi"/>
              </w:rPr>
            </w:pPr>
          </w:p>
          <w:p w14:paraId="7DC0ED54" w14:textId="1C6A3689" w:rsidR="00523976" w:rsidRPr="00BB6FA3" w:rsidRDefault="00523976" w:rsidP="000B59EB">
            <w:pPr>
              <w:spacing w:line="360" w:lineRule="auto"/>
              <w:jc w:val="both"/>
              <w:rPr>
                <w:rFonts w:asciiTheme="majorBidi" w:hAnsiTheme="majorBidi" w:cstheme="majorBidi"/>
              </w:rPr>
            </w:pPr>
            <w:r w:rsidRPr="00BB6FA3">
              <w:rPr>
                <w:rFonts w:asciiTheme="majorBidi" w:hAnsiTheme="majorBidi" w:cstheme="majorBidi"/>
              </w:rPr>
              <w:t>-</w:t>
            </w:r>
            <w:r w:rsidR="00E84023" w:rsidRPr="00BB6FA3">
              <w:rPr>
                <w:rFonts w:asciiTheme="majorBidi" w:hAnsiTheme="majorBidi" w:cstheme="majorBidi"/>
              </w:rPr>
              <w:t xml:space="preserve">Le membre peut </w:t>
            </w:r>
            <w:r w:rsidR="00164273" w:rsidRPr="00BB6FA3">
              <w:rPr>
                <w:rFonts w:asciiTheme="majorBidi" w:hAnsiTheme="majorBidi" w:cstheme="majorBidi"/>
              </w:rPr>
              <w:t xml:space="preserve">contacter </w:t>
            </w:r>
            <w:r w:rsidR="00E84023" w:rsidRPr="00BB6FA3">
              <w:rPr>
                <w:rFonts w:asciiTheme="majorBidi" w:hAnsiTheme="majorBidi" w:cstheme="majorBidi"/>
              </w:rPr>
              <w:t xml:space="preserve">  l’administrat</w:t>
            </w:r>
            <w:r w:rsidR="00164273" w:rsidRPr="00BB6FA3">
              <w:rPr>
                <w:rFonts w:asciiTheme="majorBidi" w:hAnsiTheme="majorBidi" w:cstheme="majorBidi"/>
              </w:rPr>
              <w:t>ion</w:t>
            </w:r>
            <w:r w:rsidR="00C74A92" w:rsidRPr="00BB6FA3">
              <w:rPr>
                <w:rFonts w:asciiTheme="majorBidi" w:hAnsiTheme="majorBidi" w:cstheme="majorBidi"/>
              </w:rPr>
              <w:t>.</w:t>
            </w:r>
          </w:p>
        </w:tc>
        <w:tc>
          <w:tcPr>
            <w:tcW w:w="2899" w:type="dxa"/>
          </w:tcPr>
          <w:p w14:paraId="49EC249E" w14:textId="77777777" w:rsidR="00523976" w:rsidRPr="00BB6FA3" w:rsidRDefault="00523976" w:rsidP="000B59EB">
            <w:pPr>
              <w:spacing w:line="360" w:lineRule="auto"/>
              <w:jc w:val="both"/>
              <w:rPr>
                <w:rFonts w:asciiTheme="majorBidi" w:hAnsiTheme="majorBidi" w:cstheme="majorBidi"/>
              </w:rPr>
            </w:pPr>
          </w:p>
          <w:p w14:paraId="36565230" w14:textId="22A767EB" w:rsidR="00456212" w:rsidRPr="00BB6FA3" w:rsidRDefault="00456212" w:rsidP="000B59EB">
            <w:pPr>
              <w:spacing w:line="360" w:lineRule="auto"/>
              <w:jc w:val="both"/>
              <w:rPr>
                <w:rFonts w:asciiTheme="majorBidi" w:hAnsiTheme="majorBidi" w:cstheme="majorBidi"/>
              </w:rPr>
            </w:pPr>
            <w:r w:rsidRPr="00BB6FA3">
              <w:rPr>
                <w:rFonts w:asciiTheme="majorBidi" w:hAnsiTheme="majorBidi" w:cstheme="majorBidi"/>
              </w:rPr>
              <w:t>-</w:t>
            </w:r>
            <w:r w:rsidR="0048423C" w:rsidRPr="00BB6FA3">
              <w:rPr>
                <w:rFonts w:asciiTheme="majorBidi" w:hAnsiTheme="majorBidi" w:cstheme="majorBidi"/>
              </w:rPr>
              <w:t>F</w:t>
            </w:r>
            <w:r w:rsidRPr="00BB6FA3">
              <w:rPr>
                <w:rFonts w:asciiTheme="majorBidi" w:hAnsiTheme="majorBidi" w:cstheme="majorBidi"/>
              </w:rPr>
              <w:t xml:space="preserve">ormation en seule domaine </w:t>
            </w:r>
            <w:r w:rsidR="00E84023" w:rsidRPr="00BB6FA3">
              <w:rPr>
                <w:rFonts w:asciiTheme="majorBidi" w:hAnsiTheme="majorBidi" w:cstheme="majorBidi"/>
              </w:rPr>
              <w:t xml:space="preserve">&lt;&lt; </w:t>
            </w:r>
            <w:r w:rsidRPr="00BB6FA3">
              <w:rPr>
                <w:rFonts w:asciiTheme="majorBidi" w:hAnsiTheme="majorBidi" w:cstheme="majorBidi"/>
              </w:rPr>
              <w:t>Informatique</w:t>
            </w:r>
            <w:r w:rsidR="00E84023" w:rsidRPr="00BB6FA3">
              <w:rPr>
                <w:rFonts w:asciiTheme="majorBidi" w:hAnsiTheme="majorBidi" w:cstheme="majorBidi"/>
              </w:rPr>
              <w:t xml:space="preserve"> &gt;&gt;</w:t>
            </w:r>
            <w:r w:rsidR="007D7AF8" w:rsidRPr="00BB6FA3">
              <w:rPr>
                <w:rFonts w:asciiTheme="majorBidi" w:hAnsiTheme="majorBidi" w:cstheme="majorBidi"/>
              </w:rPr>
              <w:t>.</w:t>
            </w:r>
          </w:p>
          <w:p w14:paraId="6D5DBDE0" w14:textId="53436B62" w:rsidR="00C74A92" w:rsidRPr="00BB6FA3" w:rsidRDefault="00C74A92" w:rsidP="000B59EB">
            <w:pPr>
              <w:spacing w:line="360" w:lineRule="auto"/>
              <w:jc w:val="both"/>
              <w:rPr>
                <w:rFonts w:asciiTheme="majorBidi" w:hAnsiTheme="majorBidi" w:cstheme="majorBidi"/>
              </w:rPr>
            </w:pPr>
            <w:r w:rsidRPr="00BB6FA3">
              <w:rPr>
                <w:rFonts w:asciiTheme="majorBidi" w:hAnsiTheme="majorBidi" w:cstheme="majorBidi"/>
              </w:rPr>
              <w:lastRenderedPageBreak/>
              <w:t>-</w:t>
            </w:r>
            <w:r w:rsidR="0048423C" w:rsidRPr="00BB6FA3">
              <w:rPr>
                <w:rFonts w:asciiTheme="majorBidi" w:hAnsiTheme="majorBidi" w:cstheme="majorBidi"/>
              </w:rPr>
              <w:t xml:space="preserve">Seulement l’administrateur </w:t>
            </w:r>
            <w:r w:rsidR="00262ECF" w:rsidRPr="00BB6FA3">
              <w:rPr>
                <w:rFonts w:asciiTheme="majorBidi" w:hAnsiTheme="majorBidi" w:cstheme="majorBidi"/>
              </w:rPr>
              <w:t>de la plateforme</w:t>
            </w:r>
            <w:r w:rsidR="0048423C" w:rsidRPr="00BB6FA3">
              <w:rPr>
                <w:rFonts w:asciiTheme="majorBidi" w:hAnsiTheme="majorBidi" w:cstheme="majorBidi"/>
              </w:rPr>
              <w:t xml:space="preserve"> peut publier des </w:t>
            </w:r>
            <w:r w:rsidR="00262ECF" w:rsidRPr="00BB6FA3">
              <w:rPr>
                <w:rFonts w:asciiTheme="majorBidi" w:hAnsiTheme="majorBidi" w:cstheme="majorBidi"/>
              </w:rPr>
              <w:t>cours.</w:t>
            </w:r>
            <w:r w:rsidR="0048423C" w:rsidRPr="00BB6FA3">
              <w:rPr>
                <w:rFonts w:asciiTheme="majorBidi" w:hAnsiTheme="majorBidi" w:cstheme="majorBidi"/>
              </w:rPr>
              <w:t xml:space="preserve"> </w:t>
            </w:r>
          </w:p>
        </w:tc>
      </w:tr>
    </w:tbl>
    <w:p w14:paraId="495EF351" w14:textId="31AA9B72" w:rsidR="0056670A" w:rsidRPr="00FD00AC" w:rsidRDefault="00546C96" w:rsidP="00546C96">
      <w:pPr>
        <w:spacing w:line="360" w:lineRule="auto"/>
        <w:jc w:val="center"/>
        <w:rPr>
          <w:rFonts w:asciiTheme="majorBidi" w:hAnsiTheme="majorBidi" w:cstheme="majorBidi"/>
          <w:sz w:val="24"/>
          <w:szCs w:val="24"/>
        </w:rPr>
      </w:pPr>
      <w:bookmarkStart w:id="402" w:name="_Toc104390828"/>
      <w:r>
        <w:lastRenderedPageBreak/>
        <w:t xml:space="preserve">Tableau </w:t>
      </w:r>
      <w:fldSimple w:instr=" SEQ Tableau \* ARABIC ">
        <w:r w:rsidR="00A66100">
          <w:rPr>
            <w:noProof/>
          </w:rPr>
          <w:t>1</w:t>
        </w:r>
      </w:fldSimple>
      <w:r>
        <w:t xml:space="preserve"> Critique de l'existant</w:t>
      </w:r>
      <w:bookmarkEnd w:id="402"/>
    </w:p>
    <w:p w14:paraId="5F04809C" w14:textId="15EDE92D" w:rsidR="00C41A13" w:rsidRPr="000B4C97" w:rsidRDefault="00C41A13" w:rsidP="000B4C97">
      <w:pPr>
        <w:pStyle w:val="Titre2"/>
        <w:numPr>
          <w:ilvl w:val="1"/>
          <w:numId w:val="13"/>
        </w:numPr>
        <w:spacing w:line="360" w:lineRule="auto"/>
        <w:rPr>
          <w:rFonts w:cs="Times New Roman"/>
          <w:color w:val="000000" w:themeColor="text1"/>
          <w:szCs w:val="28"/>
        </w:rPr>
      </w:pPr>
      <w:bookmarkStart w:id="403" w:name="_Toc104390670"/>
      <w:r w:rsidRPr="000B4C97">
        <w:rPr>
          <w:rFonts w:cs="Times New Roman"/>
          <w:color w:val="000000" w:themeColor="text1"/>
          <w:szCs w:val="28"/>
        </w:rPr>
        <w:t>Solution envisagée :</w:t>
      </w:r>
      <w:bookmarkEnd w:id="403"/>
    </w:p>
    <w:p w14:paraId="3C054F41" w14:textId="32BE449C" w:rsidR="009607CB" w:rsidRDefault="00590E0F" w:rsidP="000B59EB">
      <w:pPr>
        <w:spacing w:line="360" w:lineRule="auto"/>
        <w:rPr>
          <w:rFonts w:asciiTheme="majorBidi" w:hAnsiTheme="majorBidi" w:cstheme="majorBidi"/>
          <w:color w:val="202124"/>
          <w:sz w:val="24"/>
          <w:szCs w:val="24"/>
          <w:shd w:val="clear" w:color="auto" w:fill="FFFFFF"/>
        </w:rPr>
      </w:pPr>
      <w:r w:rsidRPr="00FD00AC">
        <w:rPr>
          <w:rFonts w:asciiTheme="majorBidi" w:hAnsiTheme="majorBidi" w:cstheme="majorBidi"/>
          <w:sz w:val="24"/>
          <w:szCs w:val="24"/>
        </w:rPr>
        <w:t xml:space="preserve">    </w:t>
      </w:r>
      <w:r w:rsidR="009443C8" w:rsidRPr="00FD00AC">
        <w:rPr>
          <w:rFonts w:asciiTheme="majorBidi" w:hAnsiTheme="majorBidi" w:cstheme="majorBidi"/>
          <w:sz w:val="24"/>
          <w:szCs w:val="24"/>
        </w:rPr>
        <w:t xml:space="preserve">Pour agir à l’ensemble des </w:t>
      </w:r>
      <w:r w:rsidR="00C74A92" w:rsidRPr="00FD00AC">
        <w:rPr>
          <w:rFonts w:asciiTheme="majorBidi" w:hAnsiTheme="majorBidi" w:cstheme="majorBidi"/>
          <w:sz w:val="24"/>
          <w:szCs w:val="24"/>
        </w:rPr>
        <w:t>lacunes des</w:t>
      </w:r>
      <w:r w:rsidR="009443C8" w:rsidRPr="00FD00AC">
        <w:rPr>
          <w:rFonts w:asciiTheme="majorBidi" w:hAnsiTheme="majorBidi" w:cstheme="majorBidi"/>
          <w:sz w:val="24"/>
          <w:szCs w:val="24"/>
        </w:rPr>
        <w:t xml:space="preserve"> plateformes existantes</w:t>
      </w:r>
      <w:r w:rsidR="008B52B0" w:rsidRPr="00FD00AC">
        <w:rPr>
          <w:rFonts w:asciiTheme="majorBidi" w:hAnsiTheme="majorBidi" w:cstheme="majorBidi"/>
          <w:sz w:val="24"/>
          <w:szCs w:val="24"/>
        </w:rPr>
        <w:t xml:space="preserve"> identifiées </w:t>
      </w:r>
      <w:r w:rsidR="003E5E65" w:rsidRPr="00FD00AC">
        <w:rPr>
          <w:rFonts w:asciiTheme="majorBidi" w:hAnsiTheme="majorBidi" w:cstheme="majorBidi"/>
          <w:sz w:val="24"/>
          <w:szCs w:val="24"/>
        </w:rPr>
        <w:t>précédemment,</w:t>
      </w:r>
      <w:r w:rsidRPr="00FD00AC">
        <w:rPr>
          <w:rFonts w:asciiTheme="majorBidi" w:hAnsiTheme="majorBidi" w:cstheme="majorBidi"/>
          <w:sz w:val="24"/>
          <w:szCs w:val="24"/>
        </w:rPr>
        <w:t xml:space="preserve"> on suggère de concevoir et de </w:t>
      </w:r>
      <w:r w:rsidR="008B52B0" w:rsidRPr="00FD00AC">
        <w:rPr>
          <w:rFonts w:asciiTheme="majorBidi" w:hAnsiTheme="majorBidi" w:cstheme="majorBidi"/>
          <w:sz w:val="24"/>
          <w:szCs w:val="24"/>
        </w:rPr>
        <w:t xml:space="preserve">mettre en œuvre une plateforme </w:t>
      </w:r>
      <w:r w:rsidRPr="00FD00AC">
        <w:rPr>
          <w:rFonts w:asciiTheme="majorBidi" w:hAnsiTheme="majorBidi" w:cstheme="majorBidi"/>
          <w:sz w:val="24"/>
          <w:szCs w:val="24"/>
        </w:rPr>
        <w:t xml:space="preserve">didactique contextuelle </w:t>
      </w:r>
      <w:r w:rsidRPr="00FD00AC">
        <w:rPr>
          <w:rFonts w:asciiTheme="majorBidi" w:hAnsiTheme="majorBidi" w:cstheme="majorBidi"/>
          <w:color w:val="202124"/>
          <w:sz w:val="24"/>
          <w:szCs w:val="24"/>
          <w:shd w:val="clear" w:color="auto" w:fill="FFFFFF"/>
        </w:rPr>
        <w:t>pren</w:t>
      </w:r>
      <w:r w:rsidR="008B52B0" w:rsidRPr="00FD00AC">
        <w:rPr>
          <w:rFonts w:asciiTheme="majorBidi" w:hAnsiTheme="majorBidi" w:cstheme="majorBidi"/>
          <w:color w:val="202124"/>
          <w:sz w:val="24"/>
          <w:szCs w:val="24"/>
          <w:shd w:val="clear" w:color="auto" w:fill="FFFFFF"/>
        </w:rPr>
        <w:t xml:space="preserve">ant </w:t>
      </w:r>
      <w:r w:rsidRPr="00FD00AC">
        <w:rPr>
          <w:rFonts w:asciiTheme="majorBidi" w:hAnsiTheme="majorBidi" w:cstheme="majorBidi"/>
          <w:color w:val="202124"/>
          <w:sz w:val="24"/>
          <w:szCs w:val="24"/>
          <w:shd w:val="clear" w:color="auto" w:fill="FFFFFF"/>
        </w:rPr>
        <w:t>en considération</w:t>
      </w:r>
      <w:r w:rsidR="008B52B0" w:rsidRPr="00FD00AC">
        <w:rPr>
          <w:rFonts w:asciiTheme="majorBidi" w:hAnsiTheme="majorBidi" w:cstheme="majorBidi"/>
          <w:color w:val="202124"/>
          <w:sz w:val="24"/>
          <w:szCs w:val="24"/>
          <w:shd w:val="clear" w:color="auto" w:fill="FFFFFF"/>
        </w:rPr>
        <w:t xml:space="preserve"> toutes ces afin d’y remédier de manière </w:t>
      </w:r>
      <w:r w:rsidR="00262ECF" w:rsidRPr="00FD00AC">
        <w:rPr>
          <w:rFonts w:asciiTheme="majorBidi" w:hAnsiTheme="majorBidi" w:cstheme="majorBidi"/>
          <w:color w:val="202124"/>
          <w:sz w:val="24"/>
          <w:szCs w:val="24"/>
          <w:shd w:val="clear" w:color="auto" w:fill="FFFFFF"/>
        </w:rPr>
        <w:t>appropriée.</w:t>
      </w:r>
      <w:r w:rsidR="004B0ED1" w:rsidRPr="00FD00AC">
        <w:rPr>
          <w:rFonts w:asciiTheme="majorBidi" w:hAnsiTheme="majorBidi" w:cstheme="majorBidi"/>
          <w:color w:val="202124"/>
          <w:sz w:val="24"/>
          <w:szCs w:val="24"/>
          <w:shd w:val="clear" w:color="auto" w:fill="FFFFFF"/>
        </w:rPr>
        <w:t xml:space="preserve"> </w:t>
      </w:r>
      <w:r w:rsidR="00EE11C9" w:rsidRPr="00FD00AC">
        <w:rPr>
          <w:rFonts w:asciiTheme="majorBidi" w:hAnsiTheme="majorBidi" w:cstheme="majorBidi"/>
          <w:color w:val="202124"/>
          <w:sz w:val="24"/>
          <w:szCs w:val="24"/>
          <w:shd w:val="clear" w:color="auto" w:fill="FFFFFF"/>
        </w:rPr>
        <w:t xml:space="preserve"> </w:t>
      </w:r>
    </w:p>
    <w:p w14:paraId="1AB0E60A" w14:textId="77777777" w:rsidR="00813401" w:rsidRDefault="00813401" w:rsidP="000B59EB">
      <w:pPr>
        <w:spacing w:line="360" w:lineRule="auto"/>
        <w:rPr>
          <w:rFonts w:asciiTheme="majorBidi" w:hAnsiTheme="majorBidi" w:cstheme="majorBidi"/>
          <w:color w:val="202124"/>
          <w:sz w:val="24"/>
          <w:szCs w:val="24"/>
          <w:shd w:val="clear" w:color="auto" w:fill="FFFFFF"/>
        </w:rPr>
      </w:pPr>
    </w:p>
    <w:p w14:paraId="0F75C229" w14:textId="77777777" w:rsidR="00813401" w:rsidRPr="00FD00AC" w:rsidRDefault="00813401" w:rsidP="000B59EB">
      <w:pPr>
        <w:spacing w:line="360" w:lineRule="auto"/>
        <w:rPr>
          <w:rFonts w:asciiTheme="majorBidi" w:hAnsiTheme="majorBidi" w:cstheme="majorBidi"/>
          <w:color w:val="202124"/>
          <w:sz w:val="24"/>
          <w:szCs w:val="24"/>
          <w:shd w:val="clear" w:color="auto" w:fill="FFFFFF"/>
        </w:rPr>
      </w:pPr>
    </w:p>
    <w:p w14:paraId="21AEA998" w14:textId="043B25B4" w:rsidR="00C41A13" w:rsidRPr="00FD00AC" w:rsidRDefault="009E3E56" w:rsidP="000B59EB">
      <w:pPr>
        <w:pStyle w:val="Paragraphedeliste"/>
        <w:numPr>
          <w:ilvl w:val="0"/>
          <w:numId w:val="13"/>
        </w:numPr>
        <w:spacing w:line="360" w:lineRule="auto"/>
        <w:jc w:val="both"/>
        <w:rPr>
          <w:rFonts w:asciiTheme="majorBidi" w:hAnsiTheme="majorBidi" w:cstheme="majorBidi"/>
          <w:b/>
          <w:bCs/>
          <w:sz w:val="28"/>
          <w:szCs w:val="28"/>
        </w:rPr>
      </w:pPr>
      <w:r w:rsidRPr="00BB6FA3">
        <w:rPr>
          <w:rFonts w:asciiTheme="majorBidi" w:hAnsiTheme="majorBidi" w:cstheme="majorBidi"/>
          <w:b/>
          <w:bCs/>
        </w:rPr>
        <w:t> </w:t>
      </w:r>
      <w:r w:rsidRPr="00FD00AC">
        <w:rPr>
          <w:rFonts w:asciiTheme="majorBidi" w:hAnsiTheme="majorBidi" w:cstheme="majorBidi"/>
          <w:b/>
          <w:bCs/>
          <w:sz w:val="28"/>
          <w:szCs w:val="28"/>
        </w:rPr>
        <w:t>Démarche</w:t>
      </w:r>
      <w:r w:rsidR="00E137E3" w:rsidRPr="00FD00AC">
        <w:rPr>
          <w:rFonts w:asciiTheme="majorBidi" w:hAnsiTheme="majorBidi" w:cstheme="majorBidi"/>
          <w:b/>
          <w:bCs/>
          <w:sz w:val="28"/>
          <w:szCs w:val="28"/>
        </w:rPr>
        <w:t xml:space="preserve"> méthodologique : </w:t>
      </w:r>
    </w:p>
    <w:p w14:paraId="4782283E" w14:textId="18FD5C8E" w:rsidR="00E137E3" w:rsidRPr="00FD00AC" w:rsidRDefault="0091328F" w:rsidP="000B59EB">
      <w:pPr>
        <w:spacing w:line="360" w:lineRule="auto"/>
        <w:jc w:val="both"/>
        <w:rPr>
          <w:rFonts w:asciiTheme="majorBidi" w:hAnsiTheme="majorBidi" w:cstheme="majorBidi"/>
          <w:sz w:val="24"/>
          <w:szCs w:val="24"/>
        </w:rPr>
      </w:pPr>
      <w:r w:rsidRPr="00FD00AC">
        <w:rPr>
          <w:rFonts w:asciiTheme="majorBidi" w:hAnsiTheme="majorBidi" w:cstheme="majorBidi"/>
          <w:sz w:val="24"/>
          <w:szCs w:val="24"/>
        </w:rPr>
        <w:t xml:space="preserve">  </w:t>
      </w:r>
      <w:r w:rsidR="00E137E3" w:rsidRPr="00FD00AC">
        <w:rPr>
          <w:rFonts w:asciiTheme="majorBidi" w:hAnsiTheme="majorBidi" w:cstheme="majorBidi"/>
          <w:sz w:val="24"/>
          <w:szCs w:val="24"/>
        </w:rPr>
        <w:t xml:space="preserve">Afin de résoudre le </w:t>
      </w:r>
      <w:r w:rsidRPr="00FD00AC">
        <w:rPr>
          <w:rFonts w:asciiTheme="majorBidi" w:hAnsiTheme="majorBidi" w:cstheme="majorBidi"/>
          <w:sz w:val="24"/>
          <w:szCs w:val="24"/>
        </w:rPr>
        <w:t>problème</w:t>
      </w:r>
      <w:r w:rsidR="00E137E3" w:rsidRPr="00FD00AC">
        <w:rPr>
          <w:rFonts w:asciiTheme="majorBidi" w:hAnsiTheme="majorBidi" w:cstheme="majorBidi"/>
          <w:sz w:val="24"/>
          <w:szCs w:val="24"/>
        </w:rPr>
        <w:t xml:space="preserve"> </w:t>
      </w:r>
      <w:r w:rsidRPr="00FD00AC">
        <w:rPr>
          <w:rFonts w:asciiTheme="majorBidi" w:hAnsiTheme="majorBidi" w:cstheme="majorBidi"/>
          <w:sz w:val="24"/>
          <w:szCs w:val="24"/>
        </w:rPr>
        <w:t xml:space="preserve">et de trouver des solutions pour traiter toutes sortes de taches, chaque personne doit adopter une approche pour obtenir des résultats efficaces et bien structurés selon la méthode </w:t>
      </w:r>
      <w:r w:rsidR="00BE44DF" w:rsidRPr="00FD00AC">
        <w:rPr>
          <w:rFonts w:asciiTheme="majorBidi" w:hAnsiTheme="majorBidi" w:cstheme="majorBidi"/>
          <w:sz w:val="24"/>
          <w:szCs w:val="24"/>
        </w:rPr>
        <w:t>utilisée.</w:t>
      </w:r>
      <w:r w:rsidR="003A75EB" w:rsidRPr="00FD00AC">
        <w:rPr>
          <w:rFonts w:asciiTheme="majorBidi" w:hAnsiTheme="majorBidi" w:cstheme="majorBidi"/>
          <w:sz w:val="24"/>
          <w:szCs w:val="24"/>
        </w:rPr>
        <w:t xml:space="preserve"> </w:t>
      </w:r>
    </w:p>
    <w:p w14:paraId="3AF9780F" w14:textId="4F527A42" w:rsidR="00FD00AC" w:rsidRDefault="009E3E56" w:rsidP="000B59EB">
      <w:pPr>
        <w:spacing w:line="360" w:lineRule="auto"/>
        <w:jc w:val="both"/>
        <w:rPr>
          <w:rFonts w:asciiTheme="majorBidi" w:hAnsiTheme="majorBidi" w:cstheme="majorBidi"/>
          <w:sz w:val="24"/>
          <w:szCs w:val="24"/>
        </w:rPr>
      </w:pPr>
      <w:r w:rsidRPr="00FD00AC">
        <w:rPr>
          <w:rFonts w:asciiTheme="majorBidi" w:hAnsiTheme="majorBidi" w:cstheme="majorBidi"/>
          <w:sz w:val="24"/>
          <w:szCs w:val="24"/>
        </w:rPr>
        <w:t xml:space="preserve">  </w:t>
      </w:r>
      <w:r w:rsidR="0091328F" w:rsidRPr="00FD00AC">
        <w:rPr>
          <w:rFonts w:asciiTheme="majorBidi" w:hAnsiTheme="majorBidi" w:cstheme="majorBidi"/>
          <w:sz w:val="24"/>
          <w:szCs w:val="24"/>
        </w:rPr>
        <w:t xml:space="preserve">C’est pour cela qu’on doit choisir pour les meilleures solutions et le plus optimales pour avoir recours à une méthodologie puissante qui permet de gérer un cycle de vie d’un </w:t>
      </w:r>
      <w:r w:rsidR="00BE44DF" w:rsidRPr="00FD00AC">
        <w:rPr>
          <w:rFonts w:asciiTheme="majorBidi" w:hAnsiTheme="majorBidi" w:cstheme="majorBidi"/>
          <w:sz w:val="24"/>
          <w:szCs w:val="24"/>
        </w:rPr>
        <w:t>projet. Il</w:t>
      </w:r>
      <w:r w:rsidR="0091328F" w:rsidRPr="00FD00AC">
        <w:rPr>
          <w:rFonts w:asciiTheme="majorBidi" w:hAnsiTheme="majorBidi" w:cstheme="majorBidi"/>
          <w:sz w:val="24"/>
          <w:szCs w:val="24"/>
        </w:rPr>
        <w:t xml:space="preserve"> existe plusieurs méthodes mais ci-</w:t>
      </w:r>
      <w:r w:rsidR="00BE44DF" w:rsidRPr="00FD00AC">
        <w:rPr>
          <w:rFonts w:asciiTheme="majorBidi" w:hAnsiTheme="majorBidi" w:cstheme="majorBidi"/>
          <w:sz w:val="24"/>
          <w:szCs w:val="24"/>
        </w:rPr>
        <w:t>dessous,</w:t>
      </w:r>
      <w:r w:rsidR="0091328F" w:rsidRPr="00FD00AC">
        <w:rPr>
          <w:rFonts w:asciiTheme="majorBidi" w:hAnsiTheme="majorBidi" w:cstheme="majorBidi"/>
          <w:sz w:val="24"/>
          <w:szCs w:val="24"/>
        </w:rPr>
        <w:t xml:space="preserve"> nous m’intéressons </w:t>
      </w:r>
      <w:r w:rsidRPr="00FD00AC">
        <w:rPr>
          <w:rFonts w:asciiTheme="majorBidi" w:hAnsiTheme="majorBidi" w:cstheme="majorBidi"/>
          <w:sz w:val="24"/>
          <w:szCs w:val="24"/>
        </w:rPr>
        <w:t xml:space="preserve">aux méthodes agiles qui peuvent contribuer au projet et à l’évolution des </w:t>
      </w:r>
      <w:r w:rsidR="00BE44DF" w:rsidRPr="00FD00AC">
        <w:rPr>
          <w:rFonts w:asciiTheme="majorBidi" w:hAnsiTheme="majorBidi" w:cstheme="majorBidi"/>
          <w:sz w:val="24"/>
          <w:szCs w:val="24"/>
        </w:rPr>
        <w:t>besoins.</w:t>
      </w:r>
    </w:p>
    <w:p w14:paraId="33A65F09" w14:textId="77777777" w:rsidR="00813401" w:rsidRPr="00FD00AC" w:rsidRDefault="00813401" w:rsidP="000B59EB">
      <w:pPr>
        <w:spacing w:line="360" w:lineRule="auto"/>
        <w:jc w:val="both"/>
        <w:rPr>
          <w:rFonts w:asciiTheme="majorBidi" w:hAnsiTheme="majorBidi" w:cstheme="majorBidi"/>
          <w:sz w:val="24"/>
          <w:szCs w:val="24"/>
        </w:rPr>
      </w:pPr>
    </w:p>
    <w:p w14:paraId="6638A1FF" w14:textId="06DFF91D" w:rsidR="00980C40" w:rsidRPr="000B4C97" w:rsidRDefault="00980C40" w:rsidP="000B4C97">
      <w:pPr>
        <w:pStyle w:val="Titre2"/>
        <w:numPr>
          <w:ilvl w:val="1"/>
          <w:numId w:val="13"/>
        </w:numPr>
        <w:rPr>
          <w:rFonts w:cs="Times New Roman"/>
          <w:color w:val="000000" w:themeColor="text1"/>
          <w:szCs w:val="28"/>
        </w:rPr>
      </w:pPr>
      <w:bookmarkStart w:id="404" w:name="_Toc104390671"/>
      <w:r w:rsidRPr="000B4C97">
        <w:rPr>
          <w:rFonts w:cs="Times New Roman"/>
          <w:color w:val="000000" w:themeColor="text1"/>
          <w:szCs w:val="28"/>
        </w:rPr>
        <w:t>Méthodes agiles :</w:t>
      </w:r>
      <w:bookmarkEnd w:id="404"/>
    </w:p>
    <w:p w14:paraId="3F58812B" w14:textId="48640681" w:rsidR="00980C40" w:rsidRPr="00FD00AC" w:rsidRDefault="00980C40" w:rsidP="000B59EB">
      <w:pPr>
        <w:spacing w:line="360" w:lineRule="auto"/>
        <w:ind w:firstLine="708"/>
        <w:jc w:val="both"/>
        <w:rPr>
          <w:rFonts w:asciiTheme="majorBidi" w:hAnsiTheme="majorBidi" w:cstheme="majorBidi"/>
          <w:sz w:val="24"/>
          <w:szCs w:val="24"/>
        </w:rPr>
      </w:pPr>
      <w:r w:rsidRPr="00FD00AC">
        <w:rPr>
          <w:rFonts w:asciiTheme="majorBidi" w:hAnsiTheme="majorBidi" w:cstheme="majorBidi"/>
          <w:sz w:val="24"/>
          <w:szCs w:val="24"/>
        </w:rPr>
        <w:t xml:space="preserve"> Les méthodes agiles sont des méthodologies essentiellement dédiées à la gestion de projet </w:t>
      </w:r>
      <w:r w:rsidR="002C7687" w:rsidRPr="00FD00AC">
        <w:rPr>
          <w:rFonts w:asciiTheme="majorBidi" w:hAnsiTheme="majorBidi" w:cstheme="majorBidi"/>
          <w:sz w:val="24"/>
          <w:szCs w:val="24"/>
        </w:rPr>
        <w:t>informatique.</w:t>
      </w:r>
      <w:r w:rsidRPr="00FD00AC">
        <w:rPr>
          <w:rFonts w:asciiTheme="majorBidi" w:hAnsiTheme="majorBidi" w:cstheme="majorBidi"/>
          <w:sz w:val="24"/>
          <w:szCs w:val="24"/>
        </w:rPr>
        <w:t xml:space="preserve"> Elle consiste à découper le projet en plusieurs ‘itération’. Ce sont des sous-projets établis avec le client </w:t>
      </w:r>
      <w:r w:rsidR="00932B78" w:rsidRPr="00FD00AC">
        <w:rPr>
          <w:rFonts w:asciiTheme="majorBidi" w:hAnsiTheme="majorBidi" w:cstheme="majorBidi"/>
          <w:sz w:val="24"/>
          <w:szCs w:val="24"/>
        </w:rPr>
        <w:t xml:space="preserve">en précisant </w:t>
      </w:r>
      <w:r w:rsidR="00FD00AC" w:rsidRPr="00FD00AC">
        <w:rPr>
          <w:rFonts w:asciiTheme="majorBidi" w:hAnsiTheme="majorBidi" w:cstheme="majorBidi"/>
          <w:sz w:val="24"/>
          <w:szCs w:val="24"/>
        </w:rPr>
        <w:t>diverses fonctionnalités</w:t>
      </w:r>
      <w:r w:rsidR="00932B78" w:rsidRPr="00FD00AC">
        <w:rPr>
          <w:rFonts w:asciiTheme="majorBidi" w:hAnsiTheme="majorBidi" w:cstheme="majorBidi"/>
          <w:sz w:val="24"/>
          <w:szCs w:val="24"/>
        </w:rPr>
        <w:t xml:space="preserve"> qui seront développées selon leurs </w:t>
      </w:r>
      <w:r w:rsidR="00FD00AC" w:rsidRPr="00FD00AC">
        <w:rPr>
          <w:rFonts w:asciiTheme="majorBidi" w:hAnsiTheme="majorBidi" w:cstheme="majorBidi"/>
          <w:sz w:val="24"/>
          <w:szCs w:val="24"/>
        </w:rPr>
        <w:t>priorités.</w:t>
      </w:r>
    </w:p>
    <w:p w14:paraId="305836EE" w14:textId="3CB0FA1A" w:rsidR="0054437A" w:rsidRPr="00E32F6F" w:rsidRDefault="00932B78" w:rsidP="000B59EB">
      <w:pPr>
        <w:spacing w:line="360" w:lineRule="auto"/>
        <w:ind w:firstLine="708"/>
        <w:jc w:val="both"/>
        <w:rPr>
          <w:rFonts w:asciiTheme="majorBidi" w:hAnsiTheme="majorBidi" w:cstheme="majorBidi"/>
          <w:sz w:val="24"/>
          <w:szCs w:val="24"/>
        </w:rPr>
      </w:pPr>
      <w:r w:rsidRPr="00E32F6F">
        <w:rPr>
          <w:rFonts w:asciiTheme="majorBidi" w:hAnsiTheme="majorBidi" w:cstheme="majorBidi"/>
          <w:sz w:val="24"/>
          <w:szCs w:val="24"/>
        </w:rPr>
        <w:t xml:space="preserve">Ce type de méthode est le plus couramment utilisé dans l’organisation des projets </w:t>
      </w:r>
      <w:r w:rsidR="009A54C8" w:rsidRPr="00E32F6F">
        <w:rPr>
          <w:rFonts w:asciiTheme="majorBidi" w:hAnsiTheme="majorBidi" w:cstheme="majorBidi"/>
          <w:sz w:val="24"/>
          <w:szCs w:val="24"/>
        </w:rPr>
        <w:t>puisqu’elle</w:t>
      </w:r>
      <w:r w:rsidRPr="00E32F6F">
        <w:rPr>
          <w:rFonts w:asciiTheme="majorBidi" w:hAnsiTheme="majorBidi" w:cstheme="majorBidi"/>
          <w:sz w:val="24"/>
          <w:szCs w:val="24"/>
        </w:rPr>
        <w:t xml:space="preserve"> permet une </w:t>
      </w:r>
      <w:r w:rsidR="002C7687" w:rsidRPr="00E32F6F">
        <w:rPr>
          <w:rFonts w:asciiTheme="majorBidi" w:hAnsiTheme="majorBidi" w:cstheme="majorBidi"/>
          <w:sz w:val="24"/>
          <w:szCs w:val="24"/>
        </w:rPr>
        <w:t>adaptabilité,</w:t>
      </w:r>
      <w:r w:rsidRPr="00E32F6F">
        <w:rPr>
          <w:rFonts w:asciiTheme="majorBidi" w:hAnsiTheme="majorBidi" w:cstheme="majorBidi"/>
          <w:sz w:val="24"/>
          <w:szCs w:val="24"/>
        </w:rPr>
        <w:t xml:space="preserve"> une transparence et une gestion des </w:t>
      </w:r>
      <w:r w:rsidR="009A54C8" w:rsidRPr="00E32F6F">
        <w:rPr>
          <w:rFonts w:asciiTheme="majorBidi" w:hAnsiTheme="majorBidi" w:cstheme="majorBidi"/>
          <w:sz w:val="24"/>
          <w:szCs w:val="24"/>
        </w:rPr>
        <w:t>risques.</w:t>
      </w:r>
    </w:p>
    <w:p w14:paraId="1980A8F6" w14:textId="4CBDE394" w:rsidR="00932B78" w:rsidRPr="00E32F6F" w:rsidRDefault="0054437A" w:rsidP="000B59EB">
      <w:pPr>
        <w:spacing w:line="360" w:lineRule="auto"/>
        <w:jc w:val="both"/>
        <w:rPr>
          <w:rFonts w:asciiTheme="majorBidi" w:hAnsiTheme="majorBidi" w:cstheme="majorBidi"/>
          <w:sz w:val="24"/>
          <w:szCs w:val="24"/>
        </w:rPr>
      </w:pPr>
      <w:r w:rsidRPr="00E32F6F">
        <w:rPr>
          <w:rFonts w:asciiTheme="majorBidi" w:hAnsiTheme="majorBidi" w:cstheme="majorBidi"/>
          <w:sz w:val="24"/>
          <w:szCs w:val="24"/>
        </w:rPr>
        <w:t>L’avantage est de suivre l’avancement au cours du projet en fonction selon les besoins utilisateur.</w:t>
      </w:r>
    </w:p>
    <w:p w14:paraId="2BD07F5B" w14:textId="731E8883" w:rsidR="0054437A" w:rsidRDefault="0054437A" w:rsidP="000B59EB">
      <w:pPr>
        <w:spacing w:line="360" w:lineRule="auto"/>
        <w:ind w:firstLine="708"/>
        <w:jc w:val="both"/>
        <w:rPr>
          <w:rFonts w:asciiTheme="majorBidi" w:hAnsiTheme="majorBidi" w:cstheme="majorBidi"/>
          <w:sz w:val="24"/>
          <w:szCs w:val="24"/>
        </w:rPr>
      </w:pPr>
      <w:r w:rsidRPr="00E32F6F">
        <w:rPr>
          <w:rFonts w:asciiTheme="majorBidi" w:hAnsiTheme="majorBidi" w:cstheme="majorBidi"/>
          <w:sz w:val="24"/>
          <w:szCs w:val="24"/>
        </w:rPr>
        <w:t xml:space="preserve">En fait le plus important est d’améliorer la satisfaction des clients en fournissant régulièrement </w:t>
      </w:r>
      <w:r w:rsidR="002C7687" w:rsidRPr="00E32F6F">
        <w:rPr>
          <w:rFonts w:asciiTheme="majorBidi" w:hAnsiTheme="majorBidi" w:cstheme="majorBidi"/>
          <w:sz w:val="24"/>
          <w:szCs w:val="24"/>
        </w:rPr>
        <w:t xml:space="preserve">des différentes versions des fonctionnalités des applications. De plus cette méthode permet de suivre l’avancement d’un </w:t>
      </w:r>
      <w:r w:rsidR="00216353" w:rsidRPr="00E32F6F">
        <w:rPr>
          <w:rFonts w:asciiTheme="majorBidi" w:hAnsiTheme="majorBidi" w:cstheme="majorBidi"/>
          <w:sz w:val="24"/>
          <w:szCs w:val="24"/>
        </w:rPr>
        <w:t>projet au</w:t>
      </w:r>
      <w:r w:rsidR="002C7687" w:rsidRPr="00E32F6F">
        <w:rPr>
          <w:rFonts w:asciiTheme="majorBidi" w:hAnsiTheme="majorBidi" w:cstheme="majorBidi"/>
          <w:sz w:val="24"/>
          <w:szCs w:val="24"/>
        </w:rPr>
        <w:t xml:space="preserve"> fur et à mesure en clarifiant les exigences du </w:t>
      </w:r>
      <w:r w:rsidR="00216353" w:rsidRPr="00E32F6F">
        <w:rPr>
          <w:rFonts w:asciiTheme="majorBidi" w:hAnsiTheme="majorBidi" w:cstheme="majorBidi"/>
          <w:sz w:val="24"/>
          <w:szCs w:val="24"/>
        </w:rPr>
        <w:t>client.</w:t>
      </w:r>
    </w:p>
    <w:p w14:paraId="1098A255" w14:textId="77777777" w:rsidR="00813401" w:rsidRPr="00E32F6F" w:rsidRDefault="00813401" w:rsidP="00813401">
      <w:pPr>
        <w:spacing w:line="360" w:lineRule="auto"/>
        <w:ind w:firstLine="708"/>
        <w:jc w:val="both"/>
        <w:rPr>
          <w:rFonts w:asciiTheme="majorBidi" w:hAnsiTheme="majorBidi" w:cstheme="majorBidi"/>
          <w:sz w:val="24"/>
          <w:szCs w:val="24"/>
        </w:rPr>
      </w:pPr>
    </w:p>
    <w:p w14:paraId="42AE2233" w14:textId="029040EB" w:rsidR="002C7687" w:rsidRPr="000B4C97" w:rsidRDefault="00BE44DF" w:rsidP="00813401">
      <w:pPr>
        <w:pStyle w:val="Titre2"/>
        <w:numPr>
          <w:ilvl w:val="1"/>
          <w:numId w:val="13"/>
        </w:numPr>
        <w:spacing w:line="360" w:lineRule="auto"/>
        <w:rPr>
          <w:rFonts w:cs="Times New Roman"/>
          <w:color w:val="000000" w:themeColor="text1"/>
          <w:szCs w:val="28"/>
        </w:rPr>
      </w:pPr>
      <w:bookmarkStart w:id="405" w:name="_Toc104390672"/>
      <w:r w:rsidRPr="000B4C97">
        <w:rPr>
          <w:rFonts w:cs="Times New Roman"/>
          <w:color w:val="000000" w:themeColor="text1"/>
          <w:szCs w:val="28"/>
        </w:rPr>
        <w:t>L</w:t>
      </w:r>
      <w:r w:rsidR="00216353" w:rsidRPr="000B4C97">
        <w:rPr>
          <w:rFonts w:cs="Times New Roman"/>
          <w:color w:val="000000" w:themeColor="text1"/>
          <w:szCs w:val="28"/>
        </w:rPr>
        <w:t xml:space="preserve">es quatre valeurs </w:t>
      </w:r>
      <w:r w:rsidRPr="000B4C97">
        <w:rPr>
          <w:rFonts w:cs="Times New Roman"/>
          <w:color w:val="000000" w:themeColor="text1"/>
          <w:szCs w:val="28"/>
        </w:rPr>
        <w:t>fondamentales :</w:t>
      </w:r>
      <w:bookmarkEnd w:id="405"/>
    </w:p>
    <w:p w14:paraId="76266F91" w14:textId="36410CB2" w:rsidR="007A74A4" w:rsidRPr="00FD00AC" w:rsidRDefault="00216353" w:rsidP="00813401">
      <w:pPr>
        <w:pStyle w:val="Paragraphedeliste"/>
        <w:numPr>
          <w:ilvl w:val="0"/>
          <w:numId w:val="1"/>
        </w:numPr>
        <w:spacing w:line="360" w:lineRule="auto"/>
        <w:jc w:val="both"/>
        <w:rPr>
          <w:rFonts w:asciiTheme="majorBidi" w:hAnsiTheme="majorBidi" w:cstheme="majorBidi"/>
          <w:sz w:val="24"/>
          <w:szCs w:val="24"/>
        </w:rPr>
      </w:pPr>
      <w:r w:rsidRPr="00FD00AC">
        <w:rPr>
          <w:rFonts w:asciiTheme="majorBidi" w:hAnsiTheme="majorBidi" w:cstheme="majorBidi"/>
          <w:sz w:val="24"/>
          <w:szCs w:val="24"/>
        </w:rPr>
        <w:t>L’interaction</w:t>
      </w:r>
      <w:r w:rsidR="007A74A4" w:rsidRPr="00FD00AC">
        <w:rPr>
          <w:rFonts w:asciiTheme="majorBidi" w:hAnsiTheme="majorBidi" w:cstheme="majorBidi"/>
          <w:sz w:val="24"/>
          <w:szCs w:val="24"/>
        </w:rPr>
        <w:t xml:space="preserve"> entre acteurs plutôt que les processus et les </w:t>
      </w:r>
      <w:r w:rsidRPr="00FD00AC">
        <w:rPr>
          <w:rFonts w:asciiTheme="majorBidi" w:hAnsiTheme="majorBidi" w:cstheme="majorBidi"/>
          <w:sz w:val="24"/>
          <w:szCs w:val="24"/>
        </w:rPr>
        <w:t>outils.</w:t>
      </w:r>
    </w:p>
    <w:p w14:paraId="561D686F" w14:textId="656BAD48" w:rsidR="007A74A4" w:rsidRPr="00FD00AC" w:rsidRDefault="00216353" w:rsidP="00813401">
      <w:pPr>
        <w:pStyle w:val="Paragraphedeliste"/>
        <w:numPr>
          <w:ilvl w:val="0"/>
          <w:numId w:val="2"/>
        </w:numPr>
        <w:spacing w:line="360" w:lineRule="auto"/>
        <w:jc w:val="both"/>
        <w:rPr>
          <w:rFonts w:asciiTheme="majorBidi" w:hAnsiTheme="majorBidi" w:cstheme="majorBidi"/>
          <w:sz w:val="24"/>
          <w:szCs w:val="24"/>
        </w:rPr>
      </w:pPr>
      <w:r w:rsidRPr="00FD00AC">
        <w:rPr>
          <w:rFonts w:asciiTheme="majorBidi" w:hAnsiTheme="majorBidi" w:cstheme="majorBidi"/>
          <w:sz w:val="24"/>
          <w:szCs w:val="24"/>
        </w:rPr>
        <w:t>Un</w:t>
      </w:r>
      <w:r w:rsidR="007A74A4" w:rsidRPr="00FD00AC">
        <w:rPr>
          <w:rFonts w:asciiTheme="majorBidi" w:hAnsiTheme="majorBidi" w:cstheme="majorBidi"/>
          <w:sz w:val="24"/>
          <w:szCs w:val="24"/>
        </w:rPr>
        <w:t xml:space="preserve"> produit opérationnel plutôt </w:t>
      </w:r>
      <w:r w:rsidRPr="00FD00AC">
        <w:rPr>
          <w:rFonts w:asciiTheme="majorBidi" w:hAnsiTheme="majorBidi" w:cstheme="majorBidi"/>
          <w:sz w:val="24"/>
          <w:szCs w:val="24"/>
        </w:rPr>
        <w:t>qu’une</w:t>
      </w:r>
      <w:r w:rsidR="007A74A4" w:rsidRPr="00FD00AC">
        <w:rPr>
          <w:rFonts w:asciiTheme="majorBidi" w:hAnsiTheme="majorBidi" w:cstheme="majorBidi"/>
          <w:sz w:val="24"/>
          <w:szCs w:val="24"/>
        </w:rPr>
        <w:t xml:space="preserve"> documentation pléthorique.</w:t>
      </w:r>
    </w:p>
    <w:p w14:paraId="62DA4A64" w14:textId="292509F7" w:rsidR="007A74A4" w:rsidRPr="00FD00AC" w:rsidRDefault="00216353" w:rsidP="00813401">
      <w:pPr>
        <w:pStyle w:val="Paragraphedeliste"/>
        <w:numPr>
          <w:ilvl w:val="0"/>
          <w:numId w:val="3"/>
        </w:numPr>
        <w:spacing w:line="360" w:lineRule="auto"/>
        <w:jc w:val="both"/>
        <w:rPr>
          <w:rFonts w:asciiTheme="majorBidi" w:hAnsiTheme="majorBidi" w:cstheme="majorBidi"/>
          <w:sz w:val="24"/>
          <w:szCs w:val="24"/>
        </w:rPr>
      </w:pPr>
      <w:r w:rsidRPr="00FD00AC">
        <w:rPr>
          <w:rFonts w:asciiTheme="majorBidi" w:hAnsiTheme="majorBidi" w:cstheme="majorBidi"/>
          <w:sz w:val="24"/>
          <w:szCs w:val="24"/>
        </w:rPr>
        <w:t>La</w:t>
      </w:r>
      <w:r w:rsidR="007A74A4" w:rsidRPr="00FD00AC">
        <w:rPr>
          <w:rFonts w:asciiTheme="majorBidi" w:hAnsiTheme="majorBidi" w:cstheme="majorBidi"/>
          <w:sz w:val="24"/>
          <w:szCs w:val="24"/>
        </w:rPr>
        <w:t xml:space="preserve"> collaboration avec un client plutôt que la négociation de </w:t>
      </w:r>
      <w:r w:rsidRPr="00FD00AC">
        <w:rPr>
          <w:rFonts w:asciiTheme="majorBidi" w:hAnsiTheme="majorBidi" w:cstheme="majorBidi"/>
          <w:sz w:val="24"/>
          <w:szCs w:val="24"/>
        </w:rPr>
        <w:t>contrat.</w:t>
      </w:r>
    </w:p>
    <w:p w14:paraId="67CCE77A" w14:textId="70A179FF" w:rsidR="007A74A4" w:rsidRPr="00FD00AC" w:rsidRDefault="00216353" w:rsidP="00813401">
      <w:pPr>
        <w:pStyle w:val="Paragraphedeliste"/>
        <w:numPr>
          <w:ilvl w:val="0"/>
          <w:numId w:val="3"/>
        </w:numPr>
        <w:spacing w:line="360" w:lineRule="auto"/>
        <w:jc w:val="both"/>
        <w:rPr>
          <w:rFonts w:asciiTheme="majorBidi" w:hAnsiTheme="majorBidi" w:cstheme="majorBidi"/>
          <w:sz w:val="24"/>
          <w:szCs w:val="24"/>
        </w:rPr>
      </w:pPr>
      <w:r w:rsidRPr="00FD00AC">
        <w:rPr>
          <w:rFonts w:asciiTheme="majorBidi" w:hAnsiTheme="majorBidi" w:cstheme="majorBidi"/>
          <w:sz w:val="24"/>
          <w:szCs w:val="24"/>
        </w:rPr>
        <w:t>L’adaptation au changement</w:t>
      </w:r>
      <w:r w:rsidR="007A74A4" w:rsidRPr="00FD00AC">
        <w:rPr>
          <w:rFonts w:asciiTheme="majorBidi" w:hAnsiTheme="majorBidi" w:cstheme="majorBidi"/>
          <w:sz w:val="24"/>
          <w:szCs w:val="24"/>
        </w:rPr>
        <w:t xml:space="preserve"> plutôt que le suivi d’un </w:t>
      </w:r>
      <w:r w:rsidRPr="00FD00AC">
        <w:rPr>
          <w:rFonts w:asciiTheme="majorBidi" w:hAnsiTheme="majorBidi" w:cstheme="majorBidi"/>
          <w:sz w:val="24"/>
          <w:szCs w:val="24"/>
        </w:rPr>
        <w:t>plan.</w:t>
      </w:r>
    </w:p>
    <w:p w14:paraId="11106C8C" w14:textId="3E20F2CD" w:rsidR="00216353" w:rsidRDefault="00216353" w:rsidP="000B59EB">
      <w:pPr>
        <w:spacing w:line="360" w:lineRule="auto"/>
        <w:jc w:val="both"/>
        <w:rPr>
          <w:rFonts w:asciiTheme="majorBidi" w:hAnsiTheme="majorBidi" w:cstheme="majorBidi"/>
        </w:rPr>
      </w:pPr>
    </w:p>
    <w:p w14:paraId="4C0B029A" w14:textId="77777777" w:rsidR="00813401" w:rsidRDefault="00813401" w:rsidP="000B59EB">
      <w:pPr>
        <w:spacing w:line="360" w:lineRule="auto"/>
        <w:jc w:val="both"/>
        <w:rPr>
          <w:rFonts w:asciiTheme="majorBidi" w:hAnsiTheme="majorBidi" w:cstheme="majorBidi"/>
        </w:rPr>
      </w:pPr>
    </w:p>
    <w:p w14:paraId="5D6FA84F" w14:textId="77777777" w:rsidR="00813401" w:rsidRPr="00BB6FA3" w:rsidRDefault="00813401" w:rsidP="000B59EB">
      <w:pPr>
        <w:spacing w:line="360" w:lineRule="auto"/>
        <w:jc w:val="both"/>
        <w:rPr>
          <w:rFonts w:asciiTheme="majorBidi" w:hAnsiTheme="majorBidi" w:cstheme="majorBidi"/>
        </w:rPr>
      </w:pPr>
    </w:p>
    <w:p w14:paraId="110F884E" w14:textId="591EAC2A" w:rsidR="00216353" w:rsidRPr="000B4C97" w:rsidRDefault="00216353" w:rsidP="000B4C97">
      <w:pPr>
        <w:pStyle w:val="Titre2"/>
        <w:numPr>
          <w:ilvl w:val="1"/>
          <w:numId w:val="13"/>
        </w:numPr>
        <w:rPr>
          <w:rFonts w:cs="Times New Roman"/>
          <w:color w:val="000000" w:themeColor="text1"/>
          <w:szCs w:val="28"/>
        </w:rPr>
      </w:pPr>
      <w:bookmarkStart w:id="406" w:name="_Toc104390673"/>
      <w:r w:rsidRPr="000B4C97">
        <w:rPr>
          <w:rFonts w:cs="Times New Roman"/>
          <w:color w:val="000000" w:themeColor="text1"/>
          <w:szCs w:val="28"/>
        </w:rPr>
        <w:t>Les principales méthodes agiles :</w:t>
      </w:r>
      <w:bookmarkEnd w:id="406"/>
    </w:p>
    <w:p w14:paraId="09DDF5BA" w14:textId="3A16F8D9" w:rsidR="00216353" w:rsidRPr="00B80DA4" w:rsidRDefault="00216353" w:rsidP="000B59EB">
      <w:pPr>
        <w:spacing w:line="360" w:lineRule="auto"/>
        <w:ind w:firstLine="410"/>
        <w:jc w:val="both"/>
        <w:rPr>
          <w:rFonts w:asciiTheme="majorBidi" w:hAnsiTheme="majorBidi" w:cstheme="majorBidi"/>
          <w:sz w:val="24"/>
          <w:szCs w:val="24"/>
        </w:rPr>
      </w:pPr>
      <w:r w:rsidRPr="00B80DA4">
        <w:rPr>
          <w:rFonts w:asciiTheme="majorBidi" w:hAnsiTheme="majorBidi" w:cstheme="majorBidi"/>
          <w:sz w:val="24"/>
          <w:szCs w:val="24"/>
        </w:rPr>
        <w:t>Nous distinguons surtout :</w:t>
      </w:r>
    </w:p>
    <w:p w14:paraId="1D20C8B4" w14:textId="23121698" w:rsidR="00216353" w:rsidRPr="00B80DA4" w:rsidRDefault="00216353" w:rsidP="000B59EB">
      <w:pPr>
        <w:pStyle w:val="Paragraphedeliste"/>
        <w:numPr>
          <w:ilvl w:val="0"/>
          <w:numId w:val="4"/>
        </w:numPr>
        <w:spacing w:line="360" w:lineRule="auto"/>
        <w:jc w:val="both"/>
        <w:rPr>
          <w:rFonts w:asciiTheme="majorBidi" w:hAnsiTheme="majorBidi" w:cstheme="majorBidi"/>
          <w:sz w:val="24"/>
          <w:szCs w:val="24"/>
        </w:rPr>
      </w:pPr>
      <w:r w:rsidRPr="00B80DA4">
        <w:rPr>
          <w:rFonts w:asciiTheme="majorBidi" w:hAnsiTheme="majorBidi" w:cstheme="majorBidi"/>
          <w:sz w:val="24"/>
          <w:szCs w:val="24"/>
        </w:rPr>
        <w:t>Scrum</w:t>
      </w:r>
    </w:p>
    <w:p w14:paraId="07F97C38" w14:textId="7F443FC8" w:rsidR="00216353" w:rsidRPr="00B80DA4" w:rsidRDefault="00216353" w:rsidP="000B59EB">
      <w:pPr>
        <w:pStyle w:val="Paragraphedeliste"/>
        <w:numPr>
          <w:ilvl w:val="0"/>
          <w:numId w:val="4"/>
        </w:numPr>
        <w:spacing w:line="360" w:lineRule="auto"/>
        <w:jc w:val="both"/>
        <w:rPr>
          <w:rFonts w:asciiTheme="majorBidi" w:hAnsiTheme="majorBidi" w:cstheme="majorBidi"/>
          <w:sz w:val="24"/>
          <w:szCs w:val="24"/>
        </w:rPr>
      </w:pPr>
      <w:proofErr w:type="spellStart"/>
      <w:r w:rsidRPr="00B80DA4">
        <w:rPr>
          <w:rFonts w:asciiTheme="majorBidi" w:hAnsiTheme="majorBidi" w:cstheme="majorBidi"/>
          <w:sz w:val="24"/>
          <w:szCs w:val="24"/>
        </w:rPr>
        <w:t>Extreme</w:t>
      </w:r>
      <w:proofErr w:type="spellEnd"/>
      <w:r w:rsidRPr="00B80DA4">
        <w:rPr>
          <w:rFonts w:asciiTheme="majorBidi" w:hAnsiTheme="majorBidi" w:cstheme="majorBidi"/>
          <w:sz w:val="24"/>
          <w:szCs w:val="24"/>
        </w:rPr>
        <w:t xml:space="preserve"> </w:t>
      </w:r>
      <w:proofErr w:type="spellStart"/>
      <w:r w:rsidRPr="00B80DA4">
        <w:rPr>
          <w:rFonts w:asciiTheme="majorBidi" w:hAnsiTheme="majorBidi" w:cstheme="majorBidi"/>
          <w:sz w:val="24"/>
          <w:szCs w:val="24"/>
        </w:rPr>
        <w:t>Programming</w:t>
      </w:r>
      <w:proofErr w:type="spellEnd"/>
      <w:r w:rsidRPr="00B80DA4">
        <w:rPr>
          <w:rFonts w:asciiTheme="majorBidi" w:hAnsiTheme="majorBidi" w:cstheme="majorBidi"/>
          <w:sz w:val="24"/>
          <w:szCs w:val="24"/>
        </w:rPr>
        <w:t xml:space="preserve"> (XP)</w:t>
      </w:r>
    </w:p>
    <w:p w14:paraId="784FDF74" w14:textId="5E3F41EE" w:rsidR="00216353" w:rsidRPr="00B80DA4" w:rsidRDefault="00216353" w:rsidP="000B59EB">
      <w:pPr>
        <w:pStyle w:val="Paragraphedeliste"/>
        <w:numPr>
          <w:ilvl w:val="0"/>
          <w:numId w:val="4"/>
        </w:numPr>
        <w:spacing w:line="360" w:lineRule="auto"/>
        <w:jc w:val="both"/>
        <w:rPr>
          <w:rFonts w:asciiTheme="majorBidi" w:hAnsiTheme="majorBidi" w:cstheme="majorBidi"/>
          <w:sz w:val="24"/>
          <w:szCs w:val="24"/>
        </w:rPr>
      </w:pPr>
      <w:r w:rsidRPr="00B80DA4">
        <w:rPr>
          <w:rFonts w:asciiTheme="majorBidi" w:hAnsiTheme="majorBidi" w:cstheme="majorBidi"/>
          <w:sz w:val="24"/>
          <w:szCs w:val="24"/>
        </w:rPr>
        <w:t xml:space="preserve">Rapid Application </w:t>
      </w:r>
      <w:proofErr w:type="spellStart"/>
      <w:r w:rsidRPr="00B80DA4">
        <w:rPr>
          <w:rFonts w:asciiTheme="majorBidi" w:hAnsiTheme="majorBidi" w:cstheme="majorBidi"/>
          <w:sz w:val="24"/>
          <w:szCs w:val="24"/>
        </w:rPr>
        <w:t>Development</w:t>
      </w:r>
      <w:proofErr w:type="spellEnd"/>
      <w:r w:rsidRPr="00B80DA4">
        <w:rPr>
          <w:rFonts w:asciiTheme="majorBidi" w:hAnsiTheme="majorBidi" w:cstheme="majorBidi"/>
          <w:sz w:val="24"/>
          <w:szCs w:val="24"/>
        </w:rPr>
        <w:t xml:space="preserve"> (RAD)</w:t>
      </w:r>
    </w:p>
    <w:p w14:paraId="479E94CE" w14:textId="77777777" w:rsidR="00B53FE1" w:rsidRPr="00FD00AC" w:rsidRDefault="00B53FE1" w:rsidP="000B59EB">
      <w:pPr>
        <w:pStyle w:val="Paragraphedeliste"/>
        <w:numPr>
          <w:ilvl w:val="0"/>
          <w:numId w:val="4"/>
        </w:numPr>
        <w:spacing w:line="360" w:lineRule="auto"/>
        <w:jc w:val="both"/>
        <w:rPr>
          <w:rFonts w:asciiTheme="majorBidi" w:hAnsiTheme="majorBidi" w:cstheme="majorBidi"/>
          <w:sz w:val="24"/>
          <w:szCs w:val="24"/>
        </w:rPr>
      </w:pPr>
      <w:r w:rsidRPr="00FD00AC">
        <w:rPr>
          <w:rFonts w:asciiTheme="majorBidi" w:hAnsiTheme="majorBidi" w:cstheme="majorBidi"/>
          <w:sz w:val="24"/>
          <w:szCs w:val="24"/>
        </w:rPr>
        <w:t xml:space="preserve">Crystal </w:t>
      </w:r>
      <w:proofErr w:type="spellStart"/>
      <w:r w:rsidRPr="00FD00AC">
        <w:rPr>
          <w:rFonts w:asciiTheme="majorBidi" w:hAnsiTheme="majorBidi" w:cstheme="majorBidi"/>
          <w:sz w:val="24"/>
          <w:szCs w:val="24"/>
        </w:rPr>
        <w:t>clear</w:t>
      </w:r>
      <w:proofErr w:type="spellEnd"/>
    </w:p>
    <w:p w14:paraId="1CB05C6C" w14:textId="63D18C03" w:rsidR="00BE44DF" w:rsidRPr="00FD00AC" w:rsidRDefault="00B53FE1" w:rsidP="000B59EB">
      <w:pPr>
        <w:spacing w:line="360" w:lineRule="auto"/>
        <w:ind w:left="410"/>
        <w:jc w:val="both"/>
        <w:rPr>
          <w:rFonts w:asciiTheme="majorBidi" w:hAnsiTheme="majorBidi" w:cstheme="majorBidi"/>
          <w:sz w:val="24"/>
          <w:szCs w:val="24"/>
        </w:rPr>
      </w:pPr>
      <w:r w:rsidRPr="00FD00AC">
        <w:rPr>
          <w:rFonts w:asciiTheme="majorBidi" w:hAnsiTheme="majorBidi" w:cstheme="majorBidi"/>
          <w:sz w:val="24"/>
          <w:szCs w:val="24"/>
        </w:rPr>
        <w:t xml:space="preserve">       Si nous voulons définir l’agilité en quelques mots : c’est l’intelligence organisationnelle et </w:t>
      </w:r>
      <w:r w:rsidR="00D24777" w:rsidRPr="00FD00AC">
        <w:rPr>
          <w:rFonts w:asciiTheme="majorBidi" w:hAnsiTheme="majorBidi" w:cstheme="majorBidi"/>
          <w:sz w:val="24"/>
          <w:szCs w:val="24"/>
        </w:rPr>
        <w:t>technologique,</w:t>
      </w:r>
      <w:r w:rsidRPr="00FD00AC">
        <w:rPr>
          <w:rFonts w:asciiTheme="majorBidi" w:hAnsiTheme="majorBidi" w:cstheme="majorBidi"/>
          <w:sz w:val="24"/>
          <w:szCs w:val="24"/>
        </w:rPr>
        <w:t xml:space="preserve"> </w:t>
      </w:r>
      <w:r w:rsidR="004B4D35" w:rsidRPr="00FD00AC">
        <w:rPr>
          <w:rFonts w:asciiTheme="majorBidi" w:hAnsiTheme="majorBidi" w:cstheme="majorBidi"/>
          <w:sz w:val="24"/>
          <w:szCs w:val="24"/>
        </w:rPr>
        <w:t xml:space="preserve">liée au travail de groupe afin d’être immédiatement </w:t>
      </w:r>
      <w:r w:rsidR="00BE44DF" w:rsidRPr="00FD00AC">
        <w:rPr>
          <w:rFonts w:asciiTheme="majorBidi" w:hAnsiTheme="majorBidi" w:cstheme="majorBidi"/>
          <w:sz w:val="24"/>
          <w:szCs w:val="24"/>
        </w:rPr>
        <w:t>efficace. Après</w:t>
      </w:r>
      <w:r w:rsidR="004B4D35" w:rsidRPr="00FD00AC">
        <w:rPr>
          <w:rFonts w:asciiTheme="majorBidi" w:hAnsiTheme="majorBidi" w:cstheme="majorBidi"/>
          <w:sz w:val="24"/>
          <w:szCs w:val="24"/>
        </w:rPr>
        <w:t xml:space="preserve"> avoir étudié plusieurs méthodes et leur adéquation à notre </w:t>
      </w:r>
      <w:r w:rsidR="00BE44DF" w:rsidRPr="00FD00AC">
        <w:rPr>
          <w:rFonts w:asciiTheme="majorBidi" w:hAnsiTheme="majorBidi" w:cstheme="majorBidi"/>
          <w:sz w:val="24"/>
          <w:szCs w:val="24"/>
        </w:rPr>
        <w:t>projet, nous</w:t>
      </w:r>
      <w:r w:rsidRPr="00FD00AC">
        <w:rPr>
          <w:rFonts w:asciiTheme="majorBidi" w:hAnsiTheme="majorBidi" w:cstheme="majorBidi"/>
          <w:sz w:val="24"/>
          <w:szCs w:val="24"/>
        </w:rPr>
        <w:t xml:space="preserve"> avons opté pour l’utilisation de la méthode</w:t>
      </w:r>
      <w:r w:rsidRPr="00FD00AC">
        <w:rPr>
          <w:rFonts w:asciiTheme="majorBidi" w:hAnsiTheme="majorBidi" w:cstheme="majorBidi"/>
          <w:b/>
          <w:bCs/>
          <w:sz w:val="24"/>
          <w:szCs w:val="24"/>
        </w:rPr>
        <w:t xml:space="preserve"> </w:t>
      </w:r>
      <w:r w:rsidR="00BE44DF" w:rsidRPr="00FD00AC">
        <w:rPr>
          <w:rFonts w:asciiTheme="majorBidi" w:hAnsiTheme="majorBidi" w:cstheme="majorBidi"/>
          <w:b/>
          <w:bCs/>
          <w:sz w:val="24"/>
          <w:szCs w:val="24"/>
        </w:rPr>
        <w:t>SCRUM</w:t>
      </w:r>
      <w:r w:rsidR="00BE44DF" w:rsidRPr="00FD00AC">
        <w:rPr>
          <w:rFonts w:asciiTheme="majorBidi" w:hAnsiTheme="majorBidi" w:cstheme="majorBidi"/>
          <w:sz w:val="24"/>
          <w:szCs w:val="24"/>
        </w:rPr>
        <w:t>.</w:t>
      </w:r>
      <w:r w:rsidRPr="00FD00AC">
        <w:rPr>
          <w:rFonts w:asciiTheme="majorBidi" w:hAnsiTheme="majorBidi" w:cstheme="majorBidi"/>
          <w:sz w:val="24"/>
          <w:szCs w:val="24"/>
        </w:rPr>
        <w:t xml:space="preserve"> </w:t>
      </w:r>
    </w:p>
    <w:p w14:paraId="4479EE5D" w14:textId="77777777" w:rsidR="00FD00AC" w:rsidRPr="00BB6FA3" w:rsidRDefault="00FD00AC" w:rsidP="000B4C97">
      <w:pPr>
        <w:spacing w:line="360" w:lineRule="auto"/>
        <w:jc w:val="both"/>
        <w:rPr>
          <w:rFonts w:asciiTheme="majorBidi" w:hAnsiTheme="majorBidi" w:cstheme="majorBidi"/>
        </w:rPr>
      </w:pPr>
    </w:p>
    <w:p w14:paraId="0E8EA48B" w14:textId="4BD4328B" w:rsidR="00216353" w:rsidRPr="000B4C97" w:rsidRDefault="004B4D35" w:rsidP="000B4C97">
      <w:pPr>
        <w:pStyle w:val="Titre2"/>
        <w:numPr>
          <w:ilvl w:val="1"/>
          <w:numId w:val="13"/>
        </w:numPr>
        <w:rPr>
          <w:rFonts w:cs="Times New Roman"/>
          <w:color w:val="000000" w:themeColor="text1"/>
          <w:szCs w:val="28"/>
        </w:rPr>
      </w:pPr>
      <w:bookmarkStart w:id="407" w:name="_Toc104390674"/>
      <w:r w:rsidRPr="000B4C97">
        <w:rPr>
          <w:rFonts w:cs="Times New Roman"/>
          <w:color w:val="000000" w:themeColor="text1"/>
          <w:szCs w:val="28"/>
        </w:rPr>
        <w:t>Scrum :</w:t>
      </w:r>
      <w:bookmarkEnd w:id="407"/>
    </w:p>
    <w:p w14:paraId="6F4865E6" w14:textId="62A6F7CA" w:rsidR="00FD00AC" w:rsidRPr="00BB6FA3" w:rsidRDefault="00D24777" w:rsidP="000B59EB">
      <w:pPr>
        <w:spacing w:line="360" w:lineRule="auto"/>
        <w:jc w:val="both"/>
        <w:rPr>
          <w:rFonts w:asciiTheme="majorBidi" w:hAnsiTheme="majorBidi" w:cstheme="majorBidi"/>
        </w:rPr>
      </w:pPr>
      <w:r w:rsidRPr="00FD00AC">
        <w:rPr>
          <w:rFonts w:asciiTheme="majorBidi" w:hAnsiTheme="majorBidi" w:cstheme="majorBidi"/>
          <w:sz w:val="24"/>
          <w:szCs w:val="24"/>
        </w:rPr>
        <w:t xml:space="preserve">   </w:t>
      </w:r>
      <w:r w:rsidR="00F131CE">
        <w:rPr>
          <w:rFonts w:asciiTheme="majorBidi" w:hAnsiTheme="majorBidi" w:cstheme="majorBidi"/>
          <w:sz w:val="24"/>
          <w:szCs w:val="24"/>
        </w:rPr>
        <w:tab/>
      </w:r>
      <w:r w:rsidRPr="00FD00AC">
        <w:rPr>
          <w:rFonts w:asciiTheme="majorBidi" w:hAnsiTheme="majorBidi" w:cstheme="majorBidi"/>
          <w:sz w:val="24"/>
          <w:szCs w:val="24"/>
        </w:rPr>
        <w:t xml:space="preserve"> </w:t>
      </w:r>
      <w:r w:rsidR="00D12092" w:rsidRPr="00FD00AC">
        <w:rPr>
          <w:rFonts w:asciiTheme="majorBidi" w:hAnsiTheme="majorBidi" w:cstheme="majorBidi"/>
          <w:sz w:val="24"/>
          <w:szCs w:val="24"/>
        </w:rPr>
        <w:t>Scrum</w:t>
      </w:r>
      <w:r w:rsidRPr="00FD00AC">
        <w:rPr>
          <w:rFonts w:asciiTheme="majorBidi" w:hAnsiTheme="majorBidi" w:cstheme="majorBidi"/>
          <w:sz w:val="24"/>
          <w:szCs w:val="24"/>
        </w:rPr>
        <w:t xml:space="preserve"> </w:t>
      </w:r>
      <w:r w:rsidR="00830BD6" w:rsidRPr="00FD00AC">
        <w:rPr>
          <w:rFonts w:asciiTheme="majorBidi" w:hAnsiTheme="majorBidi" w:cstheme="majorBidi"/>
          <w:sz w:val="24"/>
          <w:szCs w:val="24"/>
        </w:rPr>
        <w:t xml:space="preserve">s’appuie sur le découpage en itérations encore nommés </w:t>
      </w:r>
      <w:r w:rsidR="00BF0E4C" w:rsidRPr="00FD00AC">
        <w:rPr>
          <w:rFonts w:asciiTheme="majorBidi" w:hAnsiTheme="majorBidi" w:cstheme="majorBidi"/>
          <w:sz w:val="24"/>
          <w:szCs w:val="24"/>
        </w:rPr>
        <w:t>&lt;&lt;Sprint&gt;&gt;.</w:t>
      </w:r>
      <w:r w:rsidR="00D12092" w:rsidRPr="00FD00AC">
        <w:rPr>
          <w:rFonts w:asciiTheme="majorBidi" w:hAnsiTheme="majorBidi" w:cstheme="majorBidi"/>
          <w:sz w:val="24"/>
          <w:szCs w:val="24"/>
        </w:rPr>
        <w:t xml:space="preserve"> Dans chaque Sprint, il y a un ou plusieurs artéfacts et cérémonies</w:t>
      </w:r>
      <w:r w:rsidR="00830BD6" w:rsidRPr="00FD00AC">
        <w:rPr>
          <w:rFonts w:asciiTheme="majorBidi" w:hAnsiTheme="majorBidi" w:cstheme="majorBidi"/>
          <w:sz w:val="24"/>
          <w:szCs w:val="24"/>
        </w:rPr>
        <w:t xml:space="preserve"> </w:t>
      </w:r>
      <w:r w:rsidR="00D12092" w:rsidRPr="00FD00AC">
        <w:rPr>
          <w:rFonts w:asciiTheme="majorBidi" w:hAnsiTheme="majorBidi" w:cstheme="majorBidi"/>
          <w:sz w:val="24"/>
          <w:szCs w:val="24"/>
        </w:rPr>
        <w:t xml:space="preserve">qui dure d’une à trois semaines, un livrable est produit. L’équipe s’organise de telle sorte à trouver la façon la plus adaptée à la production selon les exigences </w:t>
      </w:r>
      <w:r w:rsidR="00D12092" w:rsidRPr="00BB6FA3">
        <w:rPr>
          <w:rFonts w:asciiTheme="majorBidi" w:hAnsiTheme="majorBidi" w:cstheme="majorBidi"/>
        </w:rPr>
        <w:t>prioritaires. Un produit livrable est testé après chaque Sprint et ceci afin de choisir soit de livrer soit de l’améliorer durant un Sprint supplémentaire.</w:t>
      </w:r>
    </w:p>
    <w:p w14:paraId="58B82F9C" w14:textId="4E529A84" w:rsidR="00A66B41" w:rsidRPr="00546C96" w:rsidRDefault="00BF0E4C" w:rsidP="000B4C97">
      <w:pPr>
        <w:pStyle w:val="Titre3"/>
        <w:numPr>
          <w:ilvl w:val="2"/>
          <w:numId w:val="13"/>
        </w:numPr>
        <w:rPr>
          <w:b/>
          <w:szCs w:val="24"/>
        </w:rPr>
      </w:pPr>
      <w:bookmarkStart w:id="408" w:name="_Toc104390675"/>
      <w:r w:rsidRPr="00546C96">
        <w:rPr>
          <w:b/>
          <w:szCs w:val="24"/>
        </w:rPr>
        <w:t>P</w:t>
      </w:r>
      <w:r w:rsidR="00A66B41" w:rsidRPr="00546C96">
        <w:rPr>
          <w:b/>
          <w:szCs w:val="24"/>
        </w:rPr>
        <w:t>ourquoi Scrum ?</w:t>
      </w:r>
      <w:bookmarkEnd w:id="408"/>
    </w:p>
    <w:p w14:paraId="59A1E348" w14:textId="2CD26526" w:rsidR="00A66B41" w:rsidRPr="00BB6FA3" w:rsidRDefault="00A66B41" w:rsidP="000B59EB">
      <w:pPr>
        <w:spacing w:line="360" w:lineRule="auto"/>
        <w:jc w:val="both"/>
        <w:rPr>
          <w:rFonts w:asciiTheme="majorBidi" w:hAnsiTheme="majorBidi" w:cstheme="majorBidi"/>
          <w:sz w:val="23"/>
          <w:szCs w:val="23"/>
        </w:rPr>
      </w:pPr>
      <w:r w:rsidRPr="00BB6FA3">
        <w:rPr>
          <w:rFonts w:asciiTheme="majorBidi" w:hAnsiTheme="majorBidi" w:cstheme="majorBidi"/>
        </w:rPr>
        <w:t xml:space="preserve"> </w:t>
      </w:r>
      <w:r w:rsidRPr="00BB6FA3">
        <w:rPr>
          <w:rFonts w:asciiTheme="majorBidi" w:hAnsiTheme="majorBidi" w:cstheme="majorBidi"/>
          <w:sz w:val="23"/>
          <w:szCs w:val="23"/>
        </w:rPr>
        <w:t xml:space="preserve"> </w:t>
      </w:r>
      <w:r w:rsidR="00BF0E4C" w:rsidRPr="00BB6FA3">
        <w:rPr>
          <w:rFonts w:asciiTheme="majorBidi" w:hAnsiTheme="majorBidi" w:cstheme="majorBidi"/>
          <w:sz w:val="23"/>
          <w:szCs w:val="23"/>
        </w:rPr>
        <w:t>N</w:t>
      </w:r>
      <w:r w:rsidRPr="00BB6FA3">
        <w:rPr>
          <w:rFonts w:asciiTheme="majorBidi" w:hAnsiTheme="majorBidi" w:cstheme="majorBidi"/>
          <w:sz w:val="23"/>
          <w:szCs w:val="23"/>
        </w:rPr>
        <w:t>otre choix est essentiellement basé sur ces différentes raisons :</w:t>
      </w:r>
    </w:p>
    <w:p w14:paraId="5B48C4E4" w14:textId="448D1B1E" w:rsidR="00A66B41" w:rsidRPr="00BB6FA3" w:rsidRDefault="00BF0E4C" w:rsidP="000B59EB">
      <w:pPr>
        <w:pStyle w:val="Paragraphedeliste"/>
        <w:numPr>
          <w:ilvl w:val="0"/>
          <w:numId w:val="5"/>
        </w:numPr>
        <w:spacing w:line="360" w:lineRule="auto"/>
        <w:jc w:val="both"/>
        <w:rPr>
          <w:rFonts w:asciiTheme="majorBidi" w:hAnsiTheme="majorBidi" w:cstheme="majorBidi"/>
          <w:sz w:val="23"/>
          <w:szCs w:val="23"/>
        </w:rPr>
      </w:pPr>
      <w:r w:rsidRPr="00BB6FA3">
        <w:rPr>
          <w:rFonts w:asciiTheme="majorBidi" w:hAnsiTheme="majorBidi" w:cstheme="majorBidi"/>
          <w:sz w:val="23"/>
          <w:szCs w:val="23"/>
        </w:rPr>
        <w:t>T</w:t>
      </w:r>
      <w:r w:rsidR="00A66B41" w:rsidRPr="00BB6FA3">
        <w:rPr>
          <w:rFonts w:asciiTheme="majorBidi" w:hAnsiTheme="majorBidi" w:cstheme="majorBidi"/>
          <w:sz w:val="23"/>
          <w:szCs w:val="23"/>
        </w:rPr>
        <w:t xml:space="preserve">out l’équipe doit avoir une visibilité sur l’avancement du développement en </w:t>
      </w:r>
      <w:r w:rsidRPr="00BB6FA3">
        <w:rPr>
          <w:rFonts w:asciiTheme="majorBidi" w:hAnsiTheme="majorBidi" w:cstheme="majorBidi"/>
          <w:sz w:val="23"/>
          <w:szCs w:val="23"/>
        </w:rPr>
        <w:t>cours.</w:t>
      </w:r>
    </w:p>
    <w:p w14:paraId="428CFC2C" w14:textId="4E727961" w:rsidR="007E76E2" w:rsidRPr="00BB6FA3" w:rsidRDefault="007E76E2" w:rsidP="000B59EB">
      <w:pPr>
        <w:pStyle w:val="Paragraphedeliste"/>
        <w:numPr>
          <w:ilvl w:val="0"/>
          <w:numId w:val="5"/>
        </w:numPr>
        <w:spacing w:line="360" w:lineRule="auto"/>
        <w:jc w:val="both"/>
        <w:rPr>
          <w:rFonts w:asciiTheme="majorBidi" w:hAnsiTheme="majorBidi" w:cstheme="majorBidi"/>
          <w:sz w:val="23"/>
          <w:szCs w:val="23"/>
        </w:rPr>
      </w:pPr>
      <w:r w:rsidRPr="00BB6FA3">
        <w:rPr>
          <w:rFonts w:asciiTheme="majorBidi" w:hAnsiTheme="majorBidi" w:cstheme="majorBidi"/>
          <w:sz w:val="23"/>
          <w:szCs w:val="23"/>
        </w:rPr>
        <w:lastRenderedPageBreak/>
        <w:t xml:space="preserve">Scrum offre la </w:t>
      </w:r>
      <w:r w:rsidR="003E5E65" w:rsidRPr="00BB6FA3">
        <w:rPr>
          <w:rFonts w:asciiTheme="majorBidi" w:hAnsiTheme="majorBidi" w:cstheme="majorBidi"/>
          <w:sz w:val="23"/>
          <w:szCs w:val="23"/>
        </w:rPr>
        <w:t>possibilité</w:t>
      </w:r>
      <w:r w:rsidRPr="00BB6FA3">
        <w:rPr>
          <w:rFonts w:asciiTheme="majorBidi" w:hAnsiTheme="majorBidi" w:cstheme="majorBidi"/>
          <w:sz w:val="23"/>
          <w:szCs w:val="23"/>
        </w:rPr>
        <w:t xml:space="preserve"> d’organiser le cycle de vie des taches ou on peut distinguer les taches </w:t>
      </w:r>
      <w:r w:rsidR="00BF0E4C" w:rsidRPr="00BB6FA3">
        <w:rPr>
          <w:rFonts w:asciiTheme="majorBidi" w:hAnsiTheme="majorBidi" w:cstheme="majorBidi"/>
          <w:sz w:val="23"/>
          <w:szCs w:val="23"/>
        </w:rPr>
        <w:t>réalisées,</w:t>
      </w:r>
      <w:r w:rsidRPr="00BB6FA3">
        <w:rPr>
          <w:rFonts w:asciiTheme="majorBidi" w:hAnsiTheme="majorBidi" w:cstheme="majorBidi"/>
          <w:sz w:val="23"/>
          <w:szCs w:val="23"/>
        </w:rPr>
        <w:t xml:space="preserve"> en cours et en </w:t>
      </w:r>
      <w:r w:rsidR="00BF0E4C" w:rsidRPr="00BB6FA3">
        <w:rPr>
          <w:rFonts w:asciiTheme="majorBidi" w:hAnsiTheme="majorBidi" w:cstheme="majorBidi"/>
          <w:sz w:val="23"/>
          <w:szCs w:val="23"/>
        </w:rPr>
        <w:t>attente.</w:t>
      </w:r>
    </w:p>
    <w:p w14:paraId="5B26DF8A" w14:textId="48364708" w:rsidR="007E76E2" w:rsidRPr="00BB6FA3" w:rsidRDefault="007E76E2" w:rsidP="000B59EB">
      <w:pPr>
        <w:pStyle w:val="Paragraphedeliste"/>
        <w:numPr>
          <w:ilvl w:val="0"/>
          <w:numId w:val="5"/>
        </w:numPr>
        <w:spacing w:line="360" w:lineRule="auto"/>
        <w:jc w:val="both"/>
        <w:rPr>
          <w:rFonts w:asciiTheme="majorBidi" w:hAnsiTheme="majorBidi" w:cstheme="majorBidi"/>
          <w:sz w:val="23"/>
          <w:szCs w:val="23"/>
        </w:rPr>
      </w:pPr>
      <w:r w:rsidRPr="00BB6FA3">
        <w:rPr>
          <w:rFonts w:asciiTheme="majorBidi" w:hAnsiTheme="majorBidi" w:cstheme="majorBidi"/>
          <w:sz w:val="23"/>
          <w:szCs w:val="23"/>
        </w:rPr>
        <w:t xml:space="preserve">Le projet est réalisé en </w:t>
      </w:r>
      <w:r w:rsidR="00BF0E4C" w:rsidRPr="00BB6FA3">
        <w:rPr>
          <w:rFonts w:asciiTheme="majorBidi" w:hAnsiTheme="majorBidi" w:cstheme="majorBidi"/>
          <w:sz w:val="23"/>
          <w:szCs w:val="23"/>
        </w:rPr>
        <w:t>interne,</w:t>
      </w:r>
      <w:r w:rsidRPr="00BB6FA3">
        <w:rPr>
          <w:rFonts w:asciiTheme="majorBidi" w:hAnsiTheme="majorBidi" w:cstheme="majorBidi"/>
          <w:sz w:val="23"/>
          <w:szCs w:val="23"/>
        </w:rPr>
        <w:t xml:space="preserve"> qui offre ses services aux besoins de la société d’où la présence du client est fréquemment qui est dans ce cas le responsable </w:t>
      </w:r>
      <w:r w:rsidR="00BF0E4C" w:rsidRPr="00BB6FA3">
        <w:rPr>
          <w:rFonts w:asciiTheme="majorBidi" w:hAnsiTheme="majorBidi" w:cstheme="majorBidi"/>
          <w:sz w:val="23"/>
          <w:szCs w:val="23"/>
        </w:rPr>
        <w:t>logistique.</w:t>
      </w:r>
    </w:p>
    <w:p w14:paraId="384D3547" w14:textId="6715E6FF" w:rsidR="007E76E2" w:rsidRPr="00BB6FA3" w:rsidRDefault="007E76E2" w:rsidP="000B59EB">
      <w:pPr>
        <w:pStyle w:val="Paragraphedeliste"/>
        <w:numPr>
          <w:ilvl w:val="0"/>
          <w:numId w:val="5"/>
        </w:numPr>
        <w:spacing w:line="360" w:lineRule="auto"/>
        <w:jc w:val="both"/>
        <w:rPr>
          <w:rFonts w:asciiTheme="majorBidi" w:hAnsiTheme="majorBidi" w:cstheme="majorBidi"/>
          <w:sz w:val="23"/>
          <w:szCs w:val="23"/>
        </w:rPr>
      </w:pPr>
      <w:r w:rsidRPr="00BB6FA3">
        <w:rPr>
          <w:rFonts w:asciiTheme="majorBidi" w:hAnsiTheme="majorBidi" w:cstheme="majorBidi"/>
          <w:sz w:val="23"/>
          <w:szCs w:val="23"/>
        </w:rPr>
        <w:t xml:space="preserve">La présence des acteurs précédemment décrits exige l’importance d’une réunion quotidienne avec d’une part le client et d’autre part les </w:t>
      </w:r>
      <w:r w:rsidR="00BF0E4C" w:rsidRPr="00BB6FA3">
        <w:rPr>
          <w:rFonts w:asciiTheme="majorBidi" w:hAnsiTheme="majorBidi" w:cstheme="majorBidi"/>
          <w:sz w:val="23"/>
          <w:szCs w:val="23"/>
        </w:rPr>
        <w:t>développeurs.</w:t>
      </w:r>
    </w:p>
    <w:p w14:paraId="7675420D" w14:textId="0CAAA42A" w:rsidR="00DB59D3" w:rsidRPr="00BB6FA3" w:rsidRDefault="00DB59D3" w:rsidP="000B59EB">
      <w:pPr>
        <w:pStyle w:val="Paragraphedeliste"/>
        <w:spacing w:line="360" w:lineRule="auto"/>
        <w:jc w:val="both"/>
        <w:rPr>
          <w:rFonts w:asciiTheme="majorBidi" w:hAnsiTheme="majorBidi" w:cstheme="majorBidi"/>
          <w:color w:val="FF0000"/>
          <w:sz w:val="23"/>
          <w:szCs w:val="23"/>
        </w:rPr>
      </w:pPr>
    </w:p>
    <w:p w14:paraId="4B810C22" w14:textId="2D404E1E" w:rsidR="00CC4FC2" w:rsidRPr="00BB6FA3" w:rsidRDefault="00CC4FC2" w:rsidP="000B59EB">
      <w:pPr>
        <w:pStyle w:val="Paragraphedeliste"/>
        <w:spacing w:line="360" w:lineRule="auto"/>
        <w:jc w:val="both"/>
        <w:rPr>
          <w:rFonts w:asciiTheme="majorBidi" w:hAnsiTheme="majorBidi" w:cstheme="majorBidi"/>
          <w:color w:val="FF0000"/>
          <w:sz w:val="23"/>
          <w:szCs w:val="23"/>
        </w:rPr>
      </w:pPr>
    </w:p>
    <w:p w14:paraId="6DF8D449" w14:textId="3D402A6B" w:rsidR="00493B8B" w:rsidRPr="00546C96" w:rsidRDefault="00813401" w:rsidP="00546C96">
      <w:pPr>
        <w:pStyle w:val="Paragraphedeliste"/>
        <w:spacing w:line="360" w:lineRule="auto"/>
        <w:jc w:val="both"/>
        <w:rPr>
          <w:rFonts w:asciiTheme="majorBidi" w:hAnsiTheme="majorBidi" w:cstheme="majorBidi"/>
          <w:sz w:val="23"/>
          <w:szCs w:val="23"/>
        </w:rPr>
      </w:pPr>
      <w:r w:rsidRPr="00BB6FA3">
        <w:rPr>
          <w:rFonts w:asciiTheme="majorBidi" w:hAnsiTheme="majorBidi" w:cstheme="majorBidi"/>
          <w:noProof/>
          <w:color w:val="FF0000"/>
          <w:sz w:val="23"/>
          <w:szCs w:val="23"/>
          <w:lang w:eastAsia="fr-FR"/>
        </w:rPr>
        <w:drawing>
          <wp:anchor distT="0" distB="0" distL="114300" distR="114300" simplePos="0" relativeHeight="251686912" behindDoc="0" locked="0" layoutInCell="1" allowOverlap="1" wp14:anchorId="3D59CCAE" wp14:editId="44A44335">
            <wp:simplePos x="0" y="0"/>
            <wp:positionH relativeFrom="margin">
              <wp:posOffset>223308</wp:posOffset>
            </wp:positionH>
            <wp:positionV relativeFrom="paragraph">
              <wp:posOffset>3598</wp:posOffset>
            </wp:positionV>
            <wp:extent cx="5895975" cy="3902075"/>
            <wp:effectExtent l="0" t="0" r="9525" b="317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5975" cy="3902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6C96">
        <w:rPr>
          <w:noProof/>
          <w:lang w:eastAsia="fr-FR"/>
        </w:rPr>
        <mc:AlternateContent>
          <mc:Choice Requires="wps">
            <w:drawing>
              <wp:anchor distT="0" distB="0" distL="114300" distR="114300" simplePos="0" relativeHeight="251689984" behindDoc="0" locked="0" layoutInCell="1" allowOverlap="1" wp14:anchorId="2C827B8B" wp14:editId="61A83125">
                <wp:simplePos x="0" y="0"/>
                <wp:positionH relativeFrom="column">
                  <wp:posOffset>180975</wp:posOffset>
                </wp:positionH>
                <wp:positionV relativeFrom="paragraph">
                  <wp:posOffset>4189730</wp:posOffset>
                </wp:positionV>
                <wp:extent cx="5895975"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5895975" cy="635"/>
                        </a:xfrm>
                        <a:prstGeom prst="rect">
                          <a:avLst/>
                        </a:prstGeom>
                        <a:solidFill>
                          <a:prstClr val="white"/>
                        </a:solidFill>
                        <a:ln>
                          <a:noFill/>
                        </a:ln>
                        <a:effectLst/>
                      </wps:spPr>
                      <wps:txbx>
                        <w:txbxContent>
                          <w:p w14:paraId="5901E7D1" w14:textId="76EBC010" w:rsidR="00A40E68" w:rsidRPr="00546C96" w:rsidRDefault="00A40E68" w:rsidP="00546C96">
                            <w:pPr>
                              <w:pStyle w:val="Lgende"/>
                              <w:jc w:val="center"/>
                              <w:rPr>
                                <w:rFonts w:asciiTheme="majorBidi" w:hAnsiTheme="majorBidi" w:cstheme="majorBidi"/>
                                <w:noProof/>
                                <w:color w:val="FF0000"/>
                                <w:sz w:val="24"/>
                                <w:szCs w:val="24"/>
                              </w:rPr>
                            </w:pPr>
                            <w:bookmarkStart w:id="409" w:name="_Toc104390907"/>
                            <w:r w:rsidRPr="00546C96">
                              <w:rPr>
                                <w:sz w:val="24"/>
                                <w:szCs w:val="24"/>
                              </w:rPr>
                              <w:t xml:space="preserve">Figure </w:t>
                            </w:r>
                            <w:r w:rsidRPr="00546C96">
                              <w:rPr>
                                <w:sz w:val="24"/>
                                <w:szCs w:val="24"/>
                              </w:rPr>
                              <w:fldChar w:fldCharType="begin"/>
                            </w:r>
                            <w:r w:rsidRPr="00546C96">
                              <w:rPr>
                                <w:sz w:val="24"/>
                                <w:szCs w:val="24"/>
                              </w:rPr>
                              <w:instrText xml:space="preserve"> SEQ Figure \* ARABIC </w:instrText>
                            </w:r>
                            <w:r w:rsidRPr="00546C96">
                              <w:rPr>
                                <w:sz w:val="24"/>
                                <w:szCs w:val="24"/>
                              </w:rPr>
                              <w:fldChar w:fldCharType="separate"/>
                            </w:r>
                            <w:r>
                              <w:rPr>
                                <w:noProof/>
                                <w:sz w:val="24"/>
                                <w:szCs w:val="24"/>
                              </w:rPr>
                              <w:t>1</w:t>
                            </w:r>
                            <w:r w:rsidRPr="00546C96">
                              <w:rPr>
                                <w:sz w:val="24"/>
                                <w:szCs w:val="24"/>
                              </w:rPr>
                              <w:fldChar w:fldCharType="end"/>
                            </w:r>
                            <w:r w:rsidRPr="00546C96">
                              <w:rPr>
                                <w:sz w:val="24"/>
                                <w:szCs w:val="24"/>
                              </w:rPr>
                              <w:t xml:space="preserve"> : Scrum</w:t>
                            </w:r>
                            <w:bookmarkEnd w:id="4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27B8B" id="Zone de texte 18" o:spid="_x0000_s1032" type="#_x0000_t202" style="position:absolute;left:0;text-align:left;margin-left:14.25pt;margin-top:329.9pt;width:464.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" stroked="f">
                <v:textbox style="mso-fit-shape-to-text:t" inset="0,0,0,0">
                  <w:txbxContent>
                    <w:p w14:paraId="5901E7D1" w14:textId="76EBC010" w:rsidR="00A40E68" w:rsidRPr="00546C96" w:rsidRDefault="00A40E68" w:rsidP="00546C96">
                      <w:pPr>
                        <w:pStyle w:val="Lgende"/>
                        <w:jc w:val="center"/>
                        <w:rPr>
                          <w:rFonts w:asciiTheme="majorBidi" w:hAnsiTheme="majorBidi" w:cstheme="majorBidi"/>
                          <w:noProof/>
                          <w:color w:val="FF0000"/>
                          <w:sz w:val="24"/>
                          <w:szCs w:val="24"/>
                        </w:rPr>
                      </w:pPr>
                      <w:bookmarkStart w:id="410" w:name="_Toc104390907"/>
                      <w:r w:rsidRPr="00546C96">
                        <w:rPr>
                          <w:sz w:val="24"/>
                          <w:szCs w:val="24"/>
                        </w:rPr>
                        <w:t xml:space="preserve">Figure </w:t>
                      </w:r>
                      <w:r w:rsidRPr="00546C96">
                        <w:rPr>
                          <w:sz w:val="24"/>
                          <w:szCs w:val="24"/>
                        </w:rPr>
                        <w:fldChar w:fldCharType="begin"/>
                      </w:r>
                      <w:r w:rsidRPr="00546C96">
                        <w:rPr>
                          <w:sz w:val="24"/>
                          <w:szCs w:val="24"/>
                        </w:rPr>
                        <w:instrText xml:space="preserve"> SEQ Figure \* ARABIC </w:instrText>
                      </w:r>
                      <w:r w:rsidRPr="00546C96">
                        <w:rPr>
                          <w:sz w:val="24"/>
                          <w:szCs w:val="24"/>
                        </w:rPr>
                        <w:fldChar w:fldCharType="separate"/>
                      </w:r>
                      <w:r>
                        <w:rPr>
                          <w:noProof/>
                          <w:sz w:val="24"/>
                          <w:szCs w:val="24"/>
                        </w:rPr>
                        <w:t>1</w:t>
                      </w:r>
                      <w:r w:rsidRPr="00546C96">
                        <w:rPr>
                          <w:sz w:val="24"/>
                          <w:szCs w:val="24"/>
                        </w:rPr>
                        <w:fldChar w:fldCharType="end"/>
                      </w:r>
                      <w:r w:rsidRPr="00546C96">
                        <w:rPr>
                          <w:sz w:val="24"/>
                          <w:szCs w:val="24"/>
                        </w:rPr>
                        <w:t xml:space="preserve"> : Scrum</w:t>
                      </w:r>
                      <w:bookmarkEnd w:id="410"/>
                    </w:p>
                  </w:txbxContent>
                </v:textbox>
                <w10:wrap type="square"/>
              </v:shape>
            </w:pict>
          </mc:Fallback>
        </mc:AlternateContent>
      </w:r>
      <w:r w:rsidR="00BE44DF" w:rsidRPr="00BB6FA3">
        <w:rPr>
          <w:rFonts w:asciiTheme="majorBidi" w:hAnsiTheme="majorBidi" w:cstheme="majorBidi"/>
          <w:sz w:val="23"/>
          <w:szCs w:val="23"/>
        </w:rPr>
        <w:t xml:space="preserve">                    </w:t>
      </w:r>
    </w:p>
    <w:p w14:paraId="64A71386" w14:textId="46646C84" w:rsidR="00DB59D3" w:rsidRPr="00FD00AC" w:rsidRDefault="00DB59D3" w:rsidP="000B59EB">
      <w:pPr>
        <w:pStyle w:val="Paragraphedeliste"/>
        <w:numPr>
          <w:ilvl w:val="0"/>
          <w:numId w:val="5"/>
        </w:numPr>
        <w:spacing w:line="360" w:lineRule="auto"/>
        <w:jc w:val="both"/>
        <w:rPr>
          <w:rFonts w:asciiTheme="majorBidi" w:hAnsiTheme="majorBidi" w:cstheme="majorBidi"/>
          <w:sz w:val="24"/>
          <w:szCs w:val="24"/>
        </w:rPr>
      </w:pPr>
      <w:r w:rsidRPr="00FD00AC">
        <w:rPr>
          <w:rFonts w:asciiTheme="majorBidi" w:hAnsiTheme="majorBidi" w:cstheme="majorBidi"/>
          <w:sz w:val="24"/>
          <w:szCs w:val="24"/>
        </w:rPr>
        <w:t xml:space="preserve">Le backlog du produit : </w:t>
      </w:r>
      <w:r w:rsidR="00BE44DF" w:rsidRPr="00FD00AC">
        <w:rPr>
          <w:rFonts w:asciiTheme="majorBidi" w:hAnsiTheme="majorBidi" w:cstheme="majorBidi"/>
          <w:sz w:val="24"/>
          <w:szCs w:val="24"/>
        </w:rPr>
        <w:t>U</w:t>
      </w:r>
      <w:r w:rsidRPr="00FD00AC">
        <w:rPr>
          <w:rFonts w:asciiTheme="majorBidi" w:hAnsiTheme="majorBidi" w:cstheme="majorBidi"/>
          <w:sz w:val="24"/>
          <w:szCs w:val="24"/>
        </w:rPr>
        <w:t>ne liste de tout ce qui entrainer du travail pour l’équipe.</w:t>
      </w:r>
    </w:p>
    <w:p w14:paraId="5BC0DC74" w14:textId="15A3DC85" w:rsidR="00DB59D3" w:rsidRPr="00FD00AC" w:rsidRDefault="00DB59D3" w:rsidP="000B59EB">
      <w:pPr>
        <w:pStyle w:val="Paragraphedeliste"/>
        <w:spacing w:line="360" w:lineRule="auto"/>
        <w:jc w:val="both"/>
        <w:rPr>
          <w:rFonts w:asciiTheme="majorBidi" w:hAnsiTheme="majorBidi" w:cstheme="majorBidi"/>
          <w:sz w:val="24"/>
          <w:szCs w:val="24"/>
        </w:rPr>
      </w:pPr>
      <w:r w:rsidRPr="00FD00AC">
        <w:rPr>
          <w:rFonts w:asciiTheme="majorBidi" w:hAnsiTheme="majorBidi" w:cstheme="majorBidi"/>
          <w:sz w:val="24"/>
          <w:szCs w:val="24"/>
        </w:rPr>
        <w:t>Cette liste est triée selon les priorités des taches à faire.</w:t>
      </w:r>
    </w:p>
    <w:p w14:paraId="39264266" w14:textId="219A9850" w:rsidR="00DB59D3" w:rsidRPr="00FD00AC" w:rsidRDefault="00DB59D3" w:rsidP="000B59EB">
      <w:pPr>
        <w:pStyle w:val="Paragraphedeliste"/>
        <w:numPr>
          <w:ilvl w:val="0"/>
          <w:numId w:val="5"/>
        </w:numPr>
        <w:spacing w:line="360" w:lineRule="auto"/>
        <w:jc w:val="both"/>
        <w:rPr>
          <w:rFonts w:asciiTheme="majorBidi" w:hAnsiTheme="majorBidi" w:cstheme="majorBidi"/>
          <w:sz w:val="24"/>
          <w:szCs w:val="24"/>
        </w:rPr>
      </w:pPr>
      <w:r w:rsidRPr="00FD00AC">
        <w:rPr>
          <w:rFonts w:asciiTheme="majorBidi" w:hAnsiTheme="majorBidi" w:cstheme="majorBidi"/>
          <w:sz w:val="24"/>
          <w:szCs w:val="24"/>
        </w:rPr>
        <w:t>Backlog de sprint</w:t>
      </w:r>
      <w:r w:rsidR="008D3FCA" w:rsidRPr="00FD00AC">
        <w:rPr>
          <w:rFonts w:asciiTheme="majorBidi" w:hAnsiTheme="majorBidi" w:cstheme="majorBidi"/>
          <w:sz w:val="24"/>
          <w:szCs w:val="24"/>
        </w:rPr>
        <w:t xml:space="preserve"> : </w:t>
      </w:r>
      <w:r w:rsidR="00BE44DF" w:rsidRPr="00FD00AC">
        <w:rPr>
          <w:rFonts w:asciiTheme="majorBidi" w:hAnsiTheme="majorBidi" w:cstheme="majorBidi"/>
          <w:sz w:val="24"/>
          <w:szCs w:val="24"/>
        </w:rPr>
        <w:t xml:space="preserve"> Une </w:t>
      </w:r>
      <w:r w:rsidR="008D3FCA" w:rsidRPr="00FD00AC">
        <w:rPr>
          <w:rFonts w:asciiTheme="majorBidi" w:hAnsiTheme="majorBidi" w:cstheme="majorBidi"/>
          <w:sz w:val="24"/>
          <w:szCs w:val="24"/>
        </w:rPr>
        <w:t>liste</w:t>
      </w:r>
      <w:r w:rsidRPr="00FD00AC">
        <w:rPr>
          <w:rFonts w:asciiTheme="majorBidi" w:hAnsiTheme="majorBidi" w:cstheme="majorBidi"/>
          <w:sz w:val="24"/>
          <w:szCs w:val="24"/>
        </w:rPr>
        <w:t xml:space="preserve"> d’</w:t>
      </w:r>
      <w:r w:rsidR="008D3FCA" w:rsidRPr="00FD00AC">
        <w:rPr>
          <w:rFonts w:asciiTheme="majorBidi" w:hAnsiTheme="majorBidi" w:cstheme="majorBidi"/>
          <w:sz w:val="24"/>
          <w:szCs w:val="24"/>
        </w:rPr>
        <w:t>éléments</w:t>
      </w:r>
      <w:r w:rsidRPr="00FD00AC">
        <w:rPr>
          <w:rFonts w:asciiTheme="majorBidi" w:hAnsiTheme="majorBidi" w:cstheme="majorBidi"/>
          <w:sz w:val="24"/>
          <w:szCs w:val="24"/>
        </w:rPr>
        <w:t xml:space="preserve"> </w:t>
      </w:r>
      <w:r w:rsidR="008D3FCA" w:rsidRPr="00FD00AC">
        <w:rPr>
          <w:rFonts w:asciiTheme="majorBidi" w:hAnsiTheme="majorBidi" w:cstheme="majorBidi"/>
          <w:sz w:val="24"/>
          <w:szCs w:val="24"/>
        </w:rPr>
        <w:t>à faire au cours du sprint.</w:t>
      </w:r>
    </w:p>
    <w:p w14:paraId="39A214BF" w14:textId="120605E5" w:rsidR="00DB59D3" w:rsidRPr="00493B8B" w:rsidRDefault="008D3FCA" w:rsidP="000B59EB">
      <w:pPr>
        <w:pStyle w:val="Paragraphedeliste"/>
        <w:numPr>
          <w:ilvl w:val="0"/>
          <w:numId w:val="5"/>
        </w:numPr>
        <w:spacing w:line="360" w:lineRule="auto"/>
        <w:jc w:val="both"/>
        <w:rPr>
          <w:rFonts w:asciiTheme="majorBidi" w:hAnsiTheme="majorBidi" w:cstheme="majorBidi"/>
          <w:sz w:val="24"/>
          <w:szCs w:val="24"/>
        </w:rPr>
      </w:pPr>
      <w:r w:rsidRPr="00FD00AC">
        <w:rPr>
          <w:rFonts w:asciiTheme="majorBidi" w:hAnsiTheme="majorBidi" w:cstheme="majorBidi"/>
          <w:sz w:val="24"/>
          <w:szCs w:val="24"/>
        </w:rPr>
        <w:t>Mêlée quotidienne</w:t>
      </w:r>
      <w:r w:rsidR="003E5E65" w:rsidRPr="00FD00AC">
        <w:rPr>
          <w:rFonts w:asciiTheme="majorBidi" w:hAnsiTheme="majorBidi" w:cstheme="majorBidi"/>
          <w:sz w:val="24"/>
          <w:szCs w:val="24"/>
        </w:rPr>
        <w:t xml:space="preserve"> : </w:t>
      </w:r>
      <w:r w:rsidR="00BE44DF" w:rsidRPr="00FD00AC">
        <w:rPr>
          <w:rFonts w:asciiTheme="majorBidi" w:hAnsiTheme="majorBidi" w:cstheme="majorBidi"/>
          <w:sz w:val="24"/>
          <w:szCs w:val="24"/>
        </w:rPr>
        <w:t>R</w:t>
      </w:r>
      <w:r w:rsidR="003E5E65" w:rsidRPr="00FD00AC">
        <w:rPr>
          <w:rFonts w:asciiTheme="majorBidi" w:hAnsiTheme="majorBidi" w:cstheme="majorBidi"/>
          <w:sz w:val="24"/>
          <w:szCs w:val="24"/>
        </w:rPr>
        <w:t>éunion</w:t>
      </w:r>
      <w:r w:rsidRPr="00FD00AC">
        <w:rPr>
          <w:rFonts w:asciiTheme="majorBidi" w:hAnsiTheme="majorBidi" w:cstheme="majorBidi"/>
          <w:sz w:val="24"/>
          <w:szCs w:val="24"/>
        </w:rPr>
        <w:t xml:space="preserve"> quotidienne d’avancement qui dure 15 minutes avec les membres de </w:t>
      </w:r>
      <w:r w:rsidR="003E5E65" w:rsidRPr="00FD00AC">
        <w:rPr>
          <w:rFonts w:asciiTheme="majorBidi" w:hAnsiTheme="majorBidi" w:cstheme="majorBidi"/>
          <w:sz w:val="24"/>
          <w:szCs w:val="24"/>
        </w:rPr>
        <w:t>l’équipe.</w:t>
      </w:r>
    </w:p>
    <w:p w14:paraId="2DF59EDA" w14:textId="5A382AE8" w:rsidR="00A66B41" w:rsidRPr="00546C96" w:rsidRDefault="00422089" w:rsidP="00546C96">
      <w:pPr>
        <w:pStyle w:val="Titre3"/>
        <w:numPr>
          <w:ilvl w:val="2"/>
          <w:numId w:val="13"/>
        </w:numPr>
        <w:rPr>
          <w:b/>
          <w:szCs w:val="24"/>
        </w:rPr>
      </w:pPr>
      <w:bookmarkStart w:id="411" w:name="_Toc104390676"/>
      <w:r w:rsidRPr="00546C96">
        <w:rPr>
          <w:b/>
          <w:szCs w:val="24"/>
        </w:rPr>
        <w:t>Les intervenants de Scrum :</w:t>
      </w:r>
      <w:bookmarkEnd w:id="411"/>
    </w:p>
    <w:p w14:paraId="7DB3D3FF" w14:textId="45D61532" w:rsidR="00422089" w:rsidRPr="00FD00AC" w:rsidRDefault="00422089" w:rsidP="000B59EB">
      <w:pPr>
        <w:spacing w:line="360" w:lineRule="auto"/>
        <w:jc w:val="both"/>
        <w:rPr>
          <w:rFonts w:asciiTheme="majorBidi" w:hAnsiTheme="majorBidi" w:cstheme="majorBidi"/>
          <w:sz w:val="24"/>
          <w:szCs w:val="24"/>
        </w:rPr>
      </w:pPr>
      <w:r w:rsidRPr="00FD00AC">
        <w:rPr>
          <w:rFonts w:asciiTheme="majorBidi" w:hAnsiTheme="majorBidi" w:cstheme="majorBidi"/>
          <w:sz w:val="24"/>
          <w:szCs w:val="24"/>
        </w:rPr>
        <w:t xml:space="preserve">   Il existe 3 types d’intervenant Scrum :</w:t>
      </w:r>
    </w:p>
    <w:p w14:paraId="4F280346" w14:textId="3A7CEB28" w:rsidR="00422089" w:rsidRPr="00FD00AC" w:rsidRDefault="00810B92" w:rsidP="000B59EB">
      <w:pPr>
        <w:spacing w:line="360" w:lineRule="auto"/>
        <w:ind w:firstLine="708"/>
        <w:jc w:val="both"/>
        <w:rPr>
          <w:rFonts w:asciiTheme="majorBidi" w:hAnsiTheme="majorBidi" w:cstheme="majorBidi"/>
          <w:sz w:val="24"/>
          <w:szCs w:val="24"/>
        </w:rPr>
      </w:pPr>
      <w:r w:rsidRPr="00FD00AC">
        <w:rPr>
          <w:rFonts w:asciiTheme="majorBidi" w:hAnsiTheme="majorBidi" w:cstheme="majorBidi"/>
          <w:sz w:val="24"/>
          <w:szCs w:val="24"/>
        </w:rPr>
        <w:lastRenderedPageBreak/>
        <w:t xml:space="preserve"> </w:t>
      </w:r>
      <w:r w:rsidR="00422089" w:rsidRPr="00FD00AC">
        <w:rPr>
          <w:rFonts w:asciiTheme="majorBidi" w:hAnsiTheme="majorBidi" w:cstheme="majorBidi"/>
          <w:b/>
          <w:bCs/>
          <w:sz w:val="24"/>
          <w:szCs w:val="24"/>
        </w:rPr>
        <w:t>Le Scrum master</w:t>
      </w:r>
      <w:r w:rsidR="00422089" w:rsidRPr="00FD00AC">
        <w:rPr>
          <w:rFonts w:asciiTheme="majorBidi" w:hAnsiTheme="majorBidi" w:cstheme="majorBidi"/>
          <w:sz w:val="24"/>
          <w:szCs w:val="24"/>
        </w:rPr>
        <w:t xml:space="preserve"> : il est responsable de faire appliquer par l’équipe les valeurs et les pratiques de </w:t>
      </w:r>
      <w:r w:rsidR="004965AF" w:rsidRPr="00FD00AC">
        <w:rPr>
          <w:rFonts w:asciiTheme="majorBidi" w:hAnsiTheme="majorBidi" w:cstheme="majorBidi"/>
          <w:sz w:val="24"/>
          <w:szCs w:val="24"/>
        </w:rPr>
        <w:t>Scrum,</w:t>
      </w:r>
      <w:r w:rsidRPr="00FD00AC">
        <w:rPr>
          <w:rFonts w:asciiTheme="majorBidi" w:hAnsiTheme="majorBidi" w:cstheme="majorBidi"/>
          <w:sz w:val="24"/>
          <w:szCs w:val="24"/>
        </w:rPr>
        <w:t xml:space="preserve"> élimine les obstacles qui pourraient fermer </w:t>
      </w:r>
      <w:r w:rsidR="00BE44DF" w:rsidRPr="00FD00AC">
        <w:rPr>
          <w:rFonts w:asciiTheme="majorBidi" w:hAnsiTheme="majorBidi" w:cstheme="majorBidi"/>
          <w:sz w:val="24"/>
          <w:szCs w:val="24"/>
        </w:rPr>
        <w:t>l’avancement,</w:t>
      </w:r>
      <w:r w:rsidRPr="00FD00AC">
        <w:rPr>
          <w:rFonts w:asciiTheme="majorBidi" w:hAnsiTheme="majorBidi" w:cstheme="majorBidi"/>
          <w:sz w:val="24"/>
          <w:szCs w:val="24"/>
        </w:rPr>
        <w:t xml:space="preserve"> s’assure que les objectifs sont compris par tous les membres de l’équipe et facilite une coopération poussée entre les rôles et </w:t>
      </w:r>
      <w:r w:rsidR="00BE44DF" w:rsidRPr="00FD00AC">
        <w:rPr>
          <w:rFonts w:asciiTheme="majorBidi" w:hAnsiTheme="majorBidi" w:cstheme="majorBidi"/>
          <w:sz w:val="24"/>
          <w:szCs w:val="24"/>
        </w:rPr>
        <w:t>fonctions.</w:t>
      </w:r>
    </w:p>
    <w:p w14:paraId="6C46B221" w14:textId="65563126" w:rsidR="00810B92" w:rsidRPr="00FD00AC" w:rsidRDefault="004965AF" w:rsidP="000B59EB">
      <w:pPr>
        <w:spacing w:line="360" w:lineRule="auto"/>
        <w:jc w:val="both"/>
        <w:rPr>
          <w:rFonts w:asciiTheme="majorBidi" w:hAnsiTheme="majorBidi" w:cstheme="majorBidi"/>
          <w:sz w:val="24"/>
          <w:szCs w:val="24"/>
        </w:rPr>
      </w:pPr>
      <w:r w:rsidRPr="00FD00AC">
        <w:rPr>
          <w:rFonts w:asciiTheme="majorBidi" w:hAnsiTheme="majorBidi" w:cstheme="majorBidi"/>
          <w:b/>
          <w:bCs/>
          <w:sz w:val="24"/>
          <w:szCs w:val="24"/>
        </w:rPr>
        <w:t xml:space="preserve"> </w:t>
      </w:r>
      <w:r w:rsidR="00F131CE">
        <w:rPr>
          <w:rFonts w:asciiTheme="majorBidi" w:hAnsiTheme="majorBidi" w:cstheme="majorBidi"/>
          <w:b/>
          <w:bCs/>
          <w:sz w:val="24"/>
          <w:szCs w:val="24"/>
        </w:rPr>
        <w:tab/>
      </w:r>
      <w:r w:rsidRPr="00FD00AC">
        <w:rPr>
          <w:rFonts w:asciiTheme="majorBidi" w:hAnsiTheme="majorBidi" w:cstheme="majorBidi"/>
          <w:b/>
          <w:bCs/>
          <w:sz w:val="24"/>
          <w:szCs w:val="24"/>
        </w:rPr>
        <w:t xml:space="preserve">Le </w:t>
      </w:r>
      <w:r w:rsidR="00810B92" w:rsidRPr="00FD00AC">
        <w:rPr>
          <w:rFonts w:asciiTheme="majorBidi" w:hAnsiTheme="majorBidi" w:cstheme="majorBidi"/>
          <w:b/>
          <w:bCs/>
          <w:sz w:val="24"/>
          <w:szCs w:val="24"/>
        </w:rPr>
        <w:t>Scrum Team</w:t>
      </w:r>
      <w:r w:rsidR="00810B92" w:rsidRPr="00FD00AC">
        <w:rPr>
          <w:rFonts w:asciiTheme="majorBidi" w:hAnsiTheme="majorBidi" w:cstheme="majorBidi"/>
          <w:sz w:val="24"/>
          <w:szCs w:val="24"/>
        </w:rPr>
        <w:t xml:space="preserve"> : constitué par 3 à 10 </w:t>
      </w:r>
      <w:r w:rsidR="00BE44DF" w:rsidRPr="00FD00AC">
        <w:rPr>
          <w:rFonts w:asciiTheme="majorBidi" w:hAnsiTheme="majorBidi" w:cstheme="majorBidi"/>
          <w:sz w:val="24"/>
          <w:szCs w:val="24"/>
        </w:rPr>
        <w:t>personnes, l’équipe</w:t>
      </w:r>
      <w:r w:rsidR="0035364B" w:rsidRPr="00FD00AC">
        <w:rPr>
          <w:rFonts w:asciiTheme="majorBidi" w:hAnsiTheme="majorBidi" w:cstheme="majorBidi"/>
          <w:sz w:val="24"/>
          <w:szCs w:val="24"/>
        </w:rPr>
        <w:t xml:space="preserve"> </w:t>
      </w:r>
      <w:r w:rsidRPr="00FD00AC">
        <w:rPr>
          <w:rFonts w:asciiTheme="majorBidi" w:hAnsiTheme="majorBidi" w:cstheme="majorBidi"/>
          <w:sz w:val="24"/>
          <w:szCs w:val="24"/>
        </w:rPr>
        <w:t>s’organise par elle-</w:t>
      </w:r>
      <w:r w:rsidR="00BE44DF" w:rsidRPr="00FD00AC">
        <w:rPr>
          <w:rFonts w:asciiTheme="majorBidi" w:hAnsiTheme="majorBidi" w:cstheme="majorBidi"/>
          <w:sz w:val="24"/>
          <w:szCs w:val="24"/>
        </w:rPr>
        <w:t>même,</w:t>
      </w:r>
      <w:r w:rsidR="00810B92" w:rsidRPr="00FD00AC">
        <w:rPr>
          <w:rFonts w:asciiTheme="majorBidi" w:hAnsiTheme="majorBidi" w:cstheme="majorBidi"/>
          <w:sz w:val="24"/>
          <w:szCs w:val="24"/>
        </w:rPr>
        <w:t xml:space="preserve"> regroupant tous les rôles (</w:t>
      </w:r>
      <w:r w:rsidRPr="00FD00AC">
        <w:rPr>
          <w:rFonts w:asciiTheme="majorBidi" w:hAnsiTheme="majorBidi" w:cstheme="majorBidi"/>
          <w:sz w:val="24"/>
          <w:szCs w:val="24"/>
        </w:rPr>
        <w:t>multi compétences</w:t>
      </w:r>
      <w:r w:rsidR="00BE44DF" w:rsidRPr="00FD00AC">
        <w:rPr>
          <w:rFonts w:asciiTheme="majorBidi" w:hAnsiTheme="majorBidi" w:cstheme="majorBidi"/>
          <w:sz w:val="24"/>
          <w:szCs w:val="24"/>
        </w:rPr>
        <w:t xml:space="preserve"> : architecte,</w:t>
      </w:r>
      <w:r w:rsidR="00810B92" w:rsidRPr="00FD00AC">
        <w:rPr>
          <w:rFonts w:asciiTheme="majorBidi" w:hAnsiTheme="majorBidi" w:cstheme="majorBidi"/>
          <w:sz w:val="24"/>
          <w:szCs w:val="24"/>
        </w:rPr>
        <w:t xml:space="preserve"> </w:t>
      </w:r>
      <w:r w:rsidR="00BE44DF" w:rsidRPr="00FD00AC">
        <w:rPr>
          <w:rFonts w:asciiTheme="majorBidi" w:hAnsiTheme="majorBidi" w:cstheme="majorBidi"/>
          <w:sz w:val="24"/>
          <w:szCs w:val="24"/>
        </w:rPr>
        <w:t>concepteur,</w:t>
      </w:r>
      <w:r w:rsidR="00810B92" w:rsidRPr="00FD00AC">
        <w:rPr>
          <w:rFonts w:asciiTheme="majorBidi" w:hAnsiTheme="majorBidi" w:cstheme="majorBidi"/>
          <w:sz w:val="24"/>
          <w:szCs w:val="24"/>
        </w:rPr>
        <w:t xml:space="preserve"> </w:t>
      </w:r>
      <w:r w:rsidR="00BE44DF" w:rsidRPr="00FD00AC">
        <w:rPr>
          <w:rFonts w:asciiTheme="majorBidi" w:hAnsiTheme="majorBidi" w:cstheme="majorBidi"/>
          <w:sz w:val="24"/>
          <w:szCs w:val="24"/>
        </w:rPr>
        <w:t>développeur, testeur</w:t>
      </w:r>
      <w:r w:rsidRPr="00FD00AC">
        <w:rPr>
          <w:rFonts w:asciiTheme="majorBidi" w:hAnsiTheme="majorBidi" w:cstheme="majorBidi"/>
          <w:sz w:val="24"/>
          <w:szCs w:val="24"/>
        </w:rPr>
        <w:t xml:space="preserve"> …).</w:t>
      </w:r>
    </w:p>
    <w:p w14:paraId="2B0FC424" w14:textId="075775F7" w:rsidR="004965AF" w:rsidRPr="00FD00AC" w:rsidRDefault="0035364B" w:rsidP="000B59EB">
      <w:pPr>
        <w:spacing w:line="360" w:lineRule="auto"/>
        <w:ind w:firstLine="708"/>
        <w:jc w:val="both"/>
        <w:rPr>
          <w:rFonts w:asciiTheme="majorBidi" w:hAnsiTheme="majorBidi" w:cstheme="majorBidi"/>
          <w:sz w:val="24"/>
          <w:szCs w:val="24"/>
        </w:rPr>
      </w:pPr>
      <w:r w:rsidRPr="00FD00AC">
        <w:rPr>
          <w:rFonts w:asciiTheme="majorBidi" w:hAnsiTheme="majorBidi" w:cstheme="majorBidi"/>
          <w:b/>
          <w:bCs/>
          <w:sz w:val="24"/>
          <w:szCs w:val="24"/>
        </w:rPr>
        <w:t xml:space="preserve">Le Product </w:t>
      </w:r>
      <w:proofErr w:type="spellStart"/>
      <w:r w:rsidRPr="00FD00AC">
        <w:rPr>
          <w:rFonts w:asciiTheme="majorBidi" w:hAnsiTheme="majorBidi" w:cstheme="majorBidi"/>
          <w:b/>
          <w:bCs/>
          <w:sz w:val="24"/>
          <w:szCs w:val="24"/>
        </w:rPr>
        <w:t>owner</w:t>
      </w:r>
      <w:proofErr w:type="spellEnd"/>
      <w:r w:rsidRPr="00FD00AC">
        <w:rPr>
          <w:rFonts w:asciiTheme="majorBidi" w:hAnsiTheme="majorBidi" w:cstheme="majorBidi"/>
          <w:sz w:val="24"/>
          <w:szCs w:val="24"/>
        </w:rPr>
        <w:t xml:space="preserve"> : </w:t>
      </w:r>
      <w:r w:rsidR="00BE44DF" w:rsidRPr="00FD00AC">
        <w:rPr>
          <w:rFonts w:asciiTheme="majorBidi" w:hAnsiTheme="majorBidi" w:cstheme="majorBidi"/>
          <w:sz w:val="24"/>
          <w:szCs w:val="24"/>
        </w:rPr>
        <w:t>Il est</w:t>
      </w:r>
      <w:r w:rsidRPr="00FD00AC">
        <w:rPr>
          <w:rFonts w:asciiTheme="majorBidi" w:hAnsiTheme="majorBidi" w:cstheme="majorBidi"/>
          <w:sz w:val="24"/>
          <w:szCs w:val="24"/>
        </w:rPr>
        <w:t xml:space="preserve"> un expert </w:t>
      </w:r>
      <w:r w:rsidR="00BE44DF" w:rsidRPr="00FD00AC">
        <w:rPr>
          <w:rFonts w:asciiTheme="majorBidi" w:hAnsiTheme="majorBidi" w:cstheme="majorBidi"/>
          <w:sz w:val="24"/>
          <w:szCs w:val="24"/>
        </w:rPr>
        <w:t>métier,</w:t>
      </w:r>
      <w:r w:rsidRPr="00FD00AC">
        <w:rPr>
          <w:rFonts w:asciiTheme="majorBidi" w:hAnsiTheme="majorBidi" w:cstheme="majorBidi"/>
          <w:sz w:val="24"/>
          <w:szCs w:val="24"/>
        </w:rPr>
        <w:t xml:space="preserve"> il communique et négocie avec </w:t>
      </w:r>
      <w:r w:rsidR="00BE44DF" w:rsidRPr="00FD00AC">
        <w:rPr>
          <w:rFonts w:asciiTheme="majorBidi" w:hAnsiTheme="majorBidi" w:cstheme="majorBidi"/>
          <w:sz w:val="24"/>
          <w:szCs w:val="24"/>
        </w:rPr>
        <w:t>la key</w:t>
      </w:r>
      <w:r w:rsidRPr="00FD00AC">
        <w:rPr>
          <w:rFonts w:asciiTheme="majorBidi" w:hAnsiTheme="majorBidi" w:cstheme="majorBidi"/>
          <w:sz w:val="24"/>
          <w:szCs w:val="24"/>
        </w:rPr>
        <w:t xml:space="preserve"> stakeholders pour définit </w:t>
      </w:r>
      <w:r w:rsidR="00BE44DF" w:rsidRPr="00FD00AC">
        <w:rPr>
          <w:rFonts w:asciiTheme="majorBidi" w:hAnsiTheme="majorBidi" w:cstheme="majorBidi"/>
          <w:sz w:val="24"/>
          <w:szCs w:val="24"/>
        </w:rPr>
        <w:t>les spécifications fonctionnelles,</w:t>
      </w:r>
      <w:r w:rsidRPr="00FD00AC">
        <w:rPr>
          <w:rFonts w:asciiTheme="majorBidi" w:hAnsiTheme="majorBidi" w:cstheme="majorBidi"/>
          <w:sz w:val="24"/>
          <w:szCs w:val="24"/>
        </w:rPr>
        <w:t xml:space="preserve"> il établit la priorité des fonctionnalités à développer ou à corriger et il valide les fonctionnalités </w:t>
      </w:r>
      <w:r w:rsidR="00BE44DF" w:rsidRPr="00FD00AC">
        <w:rPr>
          <w:rFonts w:asciiTheme="majorBidi" w:hAnsiTheme="majorBidi" w:cstheme="majorBidi"/>
          <w:sz w:val="24"/>
          <w:szCs w:val="24"/>
        </w:rPr>
        <w:t>développées.</w:t>
      </w:r>
      <w:r w:rsidRPr="00FD00AC">
        <w:rPr>
          <w:rFonts w:asciiTheme="majorBidi" w:hAnsiTheme="majorBidi" w:cstheme="majorBidi"/>
          <w:sz w:val="24"/>
          <w:szCs w:val="24"/>
        </w:rPr>
        <w:t xml:space="preserve">    </w:t>
      </w:r>
    </w:p>
    <w:p w14:paraId="44F30AEE" w14:textId="6D33B664" w:rsidR="00FD00AC" w:rsidRDefault="00CB085A" w:rsidP="000B59EB">
      <w:pPr>
        <w:spacing w:line="360" w:lineRule="auto"/>
        <w:jc w:val="both"/>
        <w:rPr>
          <w:rFonts w:asciiTheme="majorBidi" w:hAnsiTheme="majorBidi" w:cstheme="majorBidi"/>
        </w:rPr>
      </w:pPr>
      <w:r>
        <w:rPr>
          <w:noProof/>
          <w:lang w:eastAsia="fr-FR"/>
        </w:rPr>
        <mc:AlternateContent>
          <mc:Choice Requires="wps">
            <w:drawing>
              <wp:anchor distT="0" distB="0" distL="114300" distR="114300" simplePos="0" relativeHeight="251692032" behindDoc="0" locked="0" layoutInCell="1" allowOverlap="1" wp14:anchorId="02137D0A" wp14:editId="18A41597">
                <wp:simplePos x="0" y="0"/>
                <wp:positionH relativeFrom="column">
                  <wp:posOffset>92075</wp:posOffset>
                </wp:positionH>
                <wp:positionV relativeFrom="paragraph">
                  <wp:posOffset>3001010</wp:posOffset>
                </wp:positionV>
                <wp:extent cx="5718175" cy="635"/>
                <wp:effectExtent l="0" t="0" r="0" b="0"/>
                <wp:wrapSquare wrapText="bothSides"/>
                <wp:docPr id="19" name="Zone de texte 19"/>
                <wp:cNvGraphicFramePr/>
                <a:graphic xmlns:a="http://schemas.openxmlformats.org/drawingml/2006/main">
                  <a:graphicData uri="http://schemas.microsoft.com/office/word/2010/wordprocessingShape">
                    <wps:wsp>
                      <wps:cNvSpPr txBox="1"/>
                      <wps:spPr>
                        <a:xfrm>
                          <a:off x="0" y="0"/>
                          <a:ext cx="5718175" cy="635"/>
                        </a:xfrm>
                        <a:prstGeom prst="rect">
                          <a:avLst/>
                        </a:prstGeom>
                        <a:solidFill>
                          <a:prstClr val="white"/>
                        </a:solidFill>
                        <a:ln>
                          <a:noFill/>
                        </a:ln>
                        <a:effectLst/>
                      </wps:spPr>
                      <wps:txbx>
                        <w:txbxContent>
                          <w:p w14:paraId="08E5C495" w14:textId="388FB468" w:rsidR="00A40E68" w:rsidRPr="00546C96" w:rsidRDefault="00A40E68" w:rsidP="00546C96">
                            <w:pPr>
                              <w:pStyle w:val="Lgende"/>
                              <w:jc w:val="center"/>
                              <w:rPr>
                                <w:rFonts w:asciiTheme="majorBidi" w:hAnsiTheme="majorBidi" w:cstheme="majorBidi"/>
                                <w:noProof/>
                                <w:sz w:val="24"/>
                                <w:szCs w:val="24"/>
                              </w:rPr>
                            </w:pPr>
                            <w:bookmarkStart w:id="412" w:name="_Toc104390908"/>
                            <w:r w:rsidRPr="00546C96">
                              <w:rPr>
                                <w:sz w:val="24"/>
                                <w:szCs w:val="24"/>
                              </w:rPr>
                              <w:t xml:space="preserve">Figure </w:t>
                            </w:r>
                            <w:r w:rsidRPr="00546C96">
                              <w:rPr>
                                <w:sz w:val="24"/>
                                <w:szCs w:val="24"/>
                              </w:rPr>
                              <w:fldChar w:fldCharType="begin"/>
                            </w:r>
                            <w:r w:rsidRPr="00546C96">
                              <w:rPr>
                                <w:sz w:val="24"/>
                                <w:szCs w:val="24"/>
                              </w:rPr>
                              <w:instrText xml:space="preserve"> SEQ Figure \* ARABIC </w:instrText>
                            </w:r>
                            <w:r w:rsidRPr="00546C96">
                              <w:rPr>
                                <w:sz w:val="24"/>
                                <w:szCs w:val="24"/>
                              </w:rPr>
                              <w:fldChar w:fldCharType="separate"/>
                            </w:r>
                            <w:r>
                              <w:rPr>
                                <w:noProof/>
                                <w:sz w:val="24"/>
                                <w:szCs w:val="24"/>
                              </w:rPr>
                              <w:t>2</w:t>
                            </w:r>
                            <w:r w:rsidRPr="00546C96">
                              <w:rPr>
                                <w:sz w:val="24"/>
                                <w:szCs w:val="24"/>
                              </w:rPr>
                              <w:fldChar w:fldCharType="end"/>
                            </w:r>
                            <w:r w:rsidRPr="00546C96">
                              <w:rPr>
                                <w:sz w:val="24"/>
                                <w:szCs w:val="24"/>
                              </w:rPr>
                              <w:t xml:space="preserve"> : l'équipe </w:t>
                            </w:r>
                            <w:proofErr w:type="spellStart"/>
                            <w:r w:rsidRPr="00546C96">
                              <w:rPr>
                                <w:sz w:val="24"/>
                                <w:szCs w:val="24"/>
                              </w:rPr>
                              <w:t>scrum</w:t>
                            </w:r>
                            <w:bookmarkEnd w:id="41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37D0A" id="Zone de texte 19" o:spid="_x0000_s1033" type="#_x0000_t202" style="position:absolute;left:0;text-align:left;margin-left:7.25pt;margin-top:236.3pt;width:450.2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" stroked="f">
                <v:textbox style="mso-fit-shape-to-text:t" inset="0,0,0,0">
                  <w:txbxContent>
                    <w:p w14:paraId="08E5C495" w14:textId="388FB468" w:rsidR="00A40E68" w:rsidRPr="00546C96" w:rsidRDefault="00A40E68" w:rsidP="00546C96">
                      <w:pPr>
                        <w:pStyle w:val="Lgende"/>
                        <w:jc w:val="center"/>
                        <w:rPr>
                          <w:rFonts w:asciiTheme="majorBidi" w:hAnsiTheme="majorBidi" w:cstheme="majorBidi"/>
                          <w:noProof/>
                          <w:sz w:val="24"/>
                          <w:szCs w:val="24"/>
                        </w:rPr>
                      </w:pPr>
                      <w:bookmarkStart w:id="413" w:name="_Toc104390908"/>
                      <w:r w:rsidRPr="00546C96">
                        <w:rPr>
                          <w:sz w:val="24"/>
                          <w:szCs w:val="24"/>
                        </w:rPr>
                        <w:t xml:space="preserve">Figure </w:t>
                      </w:r>
                      <w:r w:rsidRPr="00546C96">
                        <w:rPr>
                          <w:sz w:val="24"/>
                          <w:szCs w:val="24"/>
                        </w:rPr>
                        <w:fldChar w:fldCharType="begin"/>
                      </w:r>
                      <w:r w:rsidRPr="00546C96">
                        <w:rPr>
                          <w:sz w:val="24"/>
                          <w:szCs w:val="24"/>
                        </w:rPr>
                        <w:instrText xml:space="preserve"> SEQ Figure \* ARABIC </w:instrText>
                      </w:r>
                      <w:r w:rsidRPr="00546C96">
                        <w:rPr>
                          <w:sz w:val="24"/>
                          <w:szCs w:val="24"/>
                        </w:rPr>
                        <w:fldChar w:fldCharType="separate"/>
                      </w:r>
                      <w:r>
                        <w:rPr>
                          <w:noProof/>
                          <w:sz w:val="24"/>
                          <w:szCs w:val="24"/>
                        </w:rPr>
                        <w:t>2</w:t>
                      </w:r>
                      <w:r w:rsidRPr="00546C96">
                        <w:rPr>
                          <w:sz w:val="24"/>
                          <w:szCs w:val="24"/>
                        </w:rPr>
                        <w:fldChar w:fldCharType="end"/>
                      </w:r>
                      <w:r w:rsidRPr="00546C96">
                        <w:rPr>
                          <w:sz w:val="24"/>
                          <w:szCs w:val="24"/>
                        </w:rPr>
                        <w:t xml:space="preserve"> : l'équipe </w:t>
                      </w:r>
                      <w:proofErr w:type="spellStart"/>
                      <w:r w:rsidRPr="00546C96">
                        <w:rPr>
                          <w:sz w:val="24"/>
                          <w:szCs w:val="24"/>
                        </w:rPr>
                        <w:t>scrum</w:t>
                      </w:r>
                      <w:bookmarkEnd w:id="413"/>
                      <w:proofErr w:type="spellEnd"/>
                    </w:p>
                  </w:txbxContent>
                </v:textbox>
                <w10:wrap type="square"/>
              </v:shape>
            </w:pict>
          </mc:Fallback>
        </mc:AlternateContent>
      </w:r>
      <w:r w:rsidR="00813401" w:rsidRPr="00BB6FA3">
        <w:rPr>
          <w:rFonts w:asciiTheme="majorBidi" w:hAnsiTheme="majorBidi" w:cstheme="majorBidi"/>
          <w:noProof/>
          <w:lang w:eastAsia="fr-FR"/>
        </w:rPr>
        <w:drawing>
          <wp:anchor distT="0" distB="0" distL="114300" distR="114300" simplePos="0" relativeHeight="251667456" behindDoc="1" locked="0" layoutInCell="1" allowOverlap="1" wp14:anchorId="651668D7" wp14:editId="4592D91E">
            <wp:simplePos x="0" y="0"/>
            <wp:positionH relativeFrom="page">
              <wp:align>center</wp:align>
            </wp:positionH>
            <wp:positionV relativeFrom="paragraph">
              <wp:posOffset>277495</wp:posOffset>
            </wp:positionV>
            <wp:extent cx="4089400" cy="2513965"/>
            <wp:effectExtent l="0" t="0" r="6350" b="63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9400" cy="2513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F44E50" w14:textId="1F98FE7E" w:rsidR="007A74A4" w:rsidRPr="00546C96" w:rsidRDefault="00BB3FAC" w:rsidP="00546C96">
      <w:pPr>
        <w:pStyle w:val="Titre1"/>
        <w:spacing w:line="360" w:lineRule="auto"/>
        <w:rPr>
          <w:rFonts w:cs="Times New Roman"/>
          <w:b w:val="0"/>
          <w:color w:val="000000" w:themeColor="text1"/>
        </w:rPr>
      </w:pPr>
      <w:bookmarkStart w:id="414" w:name="_Toc104390677"/>
      <w:r w:rsidRPr="00546C96">
        <w:rPr>
          <w:rFonts w:cs="Times New Roman"/>
          <w:b w:val="0"/>
          <w:color w:val="000000" w:themeColor="text1"/>
        </w:rPr>
        <w:t>Conclusion</w:t>
      </w:r>
      <w:bookmarkEnd w:id="414"/>
      <w:r w:rsidR="00DA52EC">
        <w:rPr>
          <w:rFonts w:cs="Times New Roman"/>
          <w:b w:val="0"/>
          <w:color w:val="000000" w:themeColor="text1"/>
        </w:rPr>
        <w:t> </w:t>
      </w:r>
    </w:p>
    <w:p w14:paraId="4CB87EB7" w14:textId="2C5C9031" w:rsidR="00FD00AC" w:rsidRPr="00DD4397" w:rsidDel="00012732" w:rsidRDefault="00546C96" w:rsidP="00546C96">
      <w:pPr>
        <w:spacing w:line="360" w:lineRule="auto"/>
        <w:jc w:val="both"/>
        <w:rPr>
          <w:del w:id="415" w:author="Rafik" w:date="2022-05-27T22:57:00Z"/>
          <w:rFonts w:asciiTheme="majorBidi" w:hAnsiTheme="majorBidi" w:cstheme="majorBidi"/>
          <w:sz w:val="24"/>
          <w:szCs w:val="24"/>
        </w:rPr>
      </w:pPr>
      <w:r>
        <w:rPr>
          <w:rFonts w:asciiTheme="majorBidi" w:hAnsiTheme="majorBidi" w:cstheme="majorBidi"/>
        </w:rPr>
        <w:t xml:space="preserve">     </w:t>
      </w:r>
      <w:r w:rsidR="009C651C" w:rsidRPr="00FD00AC">
        <w:rPr>
          <w:rFonts w:asciiTheme="majorBidi" w:hAnsiTheme="majorBidi" w:cstheme="majorBidi"/>
          <w:sz w:val="24"/>
          <w:szCs w:val="24"/>
        </w:rPr>
        <w:t xml:space="preserve">Dans ce chapitre, nous avons commencé par présenter notre société, ensuite nous avons décrit la problématique et le contexte du </w:t>
      </w:r>
      <w:r w:rsidR="00BF0E4C" w:rsidRPr="00FD00AC">
        <w:rPr>
          <w:rFonts w:asciiTheme="majorBidi" w:hAnsiTheme="majorBidi" w:cstheme="majorBidi"/>
          <w:sz w:val="24"/>
          <w:szCs w:val="24"/>
        </w:rPr>
        <w:t>stage. Nous</w:t>
      </w:r>
      <w:r w:rsidR="009C651C" w:rsidRPr="00FD00AC">
        <w:rPr>
          <w:rFonts w:asciiTheme="majorBidi" w:hAnsiTheme="majorBidi" w:cstheme="majorBidi"/>
          <w:sz w:val="24"/>
          <w:szCs w:val="24"/>
        </w:rPr>
        <w:t xml:space="preserve"> avons aussi </w:t>
      </w:r>
      <w:r w:rsidR="00BF0E4C" w:rsidRPr="00FD00AC">
        <w:rPr>
          <w:rFonts w:asciiTheme="majorBidi" w:hAnsiTheme="majorBidi" w:cstheme="majorBidi"/>
          <w:sz w:val="24"/>
          <w:szCs w:val="24"/>
        </w:rPr>
        <w:t>étudié, critique</w:t>
      </w:r>
      <w:r w:rsidR="009C651C" w:rsidRPr="00FD00AC">
        <w:rPr>
          <w:rFonts w:asciiTheme="majorBidi" w:hAnsiTheme="majorBidi" w:cstheme="majorBidi"/>
          <w:sz w:val="24"/>
          <w:szCs w:val="24"/>
        </w:rPr>
        <w:t xml:space="preserve"> de l’existant et proposé notre </w:t>
      </w:r>
      <w:r w:rsidR="00BF0E4C" w:rsidRPr="00FD00AC">
        <w:rPr>
          <w:rFonts w:asciiTheme="majorBidi" w:hAnsiTheme="majorBidi" w:cstheme="majorBidi"/>
          <w:sz w:val="24"/>
          <w:szCs w:val="24"/>
        </w:rPr>
        <w:t>solution. Pour</w:t>
      </w:r>
      <w:r w:rsidR="009C651C" w:rsidRPr="00FD00AC">
        <w:rPr>
          <w:rFonts w:asciiTheme="majorBidi" w:hAnsiTheme="majorBidi" w:cstheme="majorBidi"/>
          <w:sz w:val="24"/>
          <w:szCs w:val="24"/>
        </w:rPr>
        <w:t xml:space="preserve"> finir nous avons expliqué le choix de la méthodologie adoptée durant la réalisation de ce </w:t>
      </w:r>
      <w:r w:rsidR="00BF0E4C" w:rsidRPr="00FD00AC">
        <w:rPr>
          <w:rFonts w:asciiTheme="majorBidi" w:hAnsiTheme="majorBidi" w:cstheme="majorBidi"/>
          <w:sz w:val="24"/>
          <w:szCs w:val="24"/>
        </w:rPr>
        <w:t>projet.</w:t>
      </w:r>
      <w:r w:rsidR="009C651C" w:rsidRPr="00FD00AC">
        <w:rPr>
          <w:rFonts w:asciiTheme="majorBidi" w:hAnsiTheme="majorBidi" w:cstheme="majorBidi"/>
          <w:sz w:val="24"/>
          <w:szCs w:val="24"/>
        </w:rPr>
        <w:t xml:space="preserve">  </w:t>
      </w:r>
    </w:p>
    <w:p w14:paraId="51FE9B36" w14:textId="77777777" w:rsidR="000B4C97" w:rsidDel="00012732" w:rsidRDefault="000B4C97" w:rsidP="00546C96">
      <w:pPr>
        <w:spacing w:line="360" w:lineRule="auto"/>
        <w:jc w:val="both"/>
        <w:rPr>
          <w:del w:id="416" w:author="Rafik" w:date="2022-05-27T22:57:00Z"/>
          <w:rFonts w:asciiTheme="majorBidi" w:hAnsiTheme="majorBidi" w:cstheme="majorBidi"/>
          <w:b/>
          <w:bCs/>
          <w:sz w:val="44"/>
          <w:szCs w:val="44"/>
        </w:rPr>
      </w:pPr>
    </w:p>
    <w:p w14:paraId="166A97D3" w14:textId="77777777" w:rsidR="00546C96" w:rsidDel="00012732" w:rsidRDefault="00546C96" w:rsidP="000B59EB">
      <w:pPr>
        <w:spacing w:line="360" w:lineRule="auto"/>
        <w:jc w:val="both"/>
        <w:rPr>
          <w:del w:id="417" w:author="Rafik" w:date="2022-05-27T22:57:00Z"/>
          <w:rFonts w:asciiTheme="majorBidi" w:hAnsiTheme="majorBidi" w:cstheme="majorBidi"/>
          <w:b/>
          <w:bCs/>
          <w:sz w:val="44"/>
          <w:szCs w:val="44"/>
        </w:rPr>
      </w:pPr>
    </w:p>
    <w:p w14:paraId="124F2B7C" w14:textId="77777777" w:rsidR="00546C96" w:rsidDel="00012732" w:rsidRDefault="00546C96" w:rsidP="000B59EB">
      <w:pPr>
        <w:spacing w:line="360" w:lineRule="auto"/>
        <w:jc w:val="both"/>
        <w:rPr>
          <w:del w:id="418" w:author="Rafik" w:date="2022-05-27T22:57:00Z"/>
          <w:rFonts w:asciiTheme="majorBidi" w:hAnsiTheme="majorBidi" w:cstheme="majorBidi"/>
          <w:b/>
          <w:bCs/>
          <w:sz w:val="44"/>
          <w:szCs w:val="44"/>
        </w:rPr>
      </w:pPr>
    </w:p>
    <w:p w14:paraId="0243DF82" w14:textId="77777777" w:rsidR="00546C96" w:rsidDel="00012732" w:rsidRDefault="00546C96" w:rsidP="000B59EB">
      <w:pPr>
        <w:spacing w:line="360" w:lineRule="auto"/>
        <w:jc w:val="both"/>
        <w:rPr>
          <w:del w:id="419" w:author="Rafik" w:date="2022-05-27T22:57:00Z"/>
          <w:rFonts w:asciiTheme="majorBidi" w:hAnsiTheme="majorBidi" w:cstheme="majorBidi"/>
          <w:b/>
          <w:bCs/>
          <w:sz w:val="44"/>
          <w:szCs w:val="44"/>
        </w:rPr>
      </w:pPr>
    </w:p>
    <w:p w14:paraId="440FCF56" w14:textId="77777777" w:rsidR="00546C96" w:rsidRDefault="00546C96" w:rsidP="00012732">
      <w:pPr>
        <w:spacing w:line="360" w:lineRule="auto"/>
        <w:jc w:val="both"/>
        <w:rPr>
          <w:rFonts w:asciiTheme="majorBidi" w:hAnsiTheme="majorBidi" w:cstheme="majorBidi"/>
          <w:b/>
          <w:bCs/>
          <w:sz w:val="44"/>
          <w:szCs w:val="44"/>
        </w:rPr>
      </w:pPr>
    </w:p>
    <w:p w14:paraId="52B7072C" w14:textId="77777777" w:rsidR="00546C96" w:rsidRDefault="00546C96" w:rsidP="000B59EB">
      <w:pPr>
        <w:spacing w:line="360" w:lineRule="auto"/>
        <w:jc w:val="both"/>
        <w:rPr>
          <w:rFonts w:asciiTheme="majorBidi" w:hAnsiTheme="majorBidi" w:cstheme="majorBidi"/>
          <w:b/>
          <w:bCs/>
          <w:sz w:val="44"/>
          <w:szCs w:val="44"/>
        </w:rPr>
      </w:pPr>
    </w:p>
    <w:p w14:paraId="2DA032E9" w14:textId="77777777" w:rsidR="00813401" w:rsidRDefault="00813401" w:rsidP="000B59EB">
      <w:pPr>
        <w:spacing w:line="360" w:lineRule="auto"/>
        <w:jc w:val="both"/>
        <w:rPr>
          <w:rFonts w:asciiTheme="majorBidi" w:hAnsiTheme="majorBidi" w:cstheme="majorBidi"/>
          <w:b/>
          <w:bCs/>
          <w:sz w:val="44"/>
          <w:szCs w:val="44"/>
        </w:rPr>
      </w:pPr>
    </w:p>
    <w:p w14:paraId="75CDD468" w14:textId="77777777" w:rsidR="00813401" w:rsidRDefault="00813401" w:rsidP="000B59EB">
      <w:pPr>
        <w:spacing w:line="360" w:lineRule="auto"/>
        <w:jc w:val="both"/>
        <w:rPr>
          <w:rFonts w:asciiTheme="majorBidi" w:hAnsiTheme="majorBidi" w:cstheme="majorBidi"/>
          <w:b/>
          <w:bCs/>
          <w:sz w:val="44"/>
          <w:szCs w:val="44"/>
        </w:rPr>
      </w:pPr>
    </w:p>
    <w:p w14:paraId="7EF3E010" w14:textId="20253713" w:rsidR="004F7AF2" w:rsidRPr="00BB6FA3" w:rsidRDefault="004F7AF2" w:rsidP="000B59EB">
      <w:pPr>
        <w:spacing w:line="360" w:lineRule="auto"/>
        <w:jc w:val="both"/>
        <w:rPr>
          <w:rFonts w:asciiTheme="majorBidi" w:hAnsiTheme="majorBidi" w:cstheme="majorBidi"/>
          <w:b/>
          <w:bCs/>
          <w:sz w:val="44"/>
          <w:szCs w:val="44"/>
        </w:rPr>
      </w:pPr>
      <w:r w:rsidRPr="00BB6FA3">
        <w:rPr>
          <w:rFonts w:asciiTheme="majorBidi" w:hAnsiTheme="majorBidi" w:cstheme="majorBidi"/>
          <w:b/>
          <w:bCs/>
          <w:sz w:val="44"/>
          <w:szCs w:val="44"/>
        </w:rPr>
        <w:t>Chapitre 2 : Planification &amp; Architecture</w:t>
      </w:r>
    </w:p>
    <w:p w14:paraId="554AD596" w14:textId="77777777" w:rsidR="007D479E" w:rsidRPr="00BB6FA3" w:rsidRDefault="007D479E" w:rsidP="000B59EB">
      <w:pPr>
        <w:spacing w:line="360" w:lineRule="auto"/>
        <w:jc w:val="both"/>
        <w:rPr>
          <w:rFonts w:asciiTheme="majorBidi" w:hAnsiTheme="majorBidi" w:cstheme="majorBidi"/>
        </w:rPr>
      </w:pPr>
    </w:p>
    <w:p w14:paraId="1F057AF5" w14:textId="6DFB1B15" w:rsidR="002C7687" w:rsidRPr="0090276F" w:rsidRDefault="004F7AF2" w:rsidP="000B59EB">
      <w:pPr>
        <w:spacing w:line="360" w:lineRule="auto"/>
        <w:jc w:val="both"/>
        <w:rPr>
          <w:rFonts w:asciiTheme="majorBidi" w:hAnsiTheme="majorBidi" w:cstheme="majorBidi"/>
          <w:sz w:val="32"/>
          <w:szCs w:val="32"/>
        </w:rPr>
      </w:pPr>
      <w:r w:rsidRPr="0090276F">
        <w:rPr>
          <w:rFonts w:asciiTheme="majorBidi" w:hAnsiTheme="majorBidi" w:cstheme="majorBidi"/>
          <w:sz w:val="32"/>
          <w:szCs w:val="32"/>
        </w:rPr>
        <w:t>Plan :</w:t>
      </w:r>
    </w:p>
    <w:p w14:paraId="760A0BEB" w14:textId="480A8CB8" w:rsidR="000F5D2F" w:rsidRPr="0090276F" w:rsidRDefault="000F5D2F" w:rsidP="000B59EB">
      <w:pPr>
        <w:pStyle w:val="Paragraphedeliste"/>
        <w:numPr>
          <w:ilvl w:val="0"/>
          <w:numId w:val="22"/>
        </w:numPr>
        <w:spacing w:line="360" w:lineRule="auto"/>
        <w:jc w:val="both"/>
        <w:rPr>
          <w:rFonts w:asciiTheme="majorBidi" w:hAnsiTheme="majorBidi" w:cstheme="majorBidi"/>
          <w:sz w:val="28"/>
          <w:szCs w:val="28"/>
        </w:rPr>
      </w:pPr>
      <w:r w:rsidRPr="0090276F">
        <w:rPr>
          <w:rFonts w:asciiTheme="majorBidi" w:hAnsiTheme="majorBidi" w:cstheme="majorBidi"/>
          <w:sz w:val="28"/>
          <w:szCs w:val="28"/>
        </w:rPr>
        <w:t xml:space="preserve">Spécification des besoins </w:t>
      </w:r>
    </w:p>
    <w:p w14:paraId="57C54742" w14:textId="658E7321" w:rsidR="000F5D2F" w:rsidRPr="0090276F" w:rsidRDefault="000F5D2F" w:rsidP="000B59EB">
      <w:pPr>
        <w:pStyle w:val="Paragraphedeliste"/>
        <w:numPr>
          <w:ilvl w:val="1"/>
          <w:numId w:val="23"/>
        </w:numPr>
        <w:spacing w:line="360" w:lineRule="auto"/>
        <w:jc w:val="both"/>
        <w:rPr>
          <w:rFonts w:asciiTheme="majorBidi" w:hAnsiTheme="majorBidi" w:cstheme="majorBidi"/>
          <w:sz w:val="28"/>
          <w:szCs w:val="28"/>
        </w:rPr>
      </w:pPr>
      <w:r w:rsidRPr="0090276F">
        <w:rPr>
          <w:rFonts w:asciiTheme="majorBidi" w:hAnsiTheme="majorBidi" w:cstheme="majorBidi"/>
          <w:sz w:val="28"/>
          <w:szCs w:val="28"/>
        </w:rPr>
        <w:t xml:space="preserve">Identification des acteurs </w:t>
      </w:r>
    </w:p>
    <w:p w14:paraId="24E3942E" w14:textId="24D3D302" w:rsidR="000F5D2F" w:rsidRPr="0090276F" w:rsidRDefault="000F5D2F" w:rsidP="000B59EB">
      <w:pPr>
        <w:pStyle w:val="Paragraphedeliste"/>
        <w:numPr>
          <w:ilvl w:val="1"/>
          <w:numId w:val="23"/>
        </w:numPr>
        <w:spacing w:line="360" w:lineRule="auto"/>
        <w:jc w:val="both"/>
        <w:rPr>
          <w:rFonts w:asciiTheme="majorBidi" w:hAnsiTheme="majorBidi" w:cstheme="majorBidi"/>
          <w:sz w:val="28"/>
          <w:szCs w:val="28"/>
        </w:rPr>
      </w:pPr>
      <w:r w:rsidRPr="0090276F">
        <w:rPr>
          <w:rFonts w:asciiTheme="majorBidi" w:hAnsiTheme="majorBidi" w:cstheme="majorBidi"/>
          <w:sz w:val="28"/>
          <w:szCs w:val="28"/>
        </w:rPr>
        <w:t xml:space="preserve">Les besoins fonctionnels </w:t>
      </w:r>
    </w:p>
    <w:p w14:paraId="6D52A7A6" w14:textId="2391E69A" w:rsidR="000F5D2F" w:rsidRPr="0090276F" w:rsidRDefault="000F5D2F" w:rsidP="000B59EB">
      <w:pPr>
        <w:pStyle w:val="Paragraphedeliste"/>
        <w:numPr>
          <w:ilvl w:val="1"/>
          <w:numId w:val="23"/>
        </w:numPr>
        <w:spacing w:line="360" w:lineRule="auto"/>
        <w:jc w:val="both"/>
        <w:rPr>
          <w:rFonts w:asciiTheme="majorBidi" w:hAnsiTheme="majorBidi" w:cstheme="majorBidi"/>
          <w:sz w:val="28"/>
          <w:szCs w:val="28"/>
        </w:rPr>
      </w:pPr>
      <w:r w:rsidRPr="0090276F">
        <w:rPr>
          <w:rFonts w:asciiTheme="majorBidi" w:hAnsiTheme="majorBidi" w:cstheme="majorBidi"/>
          <w:sz w:val="28"/>
          <w:szCs w:val="28"/>
        </w:rPr>
        <w:t xml:space="preserve">Les besoins non fonctionnels </w:t>
      </w:r>
    </w:p>
    <w:p w14:paraId="0FFFEA2A" w14:textId="66B0D558" w:rsidR="000F5D2F" w:rsidRPr="0090276F" w:rsidRDefault="000F5D2F" w:rsidP="000B59EB">
      <w:pPr>
        <w:pStyle w:val="Paragraphedeliste"/>
        <w:numPr>
          <w:ilvl w:val="0"/>
          <w:numId w:val="23"/>
        </w:numPr>
        <w:spacing w:line="360" w:lineRule="auto"/>
        <w:jc w:val="both"/>
        <w:rPr>
          <w:rFonts w:asciiTheme="majorBidi" w:hAnsiTheme="majorBidi" w:cstheme="majorBidi"/>
          <w:sz w:val="28"/>
          <w:szCs w:val="28"/>
        </w:rPr>
      </w:pPr>
      <w:r w:rsidRPr="0090276F">
        <w:rPr>
          <w:rFonts w:asciiTheme="majorBidi" w:hAnsiTheme="majorBidi" w:cstheme="majorBidi"/>
          <w:sz w:val="28"/>
          <w:szCs w:val="28"/>
        </w:rPr>
        <w:t xml:space="preserve">Choix de la méthodologie de conception </w:t>
      </w:r>
    </w:p>
    <w:p w14:paraId="28F58CFA" w14:textId="24466D3F" w:rsidR="00B66EFE" w:rsidRPr="0090276F" w:rsidRDefault="00B66EFE" w:rsidP="000B59EB">
      <w:pPr>
        <w:pStyle w:val="Paragraphedeliste"/>
        <w:numPr>
          <w:ilvl w:val="0"/>
          <w:numId w:val="23"/>
        </w:numPr>
        <w:spacing w:line="360" w:lineRule="auto"/>
        <w:jc w:val="both"/>
        <w:rPr>
          <w:rFonts w:asciiTheme="majorBidi" w:hAnsiTheme="majorBidi" w:cstheme="majorBidi"/>
          <w:sz w:val="28"/>
          <w:szCs w:val="28"/>
        </w:rPr>
      </w:pPr>
      <w:r w:rsidRPr="0090276F">
        <w:rPr>
          <w:rFonts w:asciiTheme="majorBidi" w:hAnsiTheme="majorBidi" w:cstheme="majorBidi"/>
          <w:sz w:val="28"/>
          <w:szCs w:val="28"/>
        </w:rPr>
        <w:t>Pilotage de projet avec Scrum</w:t>
      </w:r>
    </w:p>
    <w:p w14:paraId="3CD9CE26" w14:textId="0196F856" w:rsidR="00B66EFE" w:rsidRPr="0090276F" w:rsidRDefault="00B66EFE" w:rsidP="000B59EB">
      <w:pPr>
        <w:pStyle w:val="Paragraphedeliste"/>
        <w:numPr>
          <w:ilvl w:val="1"/>
          <w:numId w:val="23"/>
        </w:numPr>
        <w:spacing w:line="360" w:lineRule="auto"/>
        <w:jc w:val="both"/>
        <w:rPr>
          <w:rFonts w:asciiTheme="majorBidi" w:hAnsiTheme="majorBidi" w:cstheme="majorBidi"/>
          <w:sz w:val="28"/>
          <w:szCs w:val="28"/>
        </w:rPr>
      </w:pPr>
      <w:r w:rsidRPr="0090276F">
        <w:rPr>
          <w:rFonts w:asciiTheme="majorBidi" w:hAnsiTheme="majorBidi" w:cstheme="majorBidi"/>
          <w:sz w:val="28"/>
          <w:szCs w:val="28"/>
        </w:rPr>
        <w:t xml:space="preserve">Equipe &amp; rôle </w:t>
      </w:r>
    </w:p>
    <w:p w14:paraId="026C8C19" w14:textId="59101A86" w:rsidR="00B66EFE" w:rsidRPr="0090276F" w:rsidRDefault="00B66EFE" w:rsidP="000B59EB">
      <w:pPr>
        <w:pStyle w:val="Paragraphedeliste"/>
        <w:numPr>
          <w:ilvl w:val="1"/>
          <w:numId w:val="23"/>
        </w:numPr>
        <w:spacing w:line="360" w:lineRule="auto"/>
        <w:jc w:val="both"/>
        <w:rPr>
          <w:rFonts w:asciiTheme="majorBidi" w:hAnsiTheme="majorBidi" w:cstheme="majorBidi"/>
          <w:sz w:val="28"/>
          <w:szCs w:val="28"/>
        </w:rPr>
      </w:pPr>
      <w:r w:rsidRPr="0090276F">
        <w:rPr>
          <w:rFonts w:asciiTheme="majorBidi" w:hAnsiTheme="majorBidi" w:cstheme="majorBidi"/>
          <w:sz w:val="28"/>
          <w:szCs w:val="28"/>
        </w:rPr>
        <w:t>Product Backlog</w:t>
      </w:r>
    </w:p>
    <w:p w14:paraId="59D661DE" w14:textId="2A6F4BDF" w:rsidR="00B66EFE" w:rsidRPr="0090276F" w:rsidRDefault="00B66EFE" w:rsidP="000B59EB">
      <w:pPr>
        <w:pStyle w:val="Paragraphedeliste"/>
        <w:numPr>
          <w:ilvl w:val="1"/>
          <w:numId w:val="23"/>
        </w:numPr>
        <w:spacing w:line="360" w:lineRule="auto"/>
        <w:jc w:val="both"/>
        <w:rPr>
          <w:rFonts w:asciiTheme="majorBidi" w:hAnsiTheme="majorBidi" w:cstheme="majorBidi"/>
          <w:sz w:val="28"/>
          <w:szCs w:val="28"/>
        </w:rPr>
      </w:pPr>
      <w:r w:rsidRPr="0090276F">
        <w:rPr>
          <w:rFonts w:asciiTheme="majorBidi" w:hAnsiTheme="majorBidi" w:cstheme="majorBidi"/>
          <w:sz w:val="28"/>
          <w:szCs w:val="28"/>
        </w:rPr>
        <w:t>Diagramme de cas d’utilisation global</w:t>
      </w:r>
    </w:p>
    <w:p w14:paraId="0ABE78FD" w14:textId="0C792000" w:rsidR="00B66EFE" w:rsidRPr="0090276F" w:rsidRDefault="00B66EFE" w:rsidP="000B59EB">
      <w:pPr>
        <w:pStyle w:val="Paragraphedeliste"/>
        <w:numPr>
          <w:ilvl w:val="1"/>
          <w:numId w:val="23"/>
        </w:numPr>
        <w:spacing w:line="360" w:lineRule="auto"/>
        <w:jc w:val="both"/>
        <w:rPr>
          <w:rFonts w:asciiTheme="majorBidi" w:hAnsiTheme="majorBidi" w:cstheme="majorBidi"/>
          <w:sz w:val="28"/>
          <w:szCs w:val="28"/>
        </w:rPr>
      </w:pPr>
      <w:r w:rsidRPr="0090276F">
        <w:rPr>
          <w:rFonts w:asciiTheme="majorBidi" w:hAnsiTheme="majorBidi" w:cstheme="majorBidi"/>
          <w:sz w:val="28"/>
          <w:szCs w:val="28"/>
        </w:rPr>
        <w:t xml:space="preserve">Planification des sprints </w:t>
      </w:r>
    </w:p>
    <w:p w14:paraId="6DE9B588" w14:textId="737E4A79" w:rsidR="00B66EFE" w:rsidRPr="0090276F" w:rsidRDefault="00B66EFE" w:rsidP="000B59EB">
      <w:pPr>
        <w:pStyle w:val="Paragraphedeliste"/>
        <w:numPr>
          <w:ilvl w:val="0"/>
          <w:numId w:val="23"/>
        </w:numPr>
        <w:spacing w:line="360" w:lineRule="auto"/>
        <w:jc w:val="both"/>
        <w:rPr>
          <w:rFonts w:asciiTheme="majorBidi" w:hAnsiTheme="majorBidi" w:cstheme="majorBidi"/>
          <w:sz w:val="28"/>
          <w:szCs w:val="28"/>
        </w:rPr>
      </w:pPr>
      <w:r w:rsidRPr="0090276F">
        <w:rPr>
          <w:rFonts w:asciiTheme="majorBidi" w:hAnsiTheme="majorBidi" w:cstheme="majorBidi"/>
          <w:sz w:val="28"/>
          <w:szCs w:val="28"/>
        </w:rPr>
        <w:t xml:space="preserve">Environnements de travail </w:t>
      </w:r>
    </w:p>
    <w:p w14:paraId="5D4D628C" w14:textId="77777777" w:rsidR="00B66EFE" w:rsidRPr="0090276F" w:rsidRDefault="00B66EFE" w:rsidP="000B59EB">
      <w:pPr>
        <w:pStyle w:val="Paragraphedeliste"/>
        <w:numPr>
          <w:ilvl w:val="1"/>
          <w:numId w:val="23"/>
        </w:numPr>
        <w:spacing w:line="360" w:lineRule="auto"/>
        <w:jc w:val="both"/>
        <w:rPr>
          <w:rFonts w:asciiTheme="majorBidi" w:hAnsiTheme="majorBidi" w:cstheme="majorBidi"/>
          <w:sz w:val="28"/>
          <w:szCs w:val="28"/>
        </w:rPr>
      </w:pPr>
      <w:r w:rsidRPr="0090276F">
        <w:rPr>
          <w:rFonts w:asciiTheme="majorBidi" w:hAnsiTheme="majorBidi" w:cstheme="majorBidi"/>
          <w:sz w:val="28"/>
          <w:szCs w:val="28"/>
        </w:rPr>
        <w:t>Environnements Matériels</w:t>
      </w:r>
    </w:p>
    <w:p w14:paraId="3766EE94" w14:textId="02DB766A" w:rsidR="00B66EFE" w:rsidRPr="0090276F" w:rsidRDefault="00B66EFE" w:rsidP="000B59EB">
      <w:pPr>
        <w:pStyle w:val="Paragraphedeliste"/>
        <w:numPr>
          <w:ilvl w:val="1"/>
          <w:numId w:val="23"/>
        </w:numPr>
        <w:spacing w:line="360" w:lineRule="auto"/>
        <w:jc w:val="both"/>
        <w:rPr>
          <w:rFonts w:asciiTheme="majorBidi" w:hAnsiTheme="majorBidi" w:cstheme="majorBidi"/>
          <w:sz w:val="28"/>
          <w:szCs w:val="28"/>
        </w:rPr>
      </w:pPr>
      <w:r w:rsidRPr="0090276F">
        <w:rPr>
          <w:rFonts w:asciiTheme="majorBidi" w:hAnsiTheme="majorBidi" w:cstheme="majorBidi"/>
          <w:sz w:val="28"/>
          <w:szCs w:val="28"/>
        </w:rPr>
        <w:t xml:space="preserve">Environnements Logiciels </w:t>
      </w:r>
    </w:p>
    <w:p w14:paraId="385A8166" w14:textId="47C3D9F8" w:rsidR="00B66EFE" w:rsidRPr="0090276F" w:rsidRDefault="00B66EFE" w:rsidP="000B59EB">
      <w:pPr>
        <w:pStyle w:val="Paragraphedeliste"/>
        <w:numPr>
          <w:ilvl w:val="0"/>
          <w:numId w:val="23"/>
        </w:numPr>
        <w:spacing w:line="360" w:lineRule="auto"/>
        <w:jc w:val="both"/>
        <w:rPr>
          <w:rFonts w:asciiTheme="majorBidi" w:hAnsiTheme="majorBidi" w:cstheme="majorBidi"/>
          <w:sz w:val="28"/>
          <w:szCs w:val="28"/>
        </w:rPr>
      </w:pPr>
      <w:r w:rsidRPr="0090276F">
        <w:rPr>
          <w:rFonts w:asciiTheme="majorBidi" w:hAnsiTheme="majorBidi" w:cstheme="majorBidi"/>
          <w:sz w:val="28"/>
          <w:szCs w:val="28"/>
        </w:rPr>
        <w:t xml:space="preserve">Architecture générale de projet </w:t>
      </w:r>
    </w:p>
    <w:p w14:paraId="3F8DCE71" w14:textId="69980A72" w:rsidR="00B66EFE" w:rsidRPr="0090276F" w:rsidRDefault="00B66EFE" w:rsidP="000B59EB">
      <w:pPr>
        <w:pStyle w:val="Paragraphedeliste"/>
        <w:numPr>
          <w:ilvl w:val="1"/>
          <w:numId w:val="23"/>
        </w:numPr>
        <w:spacing w:line="360" w:lineRule="auto"/>
        <w:jc w:val="both"/>
        <w:rPr>
          <w:rFonts w:asciiTheme="majorBidi" w:hAnsiTheme="majorBidi" w:cstheme="majorBidi"/>
          <w:sz w:val="28"/>
          <w:szCs w:val="28"/>
        </w:rPr>
      </w:pPr>
      <w:r w:rsidRPr="0090276F">
        <w:rPr>
          <w:rFonts w:asciiTheme="majorBidi" w:hAnsiTheme="majorBidi" w:cstheme="majorBidi"/>
          <w:sz w:val="28"/>
          <w:szCs w:val="28"/>
        </w:rPr>
        <w:t xml:space="preserve">Architecture logicielle </w:t>
      </w:r>
    </w:p>
    <w:p w14:paraId="08D5AA95" w14:textId="70CF57B6" w:rsidR="00B66EFE" w:rsidRPr="0090276F" w:rsidRDefault="00B66EFE" w:rsidP="000B59EB">
      <w:pPr>
        <w:pStyle w:val="Paragraphedeliste"/>
        <w:numPr>
          <w:ilvl w:val="1"/>
          <w:numId w:val="23"/>
        </w:numPr>
        <w:spacing w:line="360" w:lineRule="auto"/>
        <w:jc w:val="both"/>
        <w:rPr>
          <w:rFonts w:asciiTheme="majorBidi" w:hAnsiTheme="majorBidi" w:cstheme="majorBidi"/>
          <w:sz w:val="28"/>
          <w:szCs w:val="28"/>
        </w:rPr>
      </w:pPr>
      <w:r w:rsidRPr="0090276F">
        <w:rPr>
          <w:rFonts w:asciiTheme="majorBidi" w:hAnsiTheme="majorBidi" w:cstheme="majorBidi"/>
          <w:sz w:val="28"/>
          <w:szCs w:val="28"/>
        </w:rPr>
        <w:t xml:space="preserve">Architecture physique </w:t>
      </w:r>
    </w:p>
    <w:p w14:paraId="4EFBFF10" w14:textId="305B3E04" w:rsidR="00B66EFE" w:rsidRPr="0090276F" w:rsidRDefault="00B66EFE" w:rsidP="000B59EB">
      <w:pPr>
        <w:pStyle w:val="Paragraphedeliste"/>
        <w:spacing w:line="360" w:lineRule="auto"/>
        <w:ind w:left="1440"/>
        <w:jc w:val="both"/>
        <w:rPr>
          <w:rFonts w:asciiTheme="majorBidi" w:hAnsiTheme="majorBidi" w:cstheme="majorBidi"/>
          <w:sz w:val="28"/>
          <w:szCs w:val="28"/>
        </w:rPr>
      </w:pPr>
      <w:r w:rsidRPr="0090276F">
        <w:rPr>
          <w:rFonts w:asciiTheme="majorBidi" w:hAnsiTheme="majorBidi" w:cstheme="majorBidi"/>
          <w:sz w:val="28"/>
          <w:szCs w:val="28"/>
        </w:rPr>
        <w:t xml:space="preserve"> </w:t>
      </w:r>
    </w:p>
    <w:p w14:paraId="0A0F3CB2" w14:textId="77777777" w:rsidR="00B66EFE" w:rsidRPr="00BB6FA3" w:rsidRDefault="00B66EFE" w:rsidP="000B59EB">
      <w:pPr>
        <w:pStyle w:val="Paragraphedeliste"/>
        <w:spacing w:line="360" w:lineRule="auto"/>
        <w:ind w:left="360"/>
        <w:jc w:val="both"/>
        <w:rPr>
          <w:rFonts w:asciiTheme="majorBidi" w:hAnsiTheme="majorBidi" w:cstheme="majorBidi"/>
        </w:rPr>
      </w:pPr>
    </w:p>
    <w:p w14:paraId="1987B344" w14:textId="77777777" w:rsidR="000F5D2F" w:rsidRPr="00BB6FA3" w:rsidRDefault="000F5D2F" w:rsidP="000B59EB">
      <w:pPr>
        <w:spacing w:line="360" w:lineRule="auto"/>
        <w:jc w:val="both"/>
        <w:rPr>
          <w:rFonts w:asciiTheme="majorBidi" w:hAnsiTheme="majorBidi" w:cstheme="majorBidi"/>
        </w:rPr>
      </w:pPr>
    </w:p>
    <w:p w14:paraId="20F655DD" w14:textId="77777777" w:rsidR="004F7AF2" w:rsidRPr="00BB6FA3" w:rsidRDefault="004F7AF2" w:rsidP="000B59EB">
      <w:pPr>
        <w:spacing w:line="360" w:lineRule="auto"/>
        <w:jc w:val="both"/>
        <w:rPr>
          <w:rFonts w:asciiTheme="majorBidi" w:hAnsiTheme="majorBidi" w:cstheme="majorBidi"/>
        </w:rPr>
      </w:pPr>
    </w:p>
    <w:p w14:paraId="695A2539" w14:textId="77777777" w:rsidR="00BF0E4C" w:rsidRPr="00BB6FA3" w:rsidRDefault="00BF0E4C" w:rsidP="000B59EB">
      <w:pPr>
        <w:spacing w:line="360" w:lineRule="auto"/>
        <w:jc w:val="both"/>
        <w:rPr>
          <w:rFonts w:asciiTheme="majorBidi" w:hAnsiTheme="majorBidi" w:cstheme="majorBidi"/>
        </w:rPr>
      </w:pPr>
    </w:p>
    <w:p w14:paraId="59DA3B18" w14:textId="62649367" w:rsidR="002B3A07" w:rsidRPr="00813401" w:rsidRDefault="002B3A07" w:rsidP="00813401">
      <w:pPr>
        <w:pStyle w:val="Titre1"/>
      </w:pPr>
      <w:bookmarkStart w:id="420" w:name="_Toc104390678"/>
      <w:r w:rsidRPr="00813401">
        <w:lastRenderedPageBreak/>
        <w:t>Introduction</w:t>
      </w:r>
      <w:bookmarkEnd w:id="420"/>
      <w:r w:rsidRPr="00813401">
        <w:t xml:space="preserve"> </w:t>
      </w:r>
    </w:p>
    <w:p w14:paraId="4777D14D" w14:textId="6938E8B4" w:rsidR="009255D0" w:rsidRPr="0090276F" w:rsidRDefault="009255D0" w:rsidP="000B59EB">
      <w:pPr>
        <w:spacing w:line="360" w:lineRule="auto"/>
        <w:ind w:firstLine="708"/>
        <w:jc w:val="both"/>
        <w:rPr>
          <w:rFonts w:asciiTheme="majorBidi" w:hAnsiTheme="majorBidi" w:cstheme="majorBidi"/>
          <w:sz w:val="24"/>
          <w:szCs w:val="24"/>
        </w:rPr>
      </w:pPr>
      <w:r w:rsidRPr="0090276F">
        <w:rPr>
          <w:rFonts w:asciiTheme="majorBidi" w:hAnsiTheme="majorBidi" w:cstheme="majorBidi"/>
          <w:sz w:val="24"/>
          <w:szCs w:val="24"/>
        </w:rPr>
        <w:t xml:space="preserve"> Dans ce </w:t>
      </w:r>
      <w:r w:rsidR="00D31D0C" w:rsidRPr="0090276F">
        <w:rPr>
          <w:rFonts w:asciiTheme="majorBidi" w:hAnsiTheme="majorBidi" w:cstheme="majorBidi"/>
          <w:sz w:val="24"/>
          <w:szCs w:val="24"/>
        </w:rPr>
        <w:t>chapitre,</w:t>
      </w:r>
      <w:r w:rsidRPr="0090276F">
        <w:rPr>
          <w:rFonts w:asciiTheme="majorBidi" w:hAnsiTheme="majorBidi" w:cstheme="majorBidi"/>
          <w:sz w:val="24"/>
          <w:szCs w:val="24"/>
        </w:rPr>
        <w:t xml:space="preserve"> nous </w:t>
      </w:r>
      <w:r w:rsidR="00B66EFE" w:rsidRPr="0090276F">
        <w:rPr>
          <w:rFonts w:asciiTheme="majorBidi" w:hAnsiTheme="majorBidi" w:cstheme="majorBidi"/>
          <w:sz w:val="24"/>
          <w:szCs w:val="24"/>
        </w:rPr>
        <w:t>déterminons en</w:t>
      </w:r>
      <w:r w:rsidRPr="0090276F">
        <w:rPr>
          <w:rFonts w:asciiTheme="majorBidi" w:hAnsiTheme="majorBidi" w:cstheme="majorBidi"/>
          <w:sz w:val="24"/>
          <w:szCs w:val="24"/>
        </w:rPr>
        <w:t xml:space="preserve"> premier lieu la spécification des différents besoins fonctionnels ainsi que les </w:t>
      </w:r>
      <w:r w:rsidR="00BF0E4C" w:rsidRPr="0090276F">
        <w:rPr>
          <w:rFonts w:asciiTheme="majorBidi" w:hAnsiTheme="majorBidi" w:cstheme="majorBidi"/>
          <w:sz w:val="24"/>
          <w:szCs w:val="24"/>
        </w:rPr>
        <w:t>besoins non</w:t>
      </w:r>
      <w:r w:rsidRPr="0090276F">
        <w:rPr>
          <w:rFonts w:asciiTheme="majorBidi" w:hAnsiTheme="majorBidi" w:cstheme="majorBidi"/>
          <w:sz w:val="24"/>
          <w:szCs w:val="24"/>
        </w:rPr>
        <w:t xml:space="preserve"> </w:t>
      </w:r>
      <w:r w:rsidR="00BF0E4C" w:rsidRPr="0090276F">
        <w:rPr>
          <w:rFonts w:asciiTheme="majorBidi" w:hAnsiTheme="majorBidi" w:cstheme="majorBidi"/>
          <w:sz w:val="24"/>
          <w:szCs w:val="24"/>
        </w:rPr>
        <w:t>fonctionnels à</w:t>
      </w:r>
      <w:r w:rsidRPr="0090276F">
        <w:rPr>
          <w:rFonts w:asciiTheme="majorBidi" w:hAnsiTheme="majorBidi" w:cstheme="majorBidi"/>
          <w:sz w:val="24"/>
          <w:szCs w:val="24"/>
        </w:rPr>
        <w:t xml:space="preserve"> travers les diagrammes de cas d’utilisation </w:t>
      </w:r>
      <w:r w:rsidR="00822400" w:rsidRPr="0090276F">
        <w:rPr>
          <w:rFonts w:asciiTheme="majorBidi" w:hAnsiTheme="majorBidi" w:cstheme="majorBidi"/>
          <w:sz w:val="24"/>
          <w:szCs w:val="24"/>
        </w:rPr>
        <w:t>tout en appliquant notre cadre méthodologique présenté dans le chapitre précèdent.</w:t>
      </w:r>
    </w:p>
    <w:p w14:paraId="5577FFBE" w14:textId="0747F0B0" w:rsidR="009255D0" w:rsidRPr="0090276F" w:rsidRDefault="00822400" w:rsidP="000B59EB">
      <w:pPr>
        <w:spacing w:line="360" w:lineRule="auto"/>
        <w:ind w:firstLine="360"/>
        <w:jc w:val="both"/>
        <w:rPr>
          <w:rFonts w:asciiTheme="majorBidi" w:hAnsiTheme="majorBidi" w:cstheme="majorBidi"/>
          <w:sz w:val="24"/>
          <w:szCs w:val="24"/>
        </w:rPr>
      </w:pPr>
      <w:r w:rsidRPr="0090276F">
        <w:rPr>
          <w:rFonts w:asciiTheme="majorBidi" w:hAnsiTheme="majorBidi" w:cstheme="majorBidi"/>
          <w:sz w:val="24"/>
          <w:szCs w:val="24"/>
        </w:rPr>
        <w:t xml:space="preserve">En second lieu nous exposons la planification des sprints, l’environnement de travail </w:t>
      </w:r>
      <w:r w:rsidR="00B66EFE" w:rsidRPr="0090276F">
        <w:rPr>
          <w:rFonts w:asciiTheme="majorBidi" w:hAnsiTheme="majorBidi" w:cstheme="majorBidi"/>
          <w:sz w:val="24"/>
          <w:szCs w:val="24"/>
        </w:rPr>
        <w:t>et l’architecture</w:t>
      </w:r>
      <w:r w:rsidRPr="0090276F">
        <w:rPr>
          <w:rFonts w:asciiTheme="majorBidi" w:hAnsiTheme="majorBidi" w:cstheme="majorBidi"/>
          <w:sz w:val="24"/>
          <w:szCs w:val="24"/>
        </w:rPr>
        <w:t xml:space="preserve"> générale de </w:t>
      </w:r>
      <w:r w:rsidR="00BF0E4C" w:rsidRPr="0090276F">
        <w:rPr>
          <w:rFonts w:asciiTheme="majorBidi" w:hAnsiTheme="majorBidi" w:cstheme="majorBidi"/>
          <w:sz w:val="24"/>
          <w:szCs w:val="24"/>
        </w:rPr>
        <w:t>l’application.</w:t>
      </w:r>
      <w:r w:rsidRPr="0090276F">
        <w:rPr>
          <w:rFonts w:asciiTheme="majorBidi" w:hAnsiTheme="majorBidi" w:cstheme="majorBidi"/>
          <w:sz w:val="24"/>
          <w:szCs w:val="24"/>
        </w:rPr>
        <w:t xml:space="preserve"> </w:t>
      </w:r>
    </w:p>
    <w:p w14:paraId="4C76CDAD" w14:textId="5062666E" w:rsidR="00493B8B" w:rsidRPr="00813401" w:rsidRDefault="00F80744" w:rsidP="00813401">
      <w:pPr>
        <w:pStyle w:val="Titre1"/>
        <w:numPr>
          <w:ilvl w:val="0"/>
          <w:numId w:val="58"/>
        </w:numPr>
      </w:pPr>
      <w:bookmarkStart w:id="421" w:name="_Toc104390679"/>
      <w:r w:rsidRPr="00813401">
        <w:t>Spécification de besoins :</w:t>
      </w:r>
      <w:bookmarkEnd w:id="421"/>
    </w:p>
    <w:p w14:paraId="46C2D96E" w14:textId="4C8063EC" w:rsidR="00F80744" w:rsidRPr="00344D59" w:rsidRDefault="00F80744" w:rsidP="00344D59">
      <w:pPr>
        <w:pStyle w:val="Titre2"/>
        <w:numPr>
          <w:ilvl w:val="1"/>
          <w:numId w:val="58"/>
        </w:numPr>
        <w:spacing w:line="360" w:lineRule="auto"/>
        <w:rPr>
          <w:rFonts w:cs="Times New Roman"/>
          <w:color w:val="000000" w:themeColor="text1"/>
          <w:szCs w:val="28"/>
        </w:rPr>
      </w:pPr>
      <w:bookmarkStart w:id="422" w:name="_Toc104390680"/>
      <w:r w:rsidRPr="007B36F5">
        <w:rPr>
          <w:rFonts w:cs="Times New Roman"/>
          <w:b w:val="0"/>
          <w:color w:val="000000" w:themeColor="text1"/>
          <w:szCs w:val="28"/>
        </w:rPr>
        <w:t>Identification des acteurs</w:t>
      </w:r>
      <w:bookmarkEnd w:id="422"/>
      <w:r w:rsidRPr="007B36F5">
        <w:rPr>
          <w:rFonts w:cs="Times New Roman"/>
          <w:b w:val="0"/>
          <w:color w:val="000000" w:themeColor="text1"/>
          <w:szCs w:val="28"/>
        </w:rPr>
        <w:t xml:space="preserve"> </w:t>
      </w:r>
    </w:p>
    <w:p w14:paraId="301C6673" w14:textId="6FD6A00A" w:rsidR="00D31D0C" w:rsidRPr="001B5E25" w:rsidRDefault="00D31D0C" w:rsidP="000B59EB">
      <w:pPr>
        <w:pStyle w:val="Paragraphedeliste"/>
        <w:numPr>
          <w:ilvl w:val="0"/>
          <w:numId w:val="21"/>
        </w:numPr>
        <w:spacing w:line="360" w:lineRule="auto"/>
        <w:jc w:val="both"/>
        <w:rPr>
          <w:rFonts w:asciiTheme="majorBidi" w:hAnsiTheme="majorBidi" w:cstheme="majorBidi"/>
          <w:sz w:val="24"/>
          <w:szCs w:val="24"/>
        </w:rPr>
      </w:pPr>
      <w:r w:rsidRPr="001B5E25">
        <w:rPr>
          <w:rFonts w:asciiTheme="majorBidi" w:hAnsiTheme="majorBidi" w:cstheme="majorBidi"/>
          <w:sz w:val="24"/>
          <w:szCs w:val="24"/>
        </w:rPr>
        <w:t xml:space="preserve">Administrateur </w:t>
      </w:r>
    </w:p>
    <w:p w14:paraId="63081F08" w14:textId="754326FC" w:rsidR="00D31D0C" w:rsidRPr="001B5E25" w:rsidRDefault="00D31D0C" w:rsidP="000B59EB">
      <w:pPr>
        <w:pStyle w:val="Paragraphedeliste"/>
        <w:numPr>
          <w:ilvl w:val="0"/>
          <w:numId w:val="21"/>
        </w:numPr>
        <w:spacing w:line="360" w:lineRule="auto"/>
        <w:jc w:val="both"/>
        <w:rPr>
          <w:rFonts w:asciiTheme="majorBidi" w:hAnsiTheme="majorBidi" w:cstheme="majorBidi"/>
          <w:sz w:val="24"/>
          <w:szCs w:val="24"/>
        </w:rPr>
      </w:pPr>
      <w:r w:rsidRPr="001B5E25">
        <w:rPr>
          <w:rFonts w:asciiTheme="majorBidi" w:hAnsiTheme="majorBidi" w:cstheme="majorBidi"/>
          <w:sz w:val="24"/>
          <w:szCs w:val="24"/>
        </w:rPr>
        <w:t>Editeurs</w:t>
      </w:r>
      <w:r w:rsidR="00F80744" w:rsidRPr="001B5E25">
        <w:rPr>
          <w:rFonts w:asciiTheme="majorBidi" w:hAnsiTheme="majorBidi" w:cstheme="majorBidi"/>
          <w:sz w:val="24"/>
          <w:szCs w:val="24"/>
        </w:rPr>
        <w:t xml:space="preserve"> </w:t>
      </w:r>
    </w:p>
    <w:p w14:paraId="2AD6EBC9" w14:textId="34A6AD5A" w:rsidR="00D31D0C" w:rsidRPr="001B5E25" w:rsidRDefault="00493B8B" w:rsidP="000B59EB">
      <w:pPr>
        <w:pStyle w:val="Paragraphedeliste"/>
        <w:numPr>
          <w:ilvl w:val="0"/>
          <w:numId w:val="21"/>
        </w:numPr>
        <w:spacing w:line="360" w:lineRule="auto"/>
        <w:jc w:val="both"/>
        <w:rPr>
          <w:rFonts w:asciiTheme="majorBidi" w:hAnsiTheme="majorBidi" w:cstheme="majorBidi"/>
          <w:sz w:val="24"/>
          <w:szCs w:val="24"/>
        </w:rPr>
      </w:pPr>
      <w:r w:rsidRPr="001B5E25">
        <w:rPr>
          <w:rFonts w:asciiTheme="majorBidi" w:hAnsiTheme="majorBidi" w:cstheme="majorBidi"/>
          <w:sz w:val="24"/>
          <w:szCs w:val="24"/>
        </w:rPr>
        <w:t>Membre</w:t>
      </w:r>
    </w:p>
    <w:p w14:paraId="0759CC4B" w14:textId="77777777" w:rsidR="00F80744" w:rsidRPr="00BB6FA3" w:rsidRDefault="00F80744" w:rsidP="000B59EB">
      <w:pPr>
        <w:pStyle w:val="Paragraphedeliste"/>
        <w:spacing w:line="360" w:lineRule="auto"/>
        <w:ind w:left="1865"/>
        <w:jc w:val="both"/>
        <w:rPr>
          <w:rFonts w:asciiTheme="majorBidi" w:hAnsiTheme="majorBidi" w:cstheme="majorBidi"/>
        </w:rPr>
      </w:pPr>
    </w:p>
    <w:p w14:paraId="43185D48" w14:textId="625824D2" w:rsidR="00D31D0C" w:rsidRPr="00813401" w:rsidRDefault="00F80744" w:rsidP="007B36F5">
      <w:pPr>
        <w:pStyle w:val="Titre2"/>
        <w:numPr>
          <w:ilvl w:val="1"/>
          <w:numId w:val="58"/>
        </w:numPr>
        <w:spacing w:line="360" w:lineRule="auto"/>
        <w:rPr>
          <w:rFonts w:cs="Times New Roman"/>
          <w:color w:val="000000" w:themeColor="text1"/>
          <w:szCs w:val="28"/>
        </w:rPr>
      </w:pPr>
      <w:bookmarkStart w:id="423" w:name="_Toc104390681"/>
      <w:r w:rsidRPr="00813401">
        <w:rPr>
          <w:rFonts w:cs="Times New Roman"/>
          <w:color w:val="000000" w:themeColor="text1"/>
          <w:szCs w:val="28"/>
        </w:rPr>
        <w:t>Les besoins fonctionnels</w:t>
      </w:r>
      <w:bookmarkEnd w:id="423"/>
      <w:r w:rsidRPr="00813401">
        <w:rPr>
          <w:rFonts w:cs="Times New Roman"/>
          <w:color w:val="000000" w:themeColor="text1"/>
          <w:szCs w:val="28"/>
        </w:rPr>
        <w:t xml:space="preserve"> </w:t>
      </w:r>
    </w:p>
    <w:p w14:paraId="480F5521" w14:textId="77777777" w:rsidR="00F8125D" w:rsidRDefault="00F80744" w:rsidP="000B59EB">
      <w:pPr>
        <w:spacing w:line="360" w:lineRule="auto"/>
        <w:jc w:val="both"/>
        <w:rPr>
          <w:rFonts w:asciiTheme="majorBidi" w:hAnsiTheme="majorBidi" w:cstheme="majorBidi"/>
          <w:color w:val="000000" w:themeColor="text1"/>
          <w:sz w:val="24"/>
          <w:szCs w:val="24"/>
        </w:rPr>
      </w:pPr>
      <w:r w:rsidRPr="00F8125D">
        <w:rPr>
          <w:rFonts w:asciiTheme="majorBidi" w:hAnsiTheme="majorBidi" w:cstheme="majorBidi"/>
          <w:color w:val="000000" w:themeColor="text1"/>
          <w:sz w:val="24"/>
          <w:szCs w:val="24"/>
        </w:rPr>
        <w:t xml:space="preserve">  </w:t>
      </w:r>
    </w:p>
    <w:p w14:paraId="46B783E5" w14:textId="1AEE3D92" w:rsidR="00483500" w:rsidRPr="00F8125D" w:rsidRDefault="001B5E25" w:rsidP="000B59EB">
      <w:pPr>
        <w:spacing w:line="360" w:lineRule="auto"/>
        <w:jc w:val="both"/>
        <w:rPr>
          <w:rFonts w:asciiTheme="majorBidi" w:hAnsiTheme="majorBidi" w:cstheme="majorBidi"/>
          <w:color w:val="000000" w:themeColor="text1"/>
          <w:sz w:val="24"/>
          <w:szCs w:val="24"/>
        </w:rPr>
      </w:pPr>
      <w:r w:rsidRPr="00F8125D">
        <w:rPr>
          <w:rFonts w:asciiTheme="majorBidi" w:hAnsiTheme="majorBidi" w:cstheme="majorBidi"/>
          <w:color w:val="000000" w:themeColor="text1"/>
          <w:sz w:val="24"/>
          <w:szCs w:val="24"/>
        </w:rPr>
        <w:t xml:space="preserve"> </w:t>
      </w:r>
      <w:r w:rsidR="00D60C4A" w:rsidRPr="00F8125D">
        <w:rPr>
          <w:rFonts w:asciiTheme="majorBidi" w:hAnsiTheme="majorBidi" w:cstheme="majorBidi"/>
          <w:color w:val="000000" w:themeColor="text1"/>
          <w:sz w:val="24"/>
          <w:szCs w:val="24"/>
        </w:rPr>
        <w:t xml:space="preserve">La plateforme doit présenter </w:t>
      </w:r>
      <w:r w:rsidR="0063354D" w:rsidRPr="00F8125D">
        <w:rPr>
          <w:rFonts w:asciiTheme="majorBidi" w:hAnsiTheme="majorBidi" w:cstheme="majorBidi"/>
          <w:color w:val="000000" w:themeColor="text1"/>
          <w:sz w:val="24"/>
          <w:szCs w:val="24"/>
        </w:rPr>
        <w:t>les fonctionnalités</w:t>
      </w:r>
      <w:r w:rsidR="00D60C4A" w:rsidRPr="00F8125D">
        <w:rPr>
          <w:rFonts w:asciiTheme="majorBidi" w:hAnsiTheme="majorBidi" w:cstheme="majorBidi"/>
          <w:color w:val="000000" w:themeColor="text1"/>
          <w:sz w:val="24"/>
          <w:szCs w:val="24"/>
        </w:rPr>
        <w:t xml:space="preserve"> suivant</w:t>
      </w:r>
      <w:r w:rsidR="002B3A07" w:rsidRPr="00F8125D">
        <w:rPr>
          <w:rFonts w:asciiTheme="majorBidi" w:hAnsiTheme="majorBidi" w:cstheme="majorBidi"/>
          <w:color w:val="000000" w:themeColor="text1"/>
          <w:sz w:val="24"/>
          <w:szCs w:val="24"/>
        </w:rPr>
        <w:t> :</w:t>
      </w:r>
      <w:bookmarkStart w:id="424" w:name="_Toc10701195"/>
      <w:bookmarkStart w:id="425" w:name="_Toc10707221"/>
      <w:bookmarkStart w:id="426" w:name="_Toc10707850"/>
    </w:p>
    <w:p w14:paraId="237002CA" w14:textId="53C1CBB3" w:rsidR="002B3A07" w:rsidRPr="00BB6FA3" w:rsidRDefault="002B3A07" w:rsidP="000B59EB">
      <w:pPr>
        <w:numPr>
          <w:ilvl w:val="0"/>
          <w:numId w:val="8"/>
        </w:numPr>
        <w:spacing w:after="200" w:line="360" w:lineRule="auto"/>
        <w:contextualSpacing/>
        <w:jc w:val="both"/>
        <w:rPr>
          <w:rFonts w:asciiTheme="majorBidi" w:eastAsia="Calibri" w:hAnsiTheme="majorBidi" w:cstheme="majorBidi"/>
          <w:b/>
          <w:sz w:val="24"/>
          <w:szCs w:val="24"/>
        </w:rPr>
      </w:pPr>
      <w:r w:rsidRPr="00BB6FA3">
        <w:rPr>
          <w:rFonts w:asciiTheme="majorBidi" w:eastAsia="Calibri" w:hAnsiTheme="majorBidi" w:cstheme="majorBidi"/>
          <w:b/>
          <w:sz w:val="24"/>
          <w:szCs w:val="24"/>
        </w:rPr>
        <w:t>À l’administrateur de :</w:t>
      </w:r>
    </w:p>
    <w:p w14:paraId="1B27B8EE" w14:textId="77777777" w:rsidR="002B3A07" w:rsidRPr="00BB6FA3" w:rsidRDefault="002B3A07" w:rsidP="000B59EB">
      <w:pPr>
        <w:spacing w:line="360" w:lineRule="auto"/>
        <w:ind w:left="990"/>
        <w:contextualSpacing/>
        <w:jc w:val="both"/>
        <w:rPr>
          <w:rFonts w:asciiTheme="majorBidi" w:eastAsia="Calibri" w:hAnsiTheme="majorBidi" w:cstheme="majorBidi"/>
          <w:b/>
          <w:sz w:val="24"/>
          <w:szCs w:val="24"/>
        </w:rPr>
      </w:pPr>
    </w:p>
    <w:p w14:paraId="2828FA53" w14:textId="77777777" w:rsidR="002B3A07" w:rsidRPr="00BB6FA3" w:rsidRDefault="002B3A07" w:rsidP="000B59EB">
      <w:pPr>
        <w:numPr>
          <w:ilvl w:val="0"/>
          <w:numId w:val="6"/>
        </w:numPr>
        <w:spacing w:after="0" w:line="360" w:lineRule="auto"/>
        <w:jc w:val="both"/>
        <w:rPr>
          <w:rFonts w:asciiTheme="majorBidi" w:eastAsia="Calibri Light" w:hAnsiTheme="majorBidi" w:cstheme="majorBidi"/>
          <w:color w:val="2F5496"/>
          <w:sz w:val="28"/>
          <w:szCs w:val="28"/>
        </w:rPr>
      </w:pPr>
      <w:bookmarkStart w:id="427" w:name="_Hlk2127359"/>
      <w:r w:rsidRPr="00BB6FA3">
        <w:rPr>
          <w:rFonts w:asciiTheme="majorBidi" w:eastAsia="Calibri Light" w:hAnsiTheme="majorBidi" w:cstheme="majorBidi"/>
          <w:color w:val="0D0D0D"/>
          <w:sz w:val="28"/>
          <w:szCs w:val="28"/>
        </w:rPr>
        <w:t>S’authentifier :</w:t>
      </w:r>
    </w:p>
    <w:p w14:paraId="4717FD32" w14:textId="5980492E" w:rsidR="002B3A07" w:rsidRPr="00BB6FA3" w:rsidRDefault="002B3A07" w:rsidP="000B59EB">
      <w:pPr>
        <w:spacing w:line="360" w:lineRule="auto"/>
        <w:ind w:left="1530"/>
        <w:jc w:val="both"/>
        <w:rPr>
          <w:rFonts w:asciiTheme="majorBidi" w:eastAsia="Calibri" w:hAnsiTheme="majorBidi" w:cstheme="majorBidi"/>
          <w:sz w:val="24"/>
          <w:szCs w:val="24"/>
        </w:rPr>
      </w:pPr>
      <w:r w:rsidRPr="00BB6FA3">
        <w:rPr>
          <w:rFonts w:asciiTheme="majorBidi" w:eastAsia="Calibri" w:hAnsiTheme="majorBidi" w:cstheme="majorBidi"/>
          <w:sz w:val="24"/>
          <w:szCs w:val="24"/>
        </w:rPr>
        <w:t>L’administrateur peut s’</w:t>
      </w:r>
      <w:r w:rsidRPr="00BB6FA3">
        <w:rPr>
          <w:rFonts w:asciiTheme="majorBidi" w:eastAsia="Calibri Light" w:hAnsiTheme="majorBidi" w:cstheme="majorBidi"/>
          <w:color w:val="0D0D0D"/>
          <w:szCs w:val="24"/>
        </w:rPr>
        <w:t>authentifier</w:t>
      </w:r>
      <w:r w:rsidRPr="00BB6FA3">
        <w:rPr>
          <w:rFonts w:asciiTheme="majorBidi" w:eastAsia="Calibri" w:hAnsiTheme="majorBidi" w:cstheme="majorBidi"/>
          <w:sz w:val="24"/>
          <w:szCs w:val="24"/>
        </w:rPr>
        <w:t xml:space="preserve"> en saisissant son </w:t>
      </w:r>
      <w:r w:rsidR="00E018C2" w:rsidRPr="00BB6FA3">
        <w:rPr>
          <w:rFonts w:asciiTheme="majorBidi" w:eastAsia="Calibri" w:hAnsiTheme="majorBidi" w:cstheme="majorBidi"/>
          <w:sz w:val="24"/>
          <w:szCs w:val="24"/>
        </w:rPr>
        <w:t>email et</w:t>
      </w:r>
      <w:r w:rsidRPr="00BB6FA3">
        <w:rPr>
          <w:rFonts w:asciiTheme="majorBidi" w:eastAsia="Calibri" w:hAnsiTheme="majorBidi" w:cstheme="majorBidi"/>
          <w:sz w:val="24"/>
          <w:szCs w:val="24"/>
        </w:rPr>
        <w:t xml:space="preserve"> </w:t>
      </w:r>
      <w:r w:rsidR="00EA7FF5" w:rsidRPr="00BB6FA3">
        <w:rPr>
          <w:rFonts w:asciiTheme="majorBidi" w:eastAsia="Calibri" w:hAnsiTheme="majorBidi" w:cstheme="majorBidi"/>
          <w:sz w:val="24"/>
          <w:szCs w:val="24"/>
        </w:rPr>
        <w:t>son mot</w:t>
      </w:r>
      <w:r w:rsidR="00BF0E4C" w:rsidRPr="00BB6FA3">
        <w:rPr>
          <w:rFonts w:asciiTheme="majorBidi" w:eastAsia="Calibri" w:hAnsiTheme="majorBidi" w:cstheme="majorBidi"/>
          <w:sz w:val="24"/>
          <w:szCs w:val="24"/>
        </w:rPr>
        <w:t xml:space="preserve"> de passe</w:t>
      </w:r>
      <w:r w:rsidRPr="00BB6FA3">
        <w:rPr>
          <w:rFonts w:asciiTheme="majorBidi" w:eastAsia="Calibri" w:hAnsiTheme="majorBidi" w:cstheme="majorBidi"/>
          <w:sz w:val="24"/>
          <w:szCs w:val="24"/>
        </w:rPr>
        <w:t xml:space="preserve">. </w:t>
      </w:r>
    </w:p>
    <w:p w14:paraId="7E594618" w14:textId="77777777" w:rsidR="002B3A07" w:rsidRPr="00BB6FA3" w:rsidRDefault="002B3A07" w:rsidP="000B59EB">
      <w:pPr>
        <w:numPr>
          <w:ilvl w:val="0"/>
          <w:numId w:val="6"/>
        </w:numPr>
        <w:spacing w:after="0" w:line="360" w:lineRule="auto"/>
        <w:jc w:val="both"/>
        <w:rPr>
          <w:rFonts w:asciiTheme="majorBidi" w:eastAsia="Calibri Light" w:hAnsiTheme="majorBidi" w:cstheme="majorBidi"/>
          <w:color w:val="2F5496"/>
          <w:sz w:val="28"/>
          <w:szCs w:val="28"/>
        </w:rPr>
      </w:pPr>
      <w:r w:rsidRPr="00BB6FA3">
        <w:rPr>
          <w:rFonts w:asciiTheme="majorBidi" w:eastAsia="Calibri Light" w:hAnsiTheme="majorBidi" w:cstheme="majorBidi"/>
          <w:color w:val="0D0D0D"/>
          <w:sz w:val="28"/>
          <w:szCs w:val="28"/>
        </w:rPr>
        <w:t>Gérer son profil :</w:t>
      </w:r>
    </w:p>
    <w:p w14:paraId="41E30C3E" w14:textId="1A5DC93D" w:rsidR="002B3A07" w:rsidRPr="00BB6FA3" w:rsidRDefault="002B3A07" w:rsidP="000B59EB">
      <w:pPr>
        <w:spacing w:line="360" w:lineRule="auto"/>
        <w:jc w:val="both"/>
        <w:rPr>
          <w:rFonts w:asciiTheme="majorBidi" w:eastAsia="Calibri" w:hAnsiTheme="majorBidi" w:cstheme="majorBidi"/>
          <w:sz w:val="24"/>
          <w:szCs w:val="24"/>
        </w:rPr>
      </w:pPr>
      <w:r w:rsidRPr="00BB6FA3">
        <w:rPr>
          <w:rFonts w:asciiTheme="majorBidi" w:eastAsia="Calibri" w:hAnsiTheme="majorBidi" w:cstheme="majorBidi"/>
          <w:sz w:val="24"/>
          <w:szCs w:val="24"/>
        </w:rPr>
        <w:t xml:space="preserve">                  </w:t>
      </w:r>
      <w:r w:rsidR="00F457AA" w:rsidRPr="00BB6FA3">
        <w:rPr>
          <w:rFonts w:asciiTheme="majorBidi" w:eastAsia="Calibri" w:hAnsiTheme="majorBidi" w:cstheme="majorBidi"/>
          <w:sz w:val="24"/>
          <w:szCs w:val="24"/>
        </w:rPr>
        <w:tab/>
        <w:t xml:space="preserve">  </w:t>
      </w:r>
      <w:r w:rsidR="00EA7FF5" w:rsidRPr="00BB6FA3">
        <w:rPr>
          <w:rFonts w:asciiTheme="majorBidi" w:eastAsia="Calibri" w:hAnsiTheme="majorBidi" w:cstheme="majorBidi"/>
          <w:sz w:val="24"/>
          <w:szCs w:val="24"/>
        </w:rPr>
        <w:t>L’administrateur peut</w:t>
      </w:r>
      <w:r w:rsidRPr="00BB6FA3">
        <w:rPr>
          <w:rFonts w:asciiTheme="majorBidi" w:eastAsia="Calibri" w:hAnsiTheme="majorBidi" w:cstheme="majorBidi"/>
          <w:sz w:val="24"/>
          <w:szCs w:val="24"/>
        </w:rPr>
        <w:t xml:space="preserve"> consulter, modifier son </w:t>
      </w:r>
      <w:r w:rsidR="00EA7FF5" w:rsidRPr="00BB6FA3">
        <w:rPr>
          <w:rFonts w:asciiTheme="majorBidi" w:eastAsia="Calibri" w:hAnsiTheme="majorBidi" w:cstheme="majorBidi"/>
          <w:sz w:val="24"/>
          <w:szCs w:val="24"/>
        </w:rPr>
        <w:t>profil.</w:t>
      </w:r>
      <w:r w:rsidRPr="00BB6FA3">
        <w:rPr>
          <w:rFonts w:asciiTheme="majorBidi" w:eastAsia="Calibri" w:hAnsiTheme="majorBidi" w:cstheme="majorBidi"/>
          <w:sz w:val="24"/>
          <w:szCs w:val="24"/>
        </w:rPr>
        <w:t xml:space="preserve"> </w:t>
      </w:r>
    </w:p>
    <w:p w14:paraId="59782D65" w14:textId="1CA54429" w:rsidR="00BF0E4C" w:rsidRPr="00BB6FA3" w:rsidRDefault="002B3A07" w:rsidP="000B59EB">
      <w:pPr>
        <w:numPr>
          <w:ilvl w:val="0"/>
          <w:numId w:val="6"/>
        </w:numPr>
        <w:spacing w:after="0" w:line="360" w:lineRule="auto"/>
        <w:jc w:val="both"/>
        <w:rPr>
          <w:rFonts w:asciiTheme="majorBidi" w:eastAsia="Calibri Light" w:hAnsiTheme="majorBidi" w:cstheme="majorBidi"/>
          <w:color w:val="2F5496"/>
          <w:sz w:val="28"/>
          <w:szCs w:val="28"/>
        </w:rPr>
      </w:pPr>
      <w:r w:rsidRPr="00BB6FA3">
        <w:rPr>
          <w:rFonts w:asciiTheme="majorBidi" w:eastAsia="Calibri Light" w:hAnsiTheme="majorBidi" w:cstheme="majorBidi"/>
          <w:color w:val="0D0D0D"/>
          <w:sz w:val="28"/>
          <w:szCs w:val="28"/>
        </w:rPr>
        <w:t xml:space="preserve">Gérer la liste des </w:t>
      </w:r>
      <w:r w:rsidR="00CE0718">
        <w:rPr>
          <w:rFonts w:asciiTheme="majorBidi" w:eastAsia="Calibri Light" w:hAnsiTheme="majorBidi" w:cstheme="majorBidi"/>
          <w:color w:val="0D0D0D"/>
          <w:sz w:val="28"/>
          <w:szCs w:val="28"/>
        </w:rPr>
        <w:t xml:space="preserve">membres et </w:t>
      </w:r>
      <w:r w:rsidR="00CE0718" w:rsidRPr="00BB6FA3">
        <w:rPr>
          <w:rFonts w:asciiTheme="majorBidi" w:eastAsia="Calibri Light" w:hAnsiTheme="majorBidi" w:cstheme="majorBidi"/>
          <w:color w:val="0D0D0D"/>
          <w:sz w:val="28"/>
          <w:szCs w:val="28"/>
        </w:rPr>
        <w:t>éditeurs :</w:t>
      </w:r>
      <w:r w:rsidRPr="00BB6FA3">
        <w:rPr>
          <w:rFonts w:asciiTheme="majorBidi" w:eastAsia="Calibri" w:hAnsiTheme="majorBidi" w:cstheme="majorBidi"/>
          <w:sz w:val="28"/>
          <w:szCs w:val="28"/>
        </w:rPr>
        <w:t xml:space="preserve"> </w:t>
      </w:r>
    </w:p>
    <w:p w14:paraId="3E597460" w14:textId="46523FF3" w:rsidR="002B3A07" w:rsidRDefault="002B3A07" w:rsidP="000B59EB">
      <w:pPr>
        <w:spacing w:after="0" w:line="360" w:lineRule="auto"/>
        <w:ind w:left="1530"/>
        <w:jc w:val="both"/>
        <w:rPr>
          <w:rFonts w:asciiTheme="majorBidi" w:eastAsia="Calibri" w:hAnsiTheme="majorBidi" w:cstheme="majorBidi"/>
          <w:sz w:val="24"/>
          <w:szCs w:val="24"/>
        </w:rPr>
      </w:pPr>
      <w:r w:rsidRPr="00BB6FA3">
        <w:rPr>
          <w:rFonts w:asciiTheme="majorBidi" w:eastAsia="Calibri" w:hAnsiTheme="majorBidi" w:cstheme="majorBidi"/>
          <w:sz w:val="24"/>
          <w:szCs w:val="24"/>
        </w:rPr>
        <w:t xml:space="preserve">L’administrateur général peut consulter, ou supprimer les comptes </w:t>
      </w:r>
      <w:r w:rsidR="008D669B" w:rsidRPr="00BB6FA3">
        <w:rPr>
          <w:rFonts w:asciiTheme="majorBidi" w:eastAsia="Calibri" w:hAnsiTheme="majorBidi" w:cstheme="majorBidi"/>
          <w:sz w:val="24"/>
          <w:szCs w:val="24"/>
        </w:rPr>
        <w:t>des éditeurs</w:t>
      </w:r>
      <w:r w:rsidR="00CE0718">
        <w:rPr>
          <w:rFonts w:asciiTheme="majorBidi" w:eastAsia="Calibri" w:hAnsiTheme="majorBidi" w:cstheme="majorBidi"/>
          <w:sz w:val="24"/>
          <w:szCs w:val="24"/>
        </w:rPr>
        <w:t xml:space="preserve"> et </w:t>
      </w:r>
      <w:r w:rsidR="008D669B" w:rsidRPr="00BB6FA3">
        <w:rPr>
          <w:rFonts w:asciiTheme="majorBidi" w:eastAsia="Calibri" w:hAnsiTheme="majorBidi" w:cstheme="majorBidi"/>
          <w:sz w:val="24"/>
          <w:szCs w:val="24"/>
        </w:rPr>
        <w:t>des</w:t>
      </w:r>
      <w:r w:rsidR="00CE0718">
        <w:rPr>
          <w:rFonts w:asciiTheme="majorBidi" w:eastAsia="Calibri" w:hAnsiTheme="majorBidi" w:cstheme="majorBidi"/>
          <w:sz w:val="24"/>
          <w:szCs w:val="24"/>
        </w:rPr>
        <w:t xml:space="preserve"> membres.</w:t>
      </w:r>
      <w:r w:rsidR="008D669B" w:rsidRPr="00BB6FA3">
        <w:rPr>
          <w:rFonts w:asciiTheme="majorBidi" w:eastAsia="Calibri" w:hAnsiTheme="majorBidi" w:cstheme="majorBidi"/>
          <w:sz w:val="24"/>
          <w:szCs w:val="24"/>
        </w:rPr>
        <w:t xml:space="preserve"> </w:t>
      </w:r>
    </w:p>
    <w:p w14:paraId="52BAB505" w14:textId="2E475A1F" w:rsidR="00816154" w:rsidRPr="00BB6FA3" w:rsidRDefault="00816154" w:rsidP="000B59EB">
      <w:pPr>
        <w:numPr>
          <w:ilvl w:val="0"/>
          <w:numId w:val="6"/>
        </w:numPr>
        <w:spacing w:after="0" w:line="360" w:lineRule="auto"/>
        <w:jc w:val="both"/>
        <w:rPr>
          <w:rFonts w:asciiTheme="majorBidi" w:eastAsia="Calibri Light" w:hAnsiTheme="majorBidi" w:cstheme="majorBidi"/>
          <w:color w:val="2F5496"/>
          <w:sz w:val="28"/>
          <w:szCs w:val="28"/>
        </w:rPr>
      </w:pPr>
      <w:r>
        <w:rPr>
          <w:rFonts w:asciiTheme="majorBidi" w:eastAsia="Calibri Light" w:hAnsiTheme="majorBidi" w:cstheme="majorBidi"/>
          <w:color w:val="0D0D0D"/>
          <w:sz w:val="28"/>
          <w:szCs w:val="28"/>
        </w:rPr>
        <w:t xml:space="preserve">Consulter les profils des </w:t>
      </w:r>
      <w:r w:rsidR="00CE0718">
        <w:rPr>
          <w:rFonts w:asciiTheme="majorBidi" w:eastAsia="Calibri Light" w:hAnsiTheme="majorBidi" w:cstheme="majorBidi"/>
          <w:color w:val="0D0D0D"/>
          <w:sz w:val="28"/>
          <w:szCs w:val="28"/>
        </w:rPr>
        <w:t xml:space="preserve">membres et </w:t>
      </w:r>
      <w:r w:rsidR="00CE0718" w:rsidRPr="00BB6FA3">
        <w:rPr>
          <w:rFonts w:asciiTheme="majorBidi" w:eastAsia="Calibri Light" w:hAnsiTheme="majorBidi" w:cstheme="majorBidi"/>
          <w:color w:val="0D0D0D"/>
          <w:sz w:val="28"/>
          <w:szCs w:val="28"/>
        </w:rPr>
        <w:t>éditeurs :</w:t>
      </w:r>
      <w:r w:rsidRPr="00BB6FA3">
        <w:rPr>
          <w:rFonts w:asciiTheme="majorBidi" w:eastAsia="Calibri" w:hAnsiTheme="majorBidi" w:cstheme="majorBidi"/>
          <w:sz w:val="28"/>
          <w:szCs w:val="28"/>
        </w:rPr>
        <w:t xml:space="preserve"> </w:t>
      </w:r>
    </w:p>
    <w:p w14:paraId="4AF2768C" w14:textId="15059ED1" w:rsidR="00816154" w:rsidRPr="00BB6FA3" w:rsidRDefault="00816154" w:rsidP="000B59EB">
      <w:pPr>
        <w:spacing w:after="0" w:line="360" w:lineRule="auto"/>
        <w:ind w:left="1530"/>
        <w:jc w:val="both"/>
        <w:rPr>
          <w:rFonts w:asciiTheme="majorBidi" w:eastAsia="Calibri" w:hAnsiTheme="majorBidi" w:cstheme="majorBidi"/>
          <w:sz w:val="24"/>
          <w:szCs w:val="24"/>
        </w:rPr>
      </w:pPr>
      <w:r w:rsidRPr="00BB6FA3">
        <w:rPr>
          <w:rFonts w:asciiTheme="majorBidi" w:eastAsia="Calibri" w:hAnsiTheme="majorBidi" w:cstheme="majorBidi"/>
          <w:sz w:val="24"/>
          <w:szCs w:val="24"/>
        </w:rPr>
        <w:t>L’administrateur général peut consulter</w:t>
      </w:r>
      <w:r>
        <w:rPr>
          <w:rFonts w:asciiTheme="majorBidi" w:eastAsia="Calibri" w:hAnsiTheme="majorBidi" w:cstheme="majorBidi"/>
          <w:sz w:val="24"/>
          <w:szCs w:val="24"/>
        </w:rPr>
        <w:t xml:space="preserve"> les profiles</w:t>
      </w:r>
      <w:r w:rsidRPr="00BB6FA3">
        <w:rPr>
          <w:rFonts w:asciiTheme="majorBidi" w:eastAsia="Calibri" w:hAnsiTheme="majorBidi" w:cstheme="majorBidi"/>
          <w:sz w:val="24"/>
          <w:szCs w:val="24"/>
        </w:rPr>
        <w:t xml:space="preserve"> des éditeurs</w:t>
      </w:r>
      <w:r w:rsidR="00CE0718">
        <w:rPr>
          <w:rFonts w:asciiTheme="majorBidi" w:eastAsia="Calibri" w:hAnsiTheme="majorBidi" w:cstheme="majorBidi"/>
          <w:sz w:val="24"/>
          <w:szCs w:val="24"/>
        </w:rPr>
        <w:t xml:space="preserve"> </w:t>
      </w:r>
      <w:r w:rsidR="001B5E25">
        <w:rPr>
          <w:rFonts w:asciiTheme="majorBidi" w:eastAsia="Calibri" w:hAnsiTheme="majorBidi" w:cstheme="majorBidi"/>
          <w:sz w:val="24"/>
          <w:szCs w:val="24"/>
        </w:rPr>
        <w:t xml:space="preserve">et </w:t>
      </w:r>
      <w:r w:rsidR="001B5E25" w:rsidRPr="00BB6FA3">
        <w:rPr>
          <w:rFonts w:asciiTheme="majorBidi" w:eastAsia="Calibri" w:hAnsiTheme="majorBidi" w:cstheme="majorBidi"/>
          <w:sz w:val="24"/>
          <w:szCs w:val="24"/>
        </w:rPr>
        <w:t>des</w:t>
      </w:r>
      <w:r w:rsidR="00CE0718">
        <w:rPr>
          <w:rFonts w:asciiTheme="majorBidi" w:eastAsia="Calibri" w:hAnsiTheme="majorBidi" w:cstheme="majorBidi"/>
          <w:sz w:val="24"/>
          <w:szCs w:val="24"/>
        </w:rPr>
        <w:t xml:space="preserve"> membres</w:t>
      </w:r>
      <w:r w:rsidRPr="00BB6FA3">
        <w:rPr>
          <w:rFonts w:asciiTheme="majorBidi" w:eastAsia="Calibri" w:hAnsiTheme="majorBidi" w:cstheme="majorBidi"/>
          <w:sz w:val="24"/>
          <w:szCs w:val="24"/>
        </w:rPr>
        <w:t xml:space="preserve">. </w:t>
      </w:r>
    </w:p>
    <w:p w14:paraId="095CAB81" w14:textId="6D6BEB67" w:rsidR="004403E2" w:rsidRPr="00BB6FA3" w:rsidRDefault="004403E2" w:rsidP="000B59EB">
      <w:pPr>
        <w:numPr>
          <w:ilvl w:val="0"/>
          <w:numId w:val="6"/>
        </w:numPr>
        <w:spacing w:after="0" w:line="360" w:lineRule="auto"/>
        <w:jc w:val="both"/>
        <w:rPr>
          <w:rFonts w:asciiTheme="majorBidi" w:eastAsia="Calibri Light" w:hAnsiTheme="majorBidi" w:cstheme="majorBidi"/>
          <w:color w:val="2F5496"/>
          <w:sz w:val="28"/>
          <w:szCs w:val="28"/>
        </w:rPr>
      </w:pPr>
      <w:r w:rsidRPr="00BB6FA3">
        <w:rPr>
          <w:rFonts w:asciiTheme="majorBidi" w:eastAsia="Calibri Light" w:hAnsiTheme="majorBidi" w:cstheme="majorBidi"/>
          <w:color w:val="0D0D0D"/>
          <w:sz w:val="28"/>
          <w:szCs w:val="28"/>
        </w:rPr>
        <w:t xml:space="preserve">Gérer </w:t>
      </w:r>
      <w:r w:rsidR="001B5E25">
        <w:rPr>
          <w:rFonts w:asciiTheme="majorBidi" w:eastAsia="Calibri Light" w:hAnsiTheme="majorBidi" w:cstheme="majorBidi"/>
          <w:color w:val="0D0D0D"/>
          <w:sz w:val="28"/>
          <w:szCs w:val="28"/>
        </w:rPr>
        <w:t>un</w:t>
      </w:r>
      <w:r w:rsidRPr="00BB6FA3">
        <w:rPr>
          <w:rFonts w:asciiTheme="majorBidi" w:eastAsia="Calibri Light" w:hAnsiTheme="majorBidi" w:cstheme="majorBidi"/>
          <w:color w:val="0D0D0D"/>
          <w:sz w:val="28"/>
          <w:szCs w:val="28"/>
        </w:rPr>
        <w:t xml:space="preserve"> domaine :</w:t>
      </w:r>
    </w:p>
    <w:p w14:paraId="0FE951EC" w14:textId="5EBA3E07" w:rsidR="001B5E25" w:rsidRDefault="004403E2" w:rsidP="006363F8">
      <w:pPr>
        <w:spacing w:after="0" w:line="360" w:lineRule="auto"/>
        <w:ind w:left="1530"/>
        <w:jc w:val="both"/>
        <w:rPr>
          <w:rFonts w:asciiTheme="majorBidi" w:eastAsia="Calibri Light" w:hAnsiTheme="majorBidi" w:cstheme="majorBidi"/>
          <w:color w:val="0D0D0D"/>
          <w:sz w:val="24"/>
          <w:szCs w:val="24"/>
        </w:rPr>
      </w:pPr>
      <w:r w:rsidRPr="00BB6FA3">
        <w:rPr>
          <w:rFonts w:asciiTheme="majorBidi" w:eastAsia="Calibri Light" w:hAnsiTheme="majorBidi" w:cstheme="majorBidi"/>
          <w:color w:val="0D0D0D"/>
          <w:sz w:val="24"/>
          <w:szCs w:val="24"/>
        </w:rPr>
        <w:t xml:space="preserve">L’administrateur peut consulter, ajouter, modifier ou supprimer </w:t>
      </w:r>
      <w:r w:rsidR="001B5E25">
        <w:rPr>
          <w:rFonts w:asciiTheme="majorBidi" w:eastAsia="Calibri Light" w:hAnsiTheme="majorBidi" w:cstheme="majorBidi"/>
          <w:color w:val="0D0D0D"/>
          <w:sz w:val="24"/>
          <w:szCs w:val="24"/>
        </w:rPr>
        <w:t>un</w:t>
      </w:r>
      <w:r w:rsidRPr="00BB6FA3">
        <w:rPr>
          <w:rFonts w:asciiTheme="majorBidi" w:eastAsia="Calibri Light" w:hAnsiTheme="majorBidi" w:cstheme="majorBidi"/>
          <w:color w:val="0D0D0D"/>
          <w:sz w:val="24"/>
          <w:szCs w:val="24"/>
        </w:rPr>
        <w:t xml:space="preserve"> domaine</w:t>
      </w:r>
      <w:r w:rsidR="001B5E25">
        <w:rPr>
          <w:rFonts w:asciiTheme="majorBidi" w:eastAsia="Calibri Light" w:hAnsiTheme="majorBidi" w:cstheme="majorBidi"/>
          <w:color w:val="0D0D0D"/>
          <w:sz w:val="24"/>
          <w:szCs w:val="24"/>
        </w:rPr>
        <w:t xml:space="preserve"> </w:t>
      </w:r>
      <w:r w:rsidRPr="00BB6FA3">
        <w:rPr>
          <w:rFonts w:asciiTheme="majorBidi" w:eastAsia="Calibri Light" w:hAnsiTheme="majorBidi" w:cstheme="majorBidi"/>
          <w:color w:val="0D0D0D"/>
          <w:sz w:val="24"/>
          <w:szCs w:val="24"/>
        </w:rPr>
        <w:t xml:space="preserve">d’étude. </w:t>
      </w:r>
    </w:p>
    <w:p w14:paraId="4FBAA500" w14:textId="77777777" w:rsidR="001B5E25" w:rsidRPr="00BB6FA3" w:rsidRDefault="001B5E25" w:rsidP="000B59EB">
      <w:pPr>
        <w:spacing w:after="0" w:line="360" w:lineRule="auto"/>
        <w:ind w:left="1530"/>
        <w:jc w:val="both"/>
        <w:rPr>
          <w:rFonts w:asciiTheme="majorBidi" w:eastAsia="Calibri Light" w:hAnsiTheme="majorBidi" w:cstheme="majorBidi"/>
          <w:color w:val="0D0D0D"/>
          <w:sz w:val="24"/>
          <w:szCs w:val="24"/>
        </w:rPr>
      </w:pPr>
    </w:p>
    <w:p w14:paraId="6A13FDE8" w14:textId="37518031" w:rsidR="004403E2" w:rsidRPr="00BB6FA3" w:rsidRDefault="004403E2" w:rsidP="000B59EB">
      <w:pPr>
        <w:numPr>
          <w:ilvl w:val="0"/>
          <w:numId w:val="6"/>
        </w:numPr>
        <w:spacing w:after="0" w:line="360" w:lineRule="auto"/>
        <w:jc w:val="both"/>
        <w:rPr>
          <w:rFonts w:asciiTheme="majorBidi" w:eastAsia="Calibri Light" w:hAnsiTheme="majorBidi" w:cstheme="majorBidi"/>
          <w:color w:val="2F5496"/>
          <w:sz w:val="28"/>
          <w:szCs w:val="28"/>
        </w:rPr>
      </w:pPr>
      <w:r w:rsidRPr="00BB6FA3">
        <w:rPr>
          <w:rFonts w:asciiTheme="majorBidi" w:eastAsia="Calibri Light" w:hAnsiTheme="majorBidi" w:cstheme="majorBidi"/>
          <w:color w:val="0D0D0D"/>
          <w:sz w:val="28"/>
          <w:szCs w:val="28"/>
        </w:rPr>
        <w:t xml:space="preserve">Gérer </w:t>
      </w:r>
      <w:r w:rsidR="001B5E25">
        <w:rPr>
          <w:rFonts w:asciiTheme="majorBidi" w:eastAsia="Calibri Light" w:hAnsiTheme="majorBidi" w:cstheme="majorBidi"/>
          <w:color w:val="0D0D0D"/>
          <w:sz w:val="28"/>
          <w:szCs w:val="28"/>
        </w:rPr>
        <w:t>un</w:t>
      </w:r>
      <w:r w:rsidRPr="00BB6FA3">
        <w:rPr>
          <w:rFonts w:asciiTheme="majorBidi" w:eastAsia="Calibri Light" w:hAnsiTheme="majorBidi" w:cstheme="majorBidi"/>
          <w:color w:val="0D0D0D"/>
          <w:sz w:val="28"/>
          <w:szCs w:val="28"/>
        </w:rPr>
        <w:t xml:space="preserve"> secteur</w:t>
      </w:r>
      <w:r w:rsidR="001B5E25">
        <w:rPr>
          <w:rFonts w:asciiTheme="majorBidi" w:eastAsia="Calibri Light" w:hAnsiTheme="majorBidi" w:cstheme="majorBidi"/>
          <w:color w:val="0D0D0D"/>
          <w:sz w:val="28"/>
          <w:szCs w:val="28"/>
        </w:rPr>
        <w:t xml:space="preserve"> </w:t>
      </w:r>
      <w:r w:rsidR="00F457AA" w:rsidRPr="00BB6FA3">
        <w:rPr>
          <w:rFonts w:asciiTheme="majorBidi" w:eastAsia="Calibri Light" w:hAnsiTheme="majorBidi" w:cstheme="majorBidi"/>
          <w:color w:val="0D0D0D"/>
          <w:sz w:val="28"/>
          <w:szCs w:val="28"/>
        </w:rPr>
        <w:t>d’activité :</w:t>
      </w:r>
    </w:p>
    <w:p w14:paraId="1931C409" w14:textId="74B15085" w:rsidR="008D669B" w:rsidRPr="0090276F" w:rsidRDefault="004403E2" w:rsidP="000B59EB">
      <w:pPr>
        <w:spacing w:after="0" w:line="360" w:lineRule="auto"/>
        <w:ind w:left="1530"/>
        <w:jc w:val="both"/>
        <w:rPr>
          <w:rFonts w:asciiTheme="majorBidi" w:eastAsia="Calibri Light" w:hAnsiTheme="majorBidi" w:cstheme="majorBidi"/>
          <w:color w:val="0D0D0D"/>
          <w:sz w:val="24"/>
          <w:szCs w:val="24"/>
        </w:rPr>
      </w:pPr>
      <w:r w:rsidRPr="00BB6FA3">
        <w:rPr>
          <w:rFonts w:asciiTheme="majorBidi" w:eastAsia="Calibri Light" w:hAnsiTheme="majorBidi" w:cstheme="majorBidi"/>
          <w:color w:val="0D0D0D"/>
          <w:sz w:val="24"/>
          <w:szCs w:val="24"/>
        </w:rPr>
        <w:t xml:space="preserve"> L’administrateur peut consulter, ajouter, modifier ou supprimer </w:t>
      </w:r>
      <w:r w:rsidR="001B5E25">
        <w:rPr>
          <w:rFonts w:asciiTheme="majorBidi" w:eastAsia="Calibri Light" w:hAnsiTheme="majorBidi" w:cstheme="majorBidi"/>
          <w:color w:val="0D0D0D"/>
          <w:sz w:val="24"/>
          <w:szCs w:val="24"/>
        </w:rPr>
        <w:t>un</w:t>
      </w:r>
      <w:r w:rsidRPr="00BB6FA3">
        <w:rPr>
          <w:rFonts w:asciiTheme="majorBidi" w:eastAsia="Calibri Light" w:hAnsiTheme="majorBidi" w:cstheme="majorBidi"/>
          <w:color w:val="0D0D0D"/>
          <w:sz w:val="24"/>
          <w:szCs w:val="24"/>
        </w:rPr>
        <w:t xml:space="preserve"> </w:t>
      </w:r>
      <w:r w:rsidR="00F457AA" w:rsidRPr="00BB6FA3">
        <w:rPr>
          <w:rFonts w:asciiTheme="majorBidi" w:eastAsia="Calibri Light" w:hAnsiTheme="majorBidi" w:cstheme="majorBidi"/>
          <w:color w:val="0D0D0D"/>
          <w:sz w:val="24"/>
          <w:szCs w:val="24"/>
        </w:rPr>
        <w:t xml:space="preserve">secteur d’activité   </w:t>
      </w:r>
      <w:r w:rsidRPr="00BB6FA3">
        <w:rPr>
          <w:rFonts w:asciiTheme="majorBidi" w:eastAsia="Calibri Light" w:hAnsiTheme="majorBidi" w:cstheme="majorBidi"/>
          <w:color w:val="0D0D0D"/>
          <w:sz w:val="24"/>
          <w:szCs w:val="24"/>
        </w:rPr>
        <w:t xml:space="preserve">d’étude. </w:t>
      </w:r>
    </w:p>
    <w:p w14:paraId="69B0A379" w14:textId="2E19535B" w:rsidR="00F457AA" w:rsidRPr="00BB6FA3" w:rsidRDefault="00F457AA" w:rsidP="000B59EB">
      <w:pPr>
        <w:numPr>
          <w:ilvl w:val="0"/>
          <w:numId w:val="6"/>
        </w:numPr>
        <w:spacing w:after="0" w:line="360" w:lineRule="auto"/>
        <w:jc w:val="both"/>
        <w:rPr>
          <w:rFonts w:asciiTheme="majorBidi" w:eastAsia="Calibri Light" w:hAnsiTheme="majorBidi" w:cstheme="majorBidi"/>
          <w:color w:val="2F5496"/>
          <w:sz w:val="28"/>
          <w:szCs w:val="28"/>
        </w:rPr>
      </w:pPr>
      <w:r w:rsidRPr="00BB6FA3">
        <w:rPr>
          <w:rFonts w:asciiTheme="majorBidi" w:eastAsia="Calibri Light" w:hAnsiTheme="majorBidi" w:cstheme="majorBidi"/>
          <w:color w:val="0D0D0D"/>
          <w:sz w:val="28"/>
          <w:szCs w:val="28"/>
        </w:rPr>
        <w:t xml:space="preserve">Gérer </w:t>
      </w:r>
      <w:r w:rsidR="001B5E25">
        <w:rPr>
          <w:rFonts w:asciiTheme="majorBidi" w:eastAsia="Calibri Light" w:hAnsiTheme="majorBidi" w:cstheme="majorBidi"/>
          <w:color w:val="0D0D0D"/>
          <w:sz w:val="28"/>
          <w:szCs w:val="28"/>
        </w:rPr>
        <w:t>une</w:t>
      </w:r>
      <w:r w:rsidR="001B5E25" w:rsidRPr="00BB6FA3">
        <w:rPr>
          <w:rFonts w:asciiTheme="majorBidi" w:eastAsia="Calibri Light" w:hAnsiTheme="majorBidi" w:cstheme="majorBidi"/>
          <w:color w:val="0D0D0D"/>
          <w:sz w:val="28"/>
          <w:szCs w:val="28"/>
        </w:rPr>
        <w:t xml:space="preserve"> compétence</w:t>
      </w:r>
      <w:r w:rsidRPr="00BB6FA3">
        <w:rPr>
          <w:rFonts w:asciiTheme="majorBidi" w:eastAsia="Calibri Light" w:hAnsiTheme="majorBidi" w:cstheme="majorBidi"/>
          <w:color w:val="0D0D0D"/>
          <w:sz w:val="28"/>
          <w:szCs w:val="28"/>
        </w:rPr>
        <w:t xml:space="preserve"> :</w:t>
      </w:r>
    </w:p>
    <w:p w14:paraId="2A21B470" w14:textId="005DB1AC" w:rsidR="004403E2" w:rsidRPr="00BB6FA3" w:rsidRDefault="00F457AA" w:rsidP="000B59EB">
      <w:pPr>
        <w:spacing w:after="0" w:line="360" w:lineRule="auto"/>
        <w:ind w:left="1530"/>
        <w:jc w:val="both"/>
        <w:rPr>
          <w:rFonts w:asciiTheme="majorBidi" w:eastAsia="Calibri Light" w:hAnsiTheme="majorBidi" w:cstheme="majorBidi"/>
          <w:color w:val="2F5496"/>
          <w:sz w:val="24"/>
          <w:szCs w:val="24"/>
        </w:rPr>
      </w:pPr>
      <w:r w:rsidRPr="00BB6FA3">
        <w:rPr>
          <w:rFonts w:asciiTheme="majorBidi" w:eastAsia="Calibri Light" w:hAnsiTheme="majorBidi" w:cstheme="majorBidi"/>
          <w:color w:val="0D0D0D"/>
          <w:sz w:val="24"/>
          <w:szCs w:val="24"/>
        </w:rPr>
        <w:t xml:space="preserve"> L’administrateur peut consulter, ajouter, modifier ou supprimer </w:t>
      </w:r>
      <w:r w:rsidR="001B5E25">
        <w:rPr>
          <w:rFonts w:asciiTheme="majorBidi" w:eastAsia="Calibri Light" w:hAnsiTheme="majorBidi" w:cstheme="majorBidi"/>
          <w:color w:val="0D0D0D"/>
          <w:sz w:val="24"/>
          <w:szCs w:val="24"/>
        </w:rPr>
        <w:t>une</w:t>
      </w:r>
      <w:r w:rsidRPr="00BB6FA3">
        <w:rPr>
          <w:rFonts w:asciiTheme="majorBidi" w:eastAsia="Calibri Light" w:hAnsiTheme="majorBidi" w:cstheme="majorBidi"/>
          <w:color w:val="0D0D0D"/>
          <w:sz w:val="24"/>
          <w:szCs w:val="24"/>
        </w:rPr>
        <w:t xml:space="preserve"> compétence   d’étude. </w:t>
      </w:r>
    </w:p>
    <w:p w14:paraId="463589EA" w14:textId="5D7A1FEB" w:rsidR="00680697" w:rsidRPr="00BB6FA3" w:rsidRDefault="002B3A07" w:rsidP="000B59EB">
      <w:pPr>
        <w:numPr>
          <w:ilvl w:val="0"/>
          <w:numId w:val="6"/>
        </w:numPr>
        <w:spacing w:after="0" w:line="360" w:lineRule="auto"/>
        <w:jc w:val="both"/>
        <w:rPr>
          <w:rFonts w:asciiTheme="majorBidi" w:eastAsia="Calibri Light" w:hAnsiTheme="majorBidi" w:cstheme="majorBidi"/>
          <w:color w:val="2F5496"/>
          <w:sz w:val="28"/>
          <w:szCs w:val="28"/>
        </w:rPr>
      </w:pPr>
      <w:r w:rsidRPr="00BB6FA3">
        <w:rPr>
          <w:rFonts w:asciiTheme="majorBidi" w:eastAsia="Calibri Light" w:hAnsiTheme="majorBidi" w:cstheme="majorBidi"/>
          <w:color w:val="0D0D0D"/>
          <w:sz w:val="28"/>
          <w:szCs w:val="28"/>
        </w:rPr>
        <w:t xml:space="preserve">Gérer </w:t>
      </w:r>
      <w:r w:rsidR="001B5E25">
        <w:rPr>
          <w:rFonts w:asciiTheme="majorBidi" w:eastAsia="Calibri Light" w:hAnsiTheme="majorBidi" w:cstheme="majorBidi"/>
          <w:color w:val="0D0D0D"/>
          <w:sz w:val="28"/>
          <w:szCs w:val="28"/>
        </w:rPr>
        <w:t>un</w:t>
      </w:r>
      <w:r w:rsidRPr="00BB6FA3">
        <w:rPr>
          <w:rFonts w:asciiTheme="majorBidi" w:eastAsia="Calibri Light" w:hAnsiTheme="majorBidi" w:cstheme="majorBidi"/>
          <w:color w:val="0D0D0D"/>
          <w:sz w:val="28"/>
          <w:szCs w:val="28"/>
        </w:rPr>
        <w:t xml:space="preserve"> poste</w:t>
      </w:r>
      <w:r w:rsidR="0060381D">
        <w:rPr>
          <w:rFonts w:asciiTheme="majorBidi" w:eastAsia="Calibri Light" w:hAnsiTheme="majorBidi" w:cstheme="majorBidi"/>
          <w:color w:val="0D0D0D"/>
          <w:sz w:val="28"/>
          <w:szCs w:val="28"/>
        </w:rPr>
        <w:t xml:space="preserve"> publié</w:t>
      </w:r>
      <w:r w:rsidRPr="00BB6FA3">
        <w:rPr>
          <w:rFonts w:asciiTheme="majorBidi" w:eastAsia="Calibri Light" w:hAnsiTheme="majorBidi" w:cstheme="majorBidi"/>
          <w:color w:val="0D0D0D"/>
          <w:sz w:val="28"/>
          <w:szCs w:val="28"/>
        </w:rPr>
        <w:t> :</w:t>
      </w:r>
    </w:p>
    <w:p w14:paraId="08D25627" w14:textId="0B72EB5B" w:rsidR="002B3A07" w:rsidRPr="00BB6FA3" w:rsidRDefault="002B3A07" w:rsidP="000B59EB">
      <w:pPr>
        <w:spacing w:after="0" w:line="360" w:lineRule="auto"/>
        <w:ind w:left="1530"/>
        <w:jc w:val="both"/>
        <w:rPr>
          <w:rFonts w:asciiTheme="majorBidi" w:eastAsia="Calibri Light" w:hAnsiTheme="majorBidi" w:cstheme="majorBidi"/>
          <w:color w:val="2F5496"/>
          <w:sz w:val="24"/>
          <w:szCs w:val="32"/>
        </w:rPr>
      </w:pPr>
      <w:r w:rsidRPr="00BB6FA3">
        <w:rPr>
          <w:rFonts w:asciiTheme="majorBidi" w:eastAsia="Calibri Light" w:hAnsiTheme="majorBidi" w:cstheme="majorBidi"/>
          <w:color w:val="0D0D0D"/>
          <w:sz w:val="24"/>
          <w:szCs w:val="24"/>
        </w:rPr>
        <w:t xml:space="preserve"> </w:t>
      </w:r>
      <w:r w:rsidR="00680697" w:rsidRPr="00BB6FA3">
        <w:rPr>
          <w:rFonts w:asciiTheme="majorBidi" w:eastAsia="Calibri Light" w:hAnsiTheme="majorBidi" w:cstheme="majorBidi"/>
          <w:color w:val="0D0D0D"/>
          <w:sz w:val="24"/>
          <w:szCs w:val="24"/>
        </w:rPr>
        <w:t>L’administrateur</w:t>
      </w:r>
      <w:r w:rsidRPr="00BB6FA3">
        <w:rPr>
          <w:rFonts w:asciiTheme="majorBidi" w:eastAsia="Calibri Light" w:hAnsiTheme="majorBidi" w:cstheme="majorBidi"/>
          <w:color w:val="0D0D0D"/>
          <w:sz w:val="24"/>
          <w:szCs w:val="24"/>
        </w:rPr>
        <w:t xml:space="preserve"> peut </w:t>
      </w:r>
      <w:r w:rsidR="00680697" w:rsidRPr="00BB6FA3">
        <w:rPr>
          <w:rFonts w:asciiTheme="majorBidi" w:eastAsia="Calibri Light" w:hAnsiTheme="majorBidi" w:cstheme="majorBidi"/>
          <w:color w:val="0D0D0D"/>
          <w:sz w:val="24"/>
          <w:szCs w:val="24"/>
        </w:rPr>
        <w:t xml:space="preserve">consulter, </w:t>
      </w:r>
      <w:r w:rsidRPr="00BB6FA3">
        <w:rPr>
          <w:rFonts w:asciiTheme="majorBidi" w:eastAsia="Calibri Light" w:hAnsiTheme="majorBidi" w:cstheme="majorBidi"/>
          <w:color w:val="0D0D0D"/>
          <w:sz w:val="24"/>
          <w:szCs w:val="24"/>
        </w:rPr>
        <w:t xml:space="preserve">accepter ou supprimer </w:t>
      </w:r>
      <w:r w:rsidR="001B5E25">
        <w:rPr>
          <w:rFonts w:asciiTheme="majorBidi" w:eastAsia="Calibri Light" w:hAnsiTheme="majorBidi" w:cstheme="majorBidi"/>
          <w:color w:val="0D0D0D"/>
          <w:sz w:val="24"/>
          <w:szCs w:val="24"/>
        </w:rPr>
        <w:t>un</w:t>
      </w:r>
      <w:r w:rsidRPr="00BB6FA3">
        <w:rPr>
          <w:rFonts w:asciiTheme="majorBidi" w:eastAsia="Calibri Light" w:hAnsiTheme="majorBidi" w:cstheme="majorBidi"/>
          <w:color w:val="0D0D0D"/>
          <w:sz w:val="24"/>
          <w:szCs w:val="24"/>
        </w:rPr>
        <w:t xml:space="preserve"> poste. </w:t>
      </w:r>
    </w:p>
    <w:p w14:paraId="17FFC0D2" w14:textId="6E816B49" w:rsidR="00680697" w:rsidRPr="00BB6FA3" w:rsidRDefault="002B3A07" w:rsidP="000B59EB">
      <w:pPr>
        <w:numPr>
          <w:ilvl w:val="0"/>
          <w:numId w:val="6"/>
        </w:numPr>
        <w:spacing w:after="0" w:line="360" w:lineRule="auto"/>
        <w:jc w:val="both"/>
        <w:rPr>
          <w:rFonts w:asciiTheme="majorBidi" w:eastAsia="Calibri Light" w:hAnsiTheme="majorBidi" w:cstheme="majorBidi"/>
          <w:color w:val="2F5496"/>
          <w:sz w:val="28"/>
          <w:szCs w:val="28"/>
        </w:rPr>
      </w:pPr>
      <w:r w:rsidRPr="00BB6FA3">
        <w:rPr>
          <w:rFonts w:asciiTheme="majorBidi" w:eastAsia="Calibri Light" w:hAnsiTheme="majorBidi" w:cstheme="majorBidi"/>
          <w:color w:val="0D0D0D"/>
          <w:sz w:val="28"/>
          <w:szCs w:val="28"/>
        </w:rPr>
        <w:t xml:space="preserve">Gérer </w:t>
      </w:r>
      <w:r w:rsidR="001B5E25">
        <w:rPr>
          <w:rFonts w:asciiTheme="majorBidi" w:eastAsia="Calibri Light" w:hAnsiTheme="majorBidi" w:cstheme="majorBidi"/>
          <w:color w:val="0D0D0D"/>
          <w:sz w:val="28"/>
          <w:szCs w:val="28"/>
        </w:rPr>
        <w:t>un</w:t>
      </w:r>
      <w:r w:rsidRPr="00BB6FA3">
        <w:rPr>
          <w:rFonts w:asciiTheme="majorBidi" w:eastAsia="Calibri Light" w:hAnsiTheme="majorBidi" w:cstheme="majorBidi"/>
          <w:color w:val="0D0D0D"/>
          <w:sz w:val="28"/>
          <w:szCs w:val="28"/>
        </w:rPr>
        <w:t xml:space="preserve"> </w:t>
      </w:r>
      <w:r w:rsidR="00680697" w:rsidRPr="00BB6FA3">
        <w:rPr>
          <w:rFonts w:asciiTheme="majorBidi" w:eastAsia="Calibri Light" w:hAnsiTheme="majorBidi" w:cstheme="majorBidi"/>
          <w:color w:val="0D0D0D"/>
          <w:sz w:val="28"/>
          <w:szCs w:val="28"/>
        </w:rPr>
        <w:t>cours</w:t>
      </w:r>
      <w:r w:rsidRPr="00BB6FA3">
        <w:rPr>
          <w:rFonts w:asciiTheme="majorBidi" w:eastAsia="Calibri Light" w:hAnsiTheme="majorBidi" w:cstheme="majorBidi"/>
          <w:color w:val="0D0D0D"/>
          <w:sz w:val="28"/>
          <w:szCs w:val="28"/>
        </w:rPr>
        <w:t> :</w:t>
      </w:r>
    </w:p>
    <w:p w14:paraId="083FD064" w14:textId="5356091C" w:rsidR="002B3A07" w:rsidRPr="00BB6FA3" w:rsidRDefault="002B3A07" w:rsidP="000B59EB">
      <w:pPr>
        <w:spacing w:after="0" w:line="360" w:lineRule="auto"/>
        <w:ind w:left="1530"/>
        <w:jc w:val="both"/>
        <w:rPr>
          <w:rFonts w:asciiTheme="majorBidi" w:eastAsia="Calibri Light" w:hAnsiTheme="majorBidi" w:cstheme="majorBidi"/>
          <w:color w:val="0D0D0D"/>
          <w:sz w:val="24"/>
          <w:szCs w:val="24"/>
        </w:rPr>
      </w:pPr>
      <w:r w:rsidRPr="00BB6FA3">
        <w:rPr>
          <w:rFonts w:asciiTheme="majorBidi" w:eastAsia="Calibri Light" w:hAnsiTheme="majorBidi" w:cstheme="majorBidi"/>
          <w:color w:val="0D0D0D"/>
          <w:sz w:val="24"/>
          <w:szCs w:val="24"/>
        </w:rPr>
        <w:t xml:space="preserve"> </w:t>
      </w:r>
      <w:r w:rsidR="00680697" w:rsidRPr="00BB6FA3">
        <w:rPr>
          <w:rFonts w:asciiTheme="majorBidi" w:eastAsia="Calibri Light" w:hAnsiTheme="majorBidi" w:cstheme="majorBidi"/>
          <w:color w:val="0D0D0D"/>
          <w:sz w:val="24"/>
          <w:szCs w:val="24"/>
        </w:rPr>
        <w:t>L’administrateur</w:t>
      </w:r>
      <w:r w:rsidRPr="00BB6FA3">
        <w:rPr>
          <w:rFonts w:asciiTheme="majorBidi" w:eastAsia="Calibri Light" w:hAnsiTheme="majorBidi" w:cstheme="majorBidi"/>
          <w:color w:val="0D0D0D"/>
          <w:sz w:val="24"/>
          <w:szCs w:val="24"/>
        </w:rPr>
        <w:t xml:space="preserve"> peut</w:t>
      </w:r>
      <w:r w:rsidR="00680697" w:rsidRPr="00BB6FA3">
        <w:rPr>
          <w:rFonts w:asciiTheme="majorBidi" w:eastAsia="Calibri Light" w:hAnsiTheme="majorBidi" w:cstheme="majorBidi"/>
          <w:color w:val="0D0D0D"/>
          <w:sz w:val="24"/>
          <w:szCs w:val="24"/>
        </w:rPr>
        <w:t xml:space="preserve"> consulter,</w:t>
      </w:r>
      <w:r w:rsidRPr="00BB6FA3">
        <w:rPr>
          <w:rFonts w:asciiTheme="majorBidi" w:eastAsia="Calibri Light" w:hAnsiTheme="majorBidi" w:cstheme="majorBidi"/>
          <w:color w:val="0D0D0D"/>
          <w:sz w:val="24"/>
          <w:szCs w:val="24"/>
        </w:rPr>
        <w:t xml:space="preserve"> accepter ou</w:t>
      </w:r>
      <w:r w:rsidR="008D669B" w:rsidRPr="00BB6FA3">
        <w:rPr>
          <w:rFonts w:asciiTheme="majorBidi" w:eastAsia="Calibri Light" w:hAnsiTheme="majorBidi" w:cstheme="majorBidi"/>
          <w:color w:val="0D0D0D"/>
          <w:sz w:val="24"/>
          <w:szCs w:val="24"/>
        </w:rPr>
        <w:t xml:space="preserve"> supprimer </w:t>
      </w:r>
      <w:r w:rsidR="001B5E25">
        <w:rPr>
          <w:rFonts w:asciiTheme="majorBidi" w:eastAsia="Calibri Light" w:hAnsiTheme="majorBidi" w:cstheme="majorBidi"/>
          <w:color w:val="0D0D0D"/>
          <w:sz w:val="24"/>
          <w:szCs w:val="24"/>
        </w:rPr>
        <w:t>un</w:t>
      </w:r>
      <w:r w:rsidRPr="00BB6FA3">
        <w:rPr>
          <w:rFonts w:asciiTheme="majorBidi" w:eastAsia="Calibri Light" w:hAnsiTheme="majorBidi" w:cstheme="majorBidi"/>
          <w:color w:val="0D0D0D"/>
          <w:sz w:val="24"/>
          <w:szCs w:val="24"/>
        </w:rPr>
        <w:t xml:space="preserve"> </w:t>
      </w:r>
      <w:r w:rsidR="00816154">
        <w:rPr>
          <w:rFonts w:asciiTheme="majorBidi" w:eastAsia="Calibri Light" w:hAnsiTheme="majorBidi" w:cstheme="majorBidi"/>
          <w:color w:val="0D0D0D"/>
          <w:sz w:val="24"/>
          <w:szCs w:val="24"/>
        </w:rPr>
        <w:t>cours</w:t>
      </w:r>
      <w:r w:rsidRPr="00BB6FA3">
        <w:rPr>
          <w:rFonts w:asciiTheme="majorBidi" w:eastAsia="Calibri Light" w:hAnsiTheme="majorBidi" w:cstheme="majorBidi"/>
          <w:color w:val="0D0D0D"/>
          <w:sz w:val="24"/>
          <w:szCs w:val="24"/>
        </w:rPr>
        <w:t>.</w:t>
      </w:r>
    </w:p>
    <w:p w14:paraId="42AE13FD" w14:textId="722C57C3" w:rsidR="004403E2" w:rsidRPr="00BB6FA3" w:rsidRDefault="0060381D" w:rsidP="000B59EB">
      <w:pPr>
        <w:numPr>
          <w:ilvl w:val="0"/>
          <w:numId w:val="6"/>
        </w:numPr>
        <w:spacing w:after="0" w:line="360" w:lineRule="auto"/>
        <w:jc w:val="both"/>
        <w:rPr>
          <w:rFonts w:asciiTheme="majorBidi" w:eastAsia="Calibri Light" w:hAnsiTheme="majorBidi" w:cstheme="majorBidi"/>
          <w:color w:val="2F5496"/>
          <w:sz w:val="28"/>
          <w:szCs w:val="28"/>
        </w:rPr>
      </w:pPr>
      <w:r>
        <w:rPr>
          <w:rFonts w:asciiTheme="majorBidi" w:eastAsia="Calibri Light" w:hAnsiTheme="majorBidi" w:cstheme="majorBidi"/>
          <w:color w:val="0D0D0D"/>
          <w:sz w:val="28"/>
          <w:szCs w:val="28"/>
        </w:rPr>
        <w:t>Consulter</w:t>
      </w:r>
      <w:r w:rsidR="004403E2" w:rsidRPr="00BB6FA3">
        <w:rPr>
          <w:rFonts w:asciiTheme="majorBidi" w:eastAsia="Calibri Light" w:hAnsiTheme="majorBidi" w:cstheme="majorBidi"/>
          <w:color w:val="0D0D0D"/>
          <w:sz w:val="28"/>
          <w:szCs w:val="28"/>
        </w:rPr>
        <w:t xml:space="preserve"> les </w:t>
      </w:r>
      <w:r w:rsidR="00F457AA" w:rsidRPr="00BB6FA3">
        <w:rPr>
          <w:rFonts w:asciiTheme="majorBidi" w:eastAsia="Calibri Light" w:hAnsiTheme="majorBidi" w:cstheme="majorBidi"/>
          <w:color w:val="0D0D0D"/>
          <w:sz w:val="28"/>
          <w:szCs w:val="28"/>
        </w:rPr>
        <w:t xml:space="preserve">statistiques des </w:t>
      </w:r>
      <w:r w:rsidR="004403E2" w:rsidRPr="00BB6FA3">
        <w:rPr>
          <w:rFonts w:asciiTheme="majorBidi" w:eastAsia="Calibri Light" w:hAnsiTheme="majorBidi" w:cstheme="majorBidi"/>
          <w:color w:val="0D0D0D"/>
          <w:sz w:val="28"/>
          <w:szCs w:val="28"/>
        </w:rPr>
        <w:t>cours</w:t>
      </w:r>
      <w:r w:rsidR="003A066D">
        <w:rPr>
          <w:rFonts w:asciiTheme="majorBidi" w:eastAsia="Calibri Light" w:hAnsiTheme="majorBidi" w:cstheme="majorBidi"/>
          <w:color w:val="0D0D0D"/>
          <w:sz w:val="28"/>
          <w:szCs w:val="28"/>
        </w:rPr>
        <w:t xml:space="preserve"> et des compétences </w:t>
      </w:r>
      <w:r w:rsidR="003A066D" w:rsidRPr="00BB6FA3">
        <w:rPr>
          <w:rFonts w:asciiTheme="majorBidi" w:eastAsia="Calibri Light" w:hAnsiTheme="majorBidi" w:cstheme="majorBidi"/>
          <w:color w:val="0D0D0D"/>
          <w:sz w:val="28"/>
          <w:szCs w:val="28"/>
        </w:rPr>
        <w:t>:</w:t>
      </w:r>
    </w:p>
    <w:p w14:paraId="2B41A488" w14:textId="7788D53E" w:rsidR="004403E2" w:rsidRPr="00BB6FA3" w:rsidRDefault="004403E2" w:rsidP="000B59EB">
      <w:pPr>
        <w:spacing w:after="0" w:line="360" w:lineRule="auto"/>
        <w:ind w:left="1530"/>
        <w:jc w:val="both"/>
        <w:rPr>
          <w:rFonts w:asciiTheme="majorBidi" w:eastAsia="Calibri Light" w:hAnsiTheme="majorBidi" w:cstheme="majorBidi"/>
          <w:color w:val="0D0D0D"/>
          <w:sz w:val="24"/>
          <w:szCs w:val="24"/>
        </w:rPr>
      </w:pPr>
      <w:r w:rsidRPr="00BB6FA3">
        <w:rPr>
          <w:rFonts w:asciiTheme="majorBidi" w:eastAsia="Calibri Light" w:hAnsiTheme="majorBidi" w:cstheme="majorBidi"/>
          <w:color w:val="0D0D0D"/>
          <w:sz w:val="24"/>
          <w:szCs w:val="24"/>
        </w:rPr>
        <w:t xml:space="preserve"> L’administrateur peut consulter</w:t>
      </w:r>
      <w:r w:rsidR="00F457AA" w:rsidRPr="00BB6FA3">
        <w:rPr>
          <w:rFonts w:asciiTheme="majorBidi" w:eastAsia="Calibri Light" w:hAnsiTheme="majorBidi" w:cstheme="majorBidi"/>
          <w:color w:val="0D0D0D"/>
          <w:sz w:val="24"/>
          <w:szCs w:val="24"/>
        </w:rPr>
        <w:t xml:space="preserve"> les statistiques des achats des cours</w:t>
      </w:r>
      <w:r w:rsidR="003A066D">
        <w:rPr>
          <w:rFonts w:asciiTheme="majorBidi" w:eastAsia="Calibri Light" w:hAnsiTheme="majorBidi" w:cstheme="majorBidi"/>
          <w:color w:val="0D0D0D"/>
          <w:sz w:val="24"/>
          <w:szCs w:val="24"/>
        </w:rPr>
        <w:t xml:space="preserve"> et des compétences.</w:t>
      </w:r>
    </w:p>
    <w:p w14:paraId="006CCF43" w14:textId="2EE2DAB4" w:rsidR="008D669B" w:rsidRPr="00BB6FA3" w:rsidRDefault="008D669B" w:rsidP="000B59EB">
      <w:pPr>
        <w:numPr>
          <w:ilvl w:val="0"/>
          <w:numId w:val="6"/>
        </w:numPr>
        <w:spacing w:after="0" w:line="360" w:lineRule="auto"/>
        <w:jc w:val="both"/>
        <w:rPr>
          <w:rFonts w:asciiTheme="majorBidi" w:eastAsia="Calibri Light" w:hAnsiTheme="majorBidi" w:cstheme="majorBidi"/>
          <w:color w:val="2F5496"/>
          <w:sz w:val="28"/>
          <w:szCs w:val="28"/>
        </w:rPr>
      </w:pPr>
      <w:r w:rsidRPr="00BB6FA3">
        <w:rPr>
          <w:rFonts w:asciiTheme="majorBidi" w:eastAsia="Calibri Light" w:hAnsiTheme="majorBidi" w:cstheme="majorBidi"/>
          <w:color w:val="0D0D0D"/>
          <w:sz w:val="28"/>
          <w:szCs w:val="28"/>
        </w:rPr>
        <w:t xml:space="preserve">Gérer </w:t>
      </w:r>
      <w:r w:rsidR="00454668" w:rsidRPr="00BB6FA3">
        <w:rPr>
          <w:rFonts w:asciiTheme="majorBidi" w:eastAsia="Calibri Light" w:hAnsiTheme="majorBidi" w:cstheme="majorBidi"/>
          <w:color w:val="0D0D0D"/>
          <w:sz w:val="28"/>
          <w:szCs w:val="28"/>
        </w:rPr>
        <w:t>l’historique des achats :</w:t>
      </w:r>
    </w:p>
    <w:p w14:paraId="6957FA2E" w14:textId="2D445A7F" w:rsidR="008D669B" w:rsidRPr="00BB6FA3" w:rsidRDefault="008D669B" w:rsidP="000B59EB">
      <w:pPr>
        <w:spacing w:after="0" w:line="360" w:lineRule="auto"/>
        <w:ind w:left="1530"/>
        <w:jc w:val="both"/>
        <w:rPr>
          <w:rFonts w:asciiTheme="majorBidi" w:eastAsia="Calibri Light" w:hAnsiTheme="majorBidi" w:cstheme="majorBidi"/>
          <w:color w:val="0D0D0D"/>
          <w:sz w:val="24"/>
          <w:szCs w:val="24"/>
        </w:rPr>
      </w:pPr>
      <w:r w:rsidRPr="00BB6FA3">
        <w:rPr>
          <w:rFonts w:asciiTheme="majorBidi" w:eastAsia="Calibri Light" w:hAnsiTheme="majorBidi" w:cstheme="majorBidi"/>
          <w:color w:val="0D0D0D"/>
          <w:sz w:val="24"/>
          <w:szCs w:val="24"/>
        </w:rPr>
        <w:t xml:space="preserve"> L’administrateur peut consulter</w:t>
      </w:r>
      <w:r w:rsidR="00454668" w:rsidRPr="00BB6FA3">
        <w:rPr>
          <w:rFonts w:asciiTheme="majorBidi" w:eastAsia="Calibri Light" w:hAnsiTheme="majorBidi" w:cstheme="majorBidi"/>
          <w:color w:val="0D0D0D"/>
          <w:sz w:val="24"/>
          <w:szCs w:val="24"/>
        </w:rPr>
        <w:t xml:space="preserve"> et supprimer l’historique des achats.</w:t>
      </w:r>
      <w:r w:rsidRPr="00BB6FA3">
        <w:rPr>
          <w:rFonts w:asciiTheme="majorBidi" w:eastAsia="Calibri Light" w:hAnsiTheme="majorBidi" w:cstheme="majorBidi"/>
          <w:color w:val="0D0D0D"/>
          <w:sz w:val="24"/>
          <w:szCs w:val="24"/>
        </w:rPr>
        <w:t xml:space="preserve"> </w:t>
      </w:r>
    </w:p>
    <w:p w14:paraId="3486B529" w14:textId="77777777" w:rsidR="00BF0E4C" w:rsidRPr="00BB6FA3" w:rsidRDefault="00BF0E4C" w:rsidP="000B59EB">
      <w:pPr>
        <w:spacing w:line="360" w:lineRule="auto"/>
        <w:jc w:val="both"/>
        <w:rPr>
          <w:rFonts w:asciiTheme="majorBidi" w:eastAsia="Calibri" w:hAnsiTheme="majorBidi" w:cstheme="majorBidi"/>
          <w:sz w:val="24"/>
          <w:szCs w:val="24"/>
        </w:rPr>
      </w:pPr>
    </w:p>
    <w:bookmarkEnd w:id="427"/>
    <w:p w14:paraId="6CC84612" w14:textId="77777777" w:rsidR="002B3A07" w:rsidRPr="00BB6FA3" w:rsidRDefault="002B3A07" w:rsidP="000B59EB">
      <w:pPr>
        <w:keepNext/>
        <w:keepLines/>
        <w:numPr>
          <w:ilvl w:val="0"/>
          <w:numId w:val="7"/>
        </w:numPr>
        <w:spacing w:before="40" w:after="0" w:line="360" w:lineRule="auto"/>
        <w:jc w:val="both"/>
        <w:outlineLvl w:val="3"/>
        <w:rPr>
          <w:rFonts w:asciiTheme="majorBidi" w:eastAsia="Calibri" w:hAnsiTheme="majorBidi" w:cstheme="majorBidi"/>
          <w:b/>
          <w:bCs/>
          <w:color w:val="0D0D0D"/>
          <w:sz w:val="24"/>
          <w:szCs w:val="24"/>
        </w:rPr>
      </w:pPr>
      <w:r w:rsidRPr="00BB6FA3">
        <w:rPr>
          <w:rFonts w:asciiTheme="majorBidi" w:eastAsia="Calibri Light" w:hAnsiTheme="majorBidi" w:cstheme="majorBidi"/>
          <w:b/>
          <w:bCs/>
          <w:color w:val="0D0D0D"/>
          <w:sz w:val="24"/>
          <w:szCs w:val="24"/>
        </w:rPr>
        <w:t>A l’éditeur :</w:t>
      </w:r>
    </w:p>
    <w:p w14:paraId="5A35089D" w14:textId="77777777" w:rsidR="002B3A07" w:rsidRPr="00BB6FA3" w:rsidRDefault="002B3A07" w:rsidP="000B59EB">
      <w:pPr>
        <w:keepNext/>
        <w:keepLines/>
        <w:spacing w:before="40" w:after="0" w:line="360" w:lineRule="auto"/>
        <w:jc w:val="both"/>
        <w:outlineLvl w:val="3"/>
        <w:rPr>
          <w:rFonts w:asciiTheme="majorBidi" w:eastAsia="Calibri" w:hAnsiTheme="majorBidi" w:cstheme="majorBidi"/>
          <w:b/>
          <w:bCs/>
          <w:color w:val="0D0D0D"/>
          <w:sz w:val="24"/>
          <w:szCs w:val="24"/>
        </w:rPr>
      </w:pPr>
    </w:p>
    <w:p w14:paraId="4B313BE6" w14:textId="77777777" w:rsidR="00454668" w:rsidRPr="00BB6FA3" w:rsidRDefault="00454668" w:rsidP="000B59EB">
      <w:pPr>
        <w:numPr>
          <w:ilvl w:val="0"/>
          <w:numId w:val="6"/>
        </w:numPr>
        <w:spacing w:after="0" w:line="360" w:lineRule="auto"/>
        <w:jc w:val="both"/>
        <w:rPr>
          <w:rFonts w:asciiTheme="majorBidi" w:eastAsia="Calibri Light" w:hAnsiTheme="majorBidi" w:cstheme="majorBidi"/>
          <w:color w:val="2F5496"/>
          <w:sz w:val="28"/>
          <w:szCs w:val="28"/>
        </w:rPr>
      </w:pPr>
      <w:r w:rsidRPr="00BB6FA3">
        <w:rPr>
          <w:rFonts w:asciiTheme="majorBidi" w:eastAsia="Calibri Light" w:hAnsiTheme="majorBidi" w:cstheme="majorBidi"/>
          <w:color w:val="0D0D0D"/>
          <w:sz w:val="28"/>
          <w:szCs w:val="28"/>
        </w:rPr>
        <w:t>S’authentifier :</w:t>
      </w:r>
    </w:p>
    <w:p w14:paraId="3AD3C377" w14:textId="0F20FB2B" w:rsidR="00454668" w:rsidRPr="00BB6FA3" w:rsidRDefault="00454668" w:rsidP="000B59EB">
      <w:pPr>
        <w:spacing w:line="360" w:lineRule="auto"/>
        <w:ind w:left="1530"/>
        <w:jc w:val="both"/>
        <w:rPr>
          <w:rFonts w:asciiTheme="majorBidi" w:eastAsia="Calibri" w:hAnsiTheme="majorBidi" w:cstheme="majorBidi"/>
          <w:sz w:val="24"/>
          <w:szCs w:val="24"/>
        </w:rPr>
      </w:pPr>
      <w:r w:rsidRPr="00BB6FA3">
        <w:rPr>
          <w:rFonts w:asciiTheme="majorBidi" w:eastAsia="Calibri" w:hAnsiTheme="majorBidi" w:cstheme="majorBidi"/>
          <w:sz w:val="24"/>
          <w:szCs w:val="24"/>
        </w:rPr>
        <w:t>L’éditeur peut s’</w:t>
      </w:r>
      <w:r w:rsidRPr="00BB6FA3">
        <w:rPr>
          <w:rFonts w:asciiTheme="majorBidi" w:eastAsia="Calibri Light" w:hAnsiTheme="majorBidi" w:cstheme="majorBidi"/>
          <w:color w:val="0D0D0D"/>
          <w:szCs w:val="24"/>
        </w:rPr>
        <w:t>authentifier</w:t>
      </w:r>
      <w:r w:rsidRPr="00BB6FA3">
        <w:rPr>
          <w:rFonts w:asciiTheme="majorBidi" w:eastAsia="Calibri" w:hAnsiTheme="majorBidi" w:cstheme="majorBidi"/>
          <w:sz w:val="24"/>
          <w:szCs w:val="24"/>
        </w:rPr>
        <w:t xml:space="preserve"> en saisissant son email et son mot de passe. </w:t>
      </w:r>
    </w:p>
    <w:p w14:paraId="68FE8F0F" w14:textId="77777777" w:rsidR="00454668" w:rsidRPr="00BB6FA3" w:rsidRDefault="00454668" w:rsidP="000B59EB">
      <w:pPr>
        <w:numPr>
          <w:ilvl w:val="0"/>
          <w:numId w:val="6"/>
        </w:numPr>
        <w:spacing w:after="0" w:line="360" w:lineRule="auto"/>
        <w:jc w:val="both"/>
        <w:rPr>
          <w:rFonts w:asciiTheme="majorBidi" w:eastAsia="Calibri Light" w:hAnsiTheme="majorBidi" w:cstheme="majorBidi"/>
          <w:color w:val="2F5496"/>
          <w:sz w:val="28"/>
          <w:szCs w:val="28"/>
        </w:rPr>
      </w:pPr>
      <w:r w:rsidRPr="00BB6FA3">
        <w:rPr>
          <w:rFonts w:asciiTheme="majorBidi" w:eastAsia="Calibri Light" w:hAnsiTheme="majorBidi" w:cstheme="majorBidi"/>
          <w:color w:val="0D0D0D"/>
          <w:sz w:val="28"/>
          <w:szCs w:val="28"/>
        </w:rPr>
        <w:t>Gérer son profil :</w:t>
      </w:r>
    </w:p>
    <w:p w14:paraId="08C322B2" w14:textId="10F32884" w:rsidR="00454668" w:rsidRDefault="00454668" w:rsidP="000B59EB">
      <w:pPr>
        <w:spacing w:line="360" w:lineRule="auto"/>
        <w:jc w:val="both"/>
        <w:rPr>
          <w:rFonts w:asciiTheme="majorBidi" w:eastAsia="Calibri" w:hAnsiTheme="majorBidi" w:cstheme="majorBidi"/>
          <w:sz w:val="24"/>
          <w:szCs w:val="24"/>
        </w:rPr>
      </w:pPr>
      <w:r w:rsidRPr="00BB6FA3">
        <w:rPr>
          <w:rFonts w:asciiTheme="majorBidi" w:eastAsia="Calibri" w:hAnsiTheme="majorBidi" w:cstheme="majorBidi"/>
          <w:sz w:val="24"/>
          <w:szCs w:val="24"/>
        </w:rPr>
        <w:t xml:space="preserve">                  </w:t>
      </w:r>
      <w:r w:rsidRPr="00BB6FA3">
        <w:rPr>
          <w:rFonts w:asciiTheme="majorBidi" w:eastAsia="Calibri" w:hAnsiTheme="majorBidi" w:cstheme="majorBidi"/>
          <w:sz w:val="24"/>
          <w:szCs w:val="24"/>
        </w:rPr>
        <w:tab/>
        <w:t xml:space="preserve">  L’éditeur peut consulter, modifier son profil. </w:t>
      </w:r>
    </w:p>
    <w:p w14:paraId="7295F087" w14:textId="3B3A99EC" w:rsidR="00816154" w:rsidRPr="00BB6FA3" w:rsidRDefault="00816154" w:rsidP="000B59EB">
      <w:pPr>
        <w:numPr>
          <w:ilvl w:val="0"/>
          <w:numId w:val="6"/>
        </w:numPr>
        <w:spacing w:after="0" w:line="360" w:lineRule="auto"/>
        <w:jc w:val="both"/>
        <w:rPr>
          <w:rFonts w:asciiTheme="majorBidi" w:eastAsia="Calibri Light" w:hAnsiTheme="majorBidi" w:cstheme="majorBidi"/>
          <w:color w:val="2F5496"/>
          <w:sz w:val="28"/>
          <w:szCs w:val="28"/>
        </w:rPr>
      </w:pPr>
      <w:r>
        <w:rPr>
          <w:rFonts w:asciiTheme="majorBidi" w:eastAsia="Calibri Light" w:hAnsiTheme="majorBidi" w:cstheme="majorBidi"/>
          <w:color w:val="0D0D0D"/>
          <w:sz w:val="28"/>
          <w:szCs w:val="28"/>
        </w:rPr>
        <w:t xml:space="preserve">Consulter les profils des </w:t>
      </w:r>
      <w:r w:rsidR="003A066D">
        <w:rPr>
          <w:rFonts w:asciiTheme="majorBidi" w:eastAsia="Calibri Light" w:hAnsiTheme="majorBidi" w:cstheme="majorBidi"/>
          <w:color w:val="0D0D0D"/>
          <w:sz w:val="28"/>
          <w:szCs w:val="28"/>
        </w:rPr>
        <w:t xml:space="preserve">membres et </w:t>
      </w:r>
      <w:r w:rsidR="003A066D" w:rsidRPr="00BB6FA3">
        <w:rPr>
          <w:rFonts w:asciiTheme="majorBidi" w:eastAsia="Calibri Light" w:hAnsiTheme="majorBidi" w:cstheme="majorBidi"/>
          <w:color w:val="0D0D0D"/>
          <w:sz w:val="28"/>
          <w:szCs w:val="28"/>
        </w:rPr>
        <w:t>éditeurs :</w:t>
      </w:r>
      <w:r w:rsidRPr="00BB6FA3">
        <w:rPr>
          <w:rFonts w:asciiTheme="majorBidi" w:eastAsia="Calibri" w:hAnsiTheme="majorBidi" w:cstheme="majorBidi"/>
          <w:sz w:val="28"/>
          <w:szCs w:val="28"/>
        </w:rPr>
        <w:t xml:space="preserve"> </w:t>
      </w:r>
    </w:p>
    <w:p w14:paraId="5B65FC89" w14:textId="3A00E737" w:rsidR="00816154" w:rsidRPr="00BB6FA3" w:rsidRDefault="00816154" w:rsidP="000B59EB">
      <w:pPr>
        <w:spacing w:after="0" w:line="360" w:lineRule="auto"/>
        <w:ind w:left="1530"/>
        <w:jc w:val="both"/>
        <w:rPr>
          <w:rFonts w:asciiTheme="majorBidi" w:eastAsia="Calibri" w:hAnsiTheme="majorBidi" w:cstheme="majorBidi"/>
          <w:sz w:val="24"/>
          <w:szCs w:val="24"/>
        </w:rPr>
      </w:pPr>
      <w:r w:rsidRPr="00BB6FA3">
        <w:rPr>
          <w:rFonts w:asciiTheme="majorBidi" w:eastAsia="Calibri" w:hAnsiTheme="majorBidi" w:cstheme="majorBidi"/>
          <w:sz w:val="24"/>
          <w:szCs w:val="24"/>
        </w:rPr>
        <w:t>L’</w:t>
      </w:r>
      <w:r w:rsidR="003A066D">
        <w:rPr>
          <w:rFonts w:asciiTheme="majorBidi" w:eastAsia="Calibri" w:hAnsiTheme="majorBidi" w:cstheme="majorBidi"/>
          <w:sz w:val="24"/>
          <w:szCs w:val="24"/>
        </w:rPr>
        <w:t>éditeur</w:t>
      </w:r>
      <w:r w:rsidRPr="00BB6FA3">
        <w:rPr>
          <w:rFonts w:asciiTheme="majorBidi" w:eastAsia="Calibri" w:hAnsiTheme="majorBidi" w:cstheme="majorBidi"/>
          <w:sz w:val="24"/>
          <w:szCs w:val="24"/>
        </w:rPr>
        <w:t xml:space="preserve"> peut consulter</w:t>
      </w:r>
      <w:r>
        <w:rPr>
          <w:rFonts w:asciiTheme="majorBidi" w:eastAsia="Calibri" w:hAnsiTheme="majorBidi" w:cstheme="majorBidi"/>
          <w:sz w:val="24"/>
          <w:szCs w:val="24"/>
        </w:rPr>
        <w:t xml:space="preserve"> les profiles</w:t>
      </w:r>
      <w:r w:rsidRPr="00BB6FA3">
        <w:rPr>
          <w:rFonts w:asciiTheme="majorBidi" w:eastAsia="Calibri" w:hAnsiTheme="majorBidi" w:cstheme="majorBidi"/>
          <w:sz w:val="24"/>
          <w:szCs w:val="24"/>
        </w:rPr>
        <w:t xml:space="preserve"> des éditeurs</w:t>
      </w:r>
      <w:r w:rsidR="003A066D">
        <w:rPr>
          <w:rFonts w:asciiTheme="majorBidi" w:eastAsia="Calibri" w:hAnsiTheme="majorBidi" w:cstheme="majorBidi"/>
          <w:sz w:val="24"/>
          <w:szCs w:val="24"/>
        </w:rPr>
        <w:t xml:space="preserve"> et </w:t>
      </w:r>
      <w:r w:rsidR="003A066D" w:rsidRPr="00BB6FA3">
        <w:rPr>
          <w:rFonts w:asciiTheme="majorBidi" w:eastAsia="Calibri" w:hAnsiTheme="majorBidi" w:cstheme="majorBidi"/>
          <w:sz w:val="24"/>
          <w:szCs w:val="24"/>
        </w:rPr>
        <w:t>des</w:t>
      </w:r>
      <w:r w:rsidRPr="00BB6FA3">
        <w:rPr>
          <w:rFonts w:asciiTheme="majorBidi" w:eastAsia="Calibri" w:hAnsiTheme="majorBidi" w:cstheme="majorBidi"/>
          <w:sz w:val="24"/>
          <w:szCs w:val="24"/>
        </w:rPr>
        <w:t xml:space="preserve"> </w:t>
      </w:r>
      <w:r w:rsidR="003A066D">
        <w:rPr>
          <w:rFonts w:asciiTheme="majorBidi" w:eastAsia="Calibri" w:hAnsiTheme="majorBidi" w:cstheme="majorBidi"/>
          <w:sz w:val="24"/>
          <w:szCs w:val="24"/>
        </w:rPr>
        <w:t>membres</w:t>
      </w:r>
      <w:r w:rsidR="003A066D" w:rsidRPr="00BB6FA3">
        <w:rPr>
          <w:rFonts w:asciiTheme="majorBidi" w:eastAsia="Calibri" w:hAnsiTheme="majorBidi" w:cstheme="majorBidi"/>
          <w:sz w:val="24"/>
          <w:szCs w:val="24"/>
        </w:rPr>
        <w:t>.</w:t>
      </w:r>
    </w:p>
    <w:p w14:paraId="56B5F5AC" w14:textId="5EAA0026" w:rsidR="00454668" w:rsidRPr="00BB6FA3" w:rsidRDefault="00454668" w:rsidP="000B59EB">
      <w:pPr>
        <w:numPr>
          <w:ilvl w:val="0"/>
          <w:numId w:val="6"/>
        </w:numPr>
        <w:spacing w:after="0" w:line="360" w:lineRule="auto"/>
        <w:jc w:val="both"/>
        <w:rPr>
          <w:rFonts w:asciiTheme="majorBidi" w:eastAsia="Calibri Light" w:hAnsiTheme="majorBidi" w:cstheme="majorBidi"/>
          <w:color w:val="2F5496"/>
          <w:sz w:val="28"/>
          <w:szCs w:val="28"/>
        </w:rPr>
      </w:pPr>
      <w:r w:rsidRPr="00BB6FA3">
        <w:rPr>
          <w:rFonts w:asciiTheme="majorBidi" w:eastAsia="Calibri Light" w:hAnsiTheme="majorBidi" w:cstheme="majorBidi"/>
          <w:color w:val="0D0D0D"/>
          <w:sz w:val="28"/>
          <w:szCs w:val="28"/>
        </w:rPr>
        <w:t xml:space="preserve">Gérer </w:t>
      </w:r>
      <w:r w:rsidR="003A066D">
        <w:rPr>
          <w:rFonts w:asciiTheme="majorBidi" w:eastAsia="Calibri Light" w:hAnsiTheme="majorBidi" w:cstheme="majorBidi"/>
          <w:color w:val="0D0D0D"/>
          <w:sz w:val="28"/>
          <w:szCs w:val="28"/>
        </w:rPr>
        <w:t>un</w:t>
      </w:r>
      <w:r w:rsidRPr="00BB6FA3">
        <w:rPr>
          <w:rFonts w:asciiTheme="majorBidi" w:eastAsia="Calibri Light" w:hAnsiTheme="majorBidi" w:cstheme="majorBidi"/>
          <w:color w:val="0D0D0D"/>
          <w:sz w:val="28"/>
          <w:szCs w:val="28"/>
        </w:rPr>
        <w:t xml:space="preserve"> domaine :</w:t>
      </w:r>
    </w:p>
    <w:p w14:paraId="1D9EA872" w14:textId="5EE0DD11" w:rsidR="00454668" w:rsidRPr="00BB6FA3" w:rsidRDefault="00454668" w:rsidP="000B59EB">
      <w:pPr>
        <w:spacing w:after="0" w:line="360" w:lineRule="auto"/>
        <w:ind w:left="1530"/>
        <w:jc w:val="both"/>
        <w:rPr>
          <w:rFonts w:asciiTheme="majorBidi" w:eastAsia="Calibri Light" w:hAnsiTheme="majorBidi" w:cstheme="majorBidi"/>
          <w:color w:val="0D0D0D"/>
          <w:sz w:val="24"/>
          <w:szCs w:val="24"/>
        </w:rPr>
      </w:pPr>
      <w:r w:rsidRPr="00BB6FA3">
        <w:rPr>
          <w:rFonts w:asciiTheme="majorBidi" w:eastAsia="Calibri" w:hAnsiTheme="majorBidi" w:cstheme="majorBidi"/>
          <w:sz w:val="24"/>
          <w:szCs w:val="24"/>
        </w:rPr>
        <w:t>L’éditeur</w:t>
      </w:r>
      <w:r w:rsidRPr="00BB6FA3">
        <w:rPr>
          <w:rFonts w:asciiTheme="majorBidi" w:eastAsia="Calibri Light" w:hAnsiTheme="majorBidi" w:cstheme="majorBidi"/>
          <w:color w:val="0D0D0D"/>
          <w:sz w:val="24"/>
          <w:szCs w:val="24"/>
        </w:rPr>
        <w:t xml:space="preserve"> peut consulter, ajouter, modifier ou supprimer </w:t>
      </w:r>
      <w:r w:rsidR="003A066D">
        <w:rPr>
          <w:rFonts w:asciiTheme="majorBidi" w:eastAsia="Calibri Light" w:hAnsiTheme="majorBidi" w:cstheme="majorBidi"/>
          <w:color w:val="0D0D0D"/>
          <w:sz w:val="24"/>
          <w:szCs w:val="24"/>
        </w:rPr>
        <w:t>un</w:t>
      </w:r>
      <w:r w:rsidRPr="00BB6FA3">
        <w:rPr>
          <w:rFonts w:asciiTheme="majorBidi" w:eastAsia="Calibri Light" w:hAnsiTheme="majorBidi" w:cstheme="majorBidi"/>
          <w:color w:val="0D0D0D"/>
          <w:sz w:val="24"/>
          <w:szCs w:val="24"/>
        </w:rPr>
        <w:t xml:space="preserve"> domaine d’étude. </w:t>
      </w:r>
    </w:p>
    <w:p w14:paraId="6AB0D289" w14:textId="230FDF5B" w:rsidR="00454668" w:rsidRPr="00BB6FA3" w:rsidRDefault="00454668" w:rsidP="000B59EB">
      <w:pPr>
        <w:numPr>
          <w:ilvl w:val="0"/>
          <w:numId w:val="6"/>
        </w:numPr>
        <w:spacing w:after="0" w:line="360" w:lineRule="auto"/>
        <w:jc w:val="both"/>
        <w:rPr>
          <w:rFonts w:asciiTheme="majorBidi" w:eastAsia="Calibri Light" w:hAnsiTheme="majorBidi" w:cstheme="majorBidi"/>
          <w:color w:val="2F5496"/>
          <w:sz w:val="28"/>
          <w:szCs w:val="28"/>
        </w:rPr>
      </w:pPr>
      <w:r w:rsidRPr="00BB6FA3">
        <w:rPr>
          <w:rFonts w:asciiTheme="majorBidi" w:eastAsia="Calibri Light" w:hAnsiTheme="majorBidi" w:cstheme="majorBidi"/>
          <w:color w:val="0D0D0D"/>
          <w:sz w:val="28"/>
          <w:szCs w:val="28"/>
        </w:rPr>
        <w:t xml:space="preserve">Gérer </w:t>
      </w:r>
      <w:r w:rsidR="00760D80">
        <w:rPr>
          <w:rFonts w:asciiTheme="majorBidi" w:eastAsia="Calibri Light" w:hAnsiTheme="majorBidi" w:cstheme="majorBidi"/>
          <w:color w:val="0D0D0D"/>
          <w:sz w:val="28"/>
          <w:szCs w:val="28"/>
        </w:rPr>
        <w:t>un</w:t>
      </w:r>
      <w:r w:rsidRPr="00BB6FA3">
        <w:rPr>
          <w:rFonts w:asciiTheme="majorBidi" w:eastAsia="Calibri Light" w:hAnsiTheme="majorBidi" w:cstheme="majorBidi"/>
          <w:color w:val="0D0D0D"/>
          <w:sz w:val="28"/>
          <w:szCs w:val="28"/>
        </w:rPr>
        <w:t xml:space="preserve"> secteur d’activité :</w:t>
      </w:r>
    </w:p>
    <w:p w14:paraId="334E5484" w14:textId="1E5B7393" w:rsidR="00454668" w:rsidRPr="00BB6FA3" w:rsidRDefault="00454668" w:rsidP="000B59EB">
      <w:pPr>
        <w:spacing w:after="0" w:line="360" w:lineRule="auto"/>
        <w:ind w:left="1530"/>
        <w:jc w:val="both"/>
        <w:rPr>
          <w:rFonts w:asciiTheme="majorBidi" w:eastAsia="Calibri Light" w:hAnsiTheme="majorBidi" w:cstheme="majorBidi"/>
          <w:color w:val="0D0D0D"/>
          <w:sz w:val="24"/>
          <w:szCs w:val="24"/>
        </w:rPr>
      </w:pPr>
      <w:r w:rsidRPr="00BB6FA3">
        <w:rPr>
          <w:rFonts w:asciiTheme="majorBidi" w:eastAsia="Calibri" w:hAnsiTheme="majorBidi" w:cstheme="majorBidi"/>
          <w:sz w:val="24"/>
          <w:szCs w:val="24"/>
        </w:rPr>
        <w:t>L’éditeur</w:t>
      </w:r>
      <w:r w:rsidRPr="00BB6FA3">
        <w:rPr>
          <w:rFonts w:asciiTheme="majorBidi" w:eastAsia="Calibri Light" w:hAnsiTheme="majorBidi" w:cstheme="majorBidi"/>
          <w:color w:val="0D0D0D"/>
          <w:sz w:val="24"/>
          <w:szCs w:val="24"/>
        </w:rPr>
        <w:t xml:space="preserve"> peut consulter, ajouter, modifier ou supprimer </w:t>
      </w:r>
      <w:r w:rsidR="00760D80">
        <w:rPr>
          <w:rFonts w:asciiTheme="majorBidi" w:eastAsia="Calibri Light" w:hAnsiTheme="majorBidi" w:cstheme="majorBidi"/>
          <w:color w:val="0D0D0D"/>
          <w:sz w:val="24"/>
          <w:szCs w:val="24"/>
        </w:rPr>
        <w:t>un</w:t>
      </w:r>
      <w:r w:rsidRPr="00BB6FA3">
        <w:rPr>
          <w:rFonts w:asciiTheme="majorBidi" w:eastAsia="Calibri Light" w:hAnsiTheme="majorBidi" w:cstheme="majorBidi"/>
          <w:color w:val="0D0D0D"/>
          <w:sz w:val="24"/>
          <w:szCs w:val="24"/>
        </w:rPr>
        <w:t xml:space="preserve"> secteur</w:t>
      </w:r>
      <w:r w:rsidR="00760D80">
        <w:rPr>
          <w:rFonts w:asciiTheme="majorBidi" w:eastAsia="Calibri Light" w:hAnsiTheme="majorBidi" w:cstheme="majorBidi"/>
          <w:color w:val="0D0D0D"/>
          <w:sz w:val="24"/>
          <w:szCs w:val="24"/>
        </w:rPr>
        <w:t xml:space="preserve"> </w:t>
      </w:r>
      <w:r w:rsidRPr="00BB6FA3">
        <w:rPr>
          <w:rFonts w:asciiTheme="majorBidi" w:eastAsia="Calibri Light" w:hAnsiTheme="majorBidi" w:cstheme="majorBidi"/>
          <w:color w:val="0D0D0D"/>
          <w:sz w:val="24"/>
          <w:szCs w:val="24"/>
        </w:rPr>
        <w:t xml:space="preserve">d’activité   d’étude. </w:t>
      </w:r>
    </w:p>
    <w:p w14:paraId="5F0D171B" w14:textId="21A6FE90" w:rsidR="00454668" w:rsidRPr="00BB6FA3" w:rsidRDefault="00454668" w:rsidP="000B59EB">
      <w:pPr>
        <w:numPr>
          <w:ilvl w:val="0"/>
          <w:numId w:val="6"/>
        </w:numPr>
        <w:spacing w:after="0" w:line="360" w:lineRule="auto"/>
        <w:jc w:val="both"/>
        <w:rPr>
          <w:rFonts w:asciiTheme="majorBidi" w:eastAsia="Calibri Light" w:hAnsiTheme="majorBidi" w:cstheme="majorBidi"/>
          <w:color w:val="2F5496"/>
          <w:sz w:val="28"/>
          <w:szCs w:val="28"/>
        </w:rPr>
      </w:pPr>
      <w:r w:rsidRPr="00BB6FA3">
        <w:rPr>
          <w:rFonts w:asciiTheme="majorBidi" w:eastAsia="Calibri Light" w:hAnsiTheme="majorBidi" w:cstheme="majorBidi"/>
          <w:color w:val="0D0D0D"/>
          <w:sz w:val="28"/>
          <w:szCs w:val="28"/>
        </w:rPr>
        <w:t xml:space="preserve">Gérer </w:t>
      </w:r>
      <w:r w:rsidR="00760D80">
        <w:rPr>
          <w:rFonts w:asciiTheme="majorBidi" w:eastAsia="Calibri Light" w:hAnsiTheme="majorBidi" w:cstheme="majorBidi"/>
          <w:color w:val="0D0D0D"/>
          <w:sz w:val="28"/>
          <w:szCs w:val="28"/>
        </w:rPr>
        <w:t>une</w:t>
      </w:r>
      <w:r w:rsidR="00760D80" w:rsidRPr="00BB6FA3">
        <w:rPr>
          <w:rFonts w:asciiTheme="majorBidi" w:eastAsia="Calibri Light" w:hAnsiTheme="majorBidi" w:cstheme="majorBidi"/>
          <w:color w:val="0D0D0D"/>
          <w:sz w:val="28"/>
          <w:szCs w:val="28"/>
        </w:rPr>
        <w:t xml:space="preserve"> compétence</w:t>
      </w:r>
      <w:r w:rsidRPr="00BB6FA3">
        <w:rPr>
          <w:rFonts w:asciiTheme="majorBidi" w:eastAsia="Calibri Light" w:hAnsiTheme="majorBidi" w:cstheme="majorBidi"/>
          <w:color w:val="0D0D0D"/>
          <w:sz w:val="28"/>
          <w:szCs w:val="28"/>
        </w:rPr>
        <w:t xml:space="preserve"> :</w:t>
      </w:r>
    </w:p>
    <w:p w14:paraId="143C47C5" w14:textId="3B4C93D9" w:rsidR="00454668" w:rsidRDefault="00454668" w:rsidP="000B59EB">
      <w:pPr>
        <w:spacing w:after="0" w:line="360" w:lineRule="auto"/>
        <w:ind w:left="1530"/>
        <w:jc w:val="both"/>
        <w:rPr>
          <w:rFonts w:asciiTheme="majorBidi" w:eastAsia="Calibri Light" w:hAnsiTheme="majorBidi" w:cstheme="majorBidi"/>
          <w:color w:val="0D0D0D"/>
          <w:sz w:val="24"/>
          <w:szCs w:val="24"/>
        </w:rPr>
      </w:pPr>
      <w:r w:rsidRPr="00BB6FA3">
        <w:rPr>
          <w:rFonts w:asciiTheme="majorBidi" w:eastAsia="Calibri" w:hAnsiTheme="majorBidi" w:cstheme="majorBidi"/>
          <w:sz w:val="24"/>
          <w:szCs w:val="24"/>
        </w:rPr>
        <w:t>L’éditeur</w:t>
      </w:r>
      <w:r w:rsidRPr="00BB6FA3">
        <w:rPr>
          <w:rFonts w:asciiTheme="majorBidi" w:eastAsia="Calibri Light" w:hAnsiTheme="majorBidi" w:cstheme="majorBidi"/>
          <w:color w:val="0D0D0D"/>
          <w:sz w:val="24"/>
          <w:szCs w:val="24"/>
        </w:rPr>
        <w:t xml:space="preserve"> peut consulter, ajouter, modifier ou supprimer </w:t>
      </w:r>
      <w:r w:rsidR="00760D80">
        <w:rPr>
          <w:rFonts w:asciiTheme="majorBidi" w:eastAsia="Calibri Light" w:hAnsiTheme="majorBidi" w:cstheme="majorBidi"/>
          <w:color w:val="0D0D0D"/>
          <w:sz w:val="24"/>
          <w:szCs w:val="24"/>
        </w:rPr>
        <w:t>une</w:t>
      </w:r>
      <w:r w:rsidR="00760D80" w:rsidRPr="00BB6FA3">
        <w:rPr>
          <w:rFonts w:asciiTheme="majorBidi" w:eastAsia="Calibri Light" w:hAnsiTheme="majorBidi" w:cstheme="majorBidi"/>
          <w:color w:val="0D0D0D"/>
          <w:sz w:val="24"/>
          <w:szCs w:val="24"/>
        </w:rPr>
        <w:t xml:space="preserve"> compétence</w:t>
      </w:r>
      <w:r w:rsidRPr="00BB6FA3">
        <w:rPr>
          <w:rFonts w:asciiTheme="majorBidi" w:eastAsia="Calibri Light" w:hAnsiTheme="majorBidi" w:cstheme="majorBidi"/>
          <w:color w:val="0D0D0D"/>
          <w:sz w:val="24"/>
          <w:szCs w:val="24"/>
        </w:rPr>
        <w:t xml:space="preserve">   d’étude. </w:t>
      </w:r>
    </w:p>
    <w:p w14:paraId="1BE0D40D" w14:textId="77777777" w:rsidR="00816154" w:rsidRPr="00BB6FA3" w:rsidRDefault="00816154" w:rsidP="000B59EB">
      <w:pPr>
        <w:spacing w:after="0" w:line="360" w:lineRule="auto"/>
        <w:ind w:left="1530"/>
        <w:jc w:val="both"/>
        <w:rPr>
          <w:rFonts w:asciiTheme="majorBidi" w:eastAsia="Calibri Light" w:hAnsiTheme="majorBidi" w:cstheme="majorBidi"/>
          <w:color w:val="2F5496"/>
          <w:sz w:val="24"/>
          <w:szCs w:val="24"/>
        </w:rPr>
      </w:pPr>
    </w:p>
    <w:p w14:paraId="679A05B0" w14:textId="4BAE74CA" w:rsidR="00454668" w:rsidRPr="00BB6FA3" w:rsidRDefault="00454668" w:rsidP="000B59EB">
      <w:pPr>
        <w:numPr>
          <w:ilvl w:val="0"/>
          <w:numId w:val="6"/>
        </w:numPr>
        <w:spacing w:after="0" w:line="360" w:lineRule="auto"/>
        <w:jc w:val="both"/>
        <w:rPr>
          <w:rFonts w:asciiTheme="majorBidi" w:eastAsia="Calibri Light" w:hAnsiTheme="majorBidi" w:cstheme="majorBidi"/>
          <w:color w:val="2F5496"/>
          <w:sz w:val="28"/>
          <w:szCs w:val="28"/>
        </w:rPr>
      </w:pPr>
      <w:r w:rsidRPr="00BB6FA3">
        <w:rPr>
          <w:rFonts w:asciiTheme="majorBidi" w:eastAsia="Calibri Light" w:hAnsiTheme="majorBidi" w:cstheme="majorBidi"/>
          <w:color w:val="0D0D0D"/>
          <w:sz w:val="28"/>
          <w:szCs w:val="28"/>
        </w:rPr>
        <w:t xml:space="preserve">Gérer </w:t>
      </w:r>
      <w:r w:rsidR="00760D80">
        <w:rPr>
          <w:rFonts w:asciiTheme="majorBidi" w:eastAsia="Calibri Light" w:hAnsiTheme="majorBidi" w:cstheme="majorBidi"/>
          <w:color w:val="0D0D0D"/>
          <w:sz w:val="28"/>
          <w:szCs w:val="28"/>
        </w:rPr>
        <w:t>un</w:t>
      </w:r>
      <w:r w:rsidRPr="00BB6FA3">
        <w:rPr>
          <w:rFonts w:asciiTheme="majorBidi" w:eastAsia="Calibri Light" w:hAnsiTheme="majorBidi" w:cstheme="majorBidi"/>
          <w:color w:val="0D0D0D"/>
          <w:sz w:val="28"/>
          <w:szCs w:val="28"/>
        </w:rPr>
        <w:t xml:space="preserve"> poste :</w:t>
      </w:r>
    </w:p>
    <w:p w14:paraId="1AD928D3" w14:textId="4EB960FC" w:rsidR="00454668" w:rsidRPr="00BB6FA3" w:rsidRDefault="00454668" w:rsidP="000B59EB">
      <w:pPr>
        <w:spacing w:after="0" w:line="360" w:lineRule="auto"/>
        <w:ind w:left="1530"/>
        <w:jc w:val="both"/>
        <w:rPr>
          <w:rFonts w:asciiTheme="majorBidi" w:eastAsia="Calibri Light" w:hAnsiTheme="majorBidi" w:cstheme="majorBidi"/>
          <w:color w:val="2F5496"/>
          <w:sz w:val="24"/>
          <w:szCs w:val="32"/>
        </w:rPr>
      </w:pPr>
      <w:r w:rsidRPr="00BB6FA3">
        <w:rPr>
          <w:rFonts w:asciiTheme="majorBidi" w:eastAsia="Calibri" w:hAnsiTheme="majorBidi" w:cstheme="majorBidi"/>
          <w:sz w:val="24"/>
          <w:szCs w:val="24"/>
        </w:rPr>
        <w:t>L’éditeur</w:t>
      </w:r>
      <w:r w:rsidRPr="00BB6FA3">
        <w:rPr>
          <w:rFonts w:asciiTheme="majorBidi" w:eastAsia="Calibri Light" w:hAnsiTheme="majorBidi" w:cstheme="majorBidi"/>
          <w:color w:val="0D0D0D"/>
          <w:sz w:val="24"/>
          <w:szCs w:val="24"/>
        </w:rPr>
        <w:t xml:space="preserve"> peut consulter, accepter ou supprimer </w:t>
      </w:r>
      <w:r w:rsidR="00760D80">
        <w:rPr>
          <w:rFonts w:asciiTheme="majorBidi" w:eastAsia="Calibri Light" w:hAnsiTheme="majorBidi" w:cstheme="majorBidi"/>
          <w:color w:val="0D0D0D"/>
          <w:sz w:val="24"/>
          <w:szCs w:val="24"/>
        </w:rPr>
        <w:t>un</w:t>
      </w:r>
      <w:r w:rsidRPr="00BB6FA3">
        <w:rPr>
          <w:rFonts w:asciiTheme="majorBidi" w:eastAsia="Calibri Light" w:hAnsiTheme="majorBidi" w:cstheme="majorBidi"/>
          <w:color w:val="0D0D0D"/>
          <w:sz w:val="24"/>
          <w:szCs w:val="24"/>
        </w:rPr>
        <w:t xml:space="preserve"> poste. </w:t>
      </w:r>
    </w:p>
    <w:p w14:paraId="17FFF21C" w14:textId="49819694" w:rsidR="00454668" w:rsidRPr="00BB6FA3" w:rsidRDefault="00454668" w:rsidP="000B59EB">
      <w:pPr>
        <w:numPr>
          <w:ilvl w:val="0"/>
          <w:numId w:val="6"/>
        </w:numPr>
        <w:spacing w:after="0" w:line="360" w:lineRule="auto"/>
        <w:jc w:val="both"/>
        <w:rPr>
          <w:rFonts w:asciiTheme="majorBidi" w:eastAsia="Calibri Light" w:hAnsiTheme="majorBidi" w:cstheme="majorBidi"/>
          <w:color w:val="2F5496"/>
          <w:sz w:val="28"/>
          <w:szCs w:val="28"/>
        </w:rPr>
      </w:pPr>
      <w:r w:rsidRPr="00BB6FA3">
        <w:rPr>
          <w:rFonts w:asciiTheme="majorBidi" w:eastAsia="Calibri Light" w:hAnsiTheme="majorBidi" w:cstheme="majorBidi"/>
          <w:color w:val="0D0D0D"/>
          <w:sz w:val="28"/>
          <w:szCs w:val="28"/>
        </w:rPr>
        <w:t xml:space="preserve">Gérer </w:t>
      </w:r>
      <w:r w:rsidR="00760D80">
        <w:rPr>
          <w:rFonts w:asciiTheme="majorBidi" w:eastAsia="Calibri Light" w:hAnsiTheme="majorBidi" w:cstheme="majorBidi"/>
          <w:color w:val="0D0D0D"/>
          <w:sz w:val="28"/>
          <w:szCs w:val="28"/>
        </w:rPr>
        <w:t>un</w:t>
      </w:r>
      <w:r w:rsidRPr="00BB6FA3">
        <w:rPr>
          <w:rFonts w:asciiTheme="majorBidi" w:eastAsia="Calibri Light" w:hAnsiTheme="majorBidi" w:cstheme="majorBidi"/>
          <w:color w:val="0D0D0D"/>
          <w:sz w:val="28"/>
          <w:szCs w:val="28"/>
        </w:rPr>
        <w:t xml:space="preserve"> cours :</w:t>
      </w:r>
    </w:p>
    <w:p w14:paraId="7AEFCE40" w14:textId="154C4A70" w:rsidR="00816154" w:rsidRDefault="00454668" w:rsidP="000B59EB">
      <w:pPr>
        <w:spacing w:after="0" w:line="360" w:lineRule="auto"/>
        <w:ind w:left="1530"/>
        <w:jc w:val="both"/>
        <w:rPr>
          <w:rFonts w:asciiTheme="majorBidi" w:eastAsia="Calibri Light" w:hAnsiTheme="majorBidi" w:cstheme="majorBidi"/>
          <w:color w:val="0D0D0D"/>
          <w:sz w:val="24"/>
          <w:szCs w:val="24"/>
        </w:rPr>
      </w:pPr>
      <w:r w:rsidRPr="00BB6FA3">
        <w:rPr>
          <w:rFonts w:asciiTheme="majorBidi" w:eastAsia="Calibri" w:hAnsiTheme="majorBidi" w:cstheme="majorBidi"/>
          <w:sz w:val="24"/>
          <w:szCs w:val="24"/>
        </w:rPr>
        <w:t>L’éditeur</w:t>
      </w:r>
      <w:r w:rsidRPr="00BB6FA3">
        <w:rPr>
          <w:rFonts w:asciiTheme="majorBidi" w:eastAsia="Calibri Light" w:hAnsiTheme="majorBidi" w:cstheme="majorBidi"/>
          <w:color w:val="0D0D0D"/>
          <w:sz w:val="24"/>
          <w:szCs w:val="24"/>
        </w:rPr>
        <w:t xml:space="preserve"> peut consulter, accepter ou supprimer </w:t>
      </w:r>
      <w:r w:rsidR="00760D80">
        <w:rPr>
          <w:rFonts w:asciiTheme="majorBidi" w:eastAsia="Calibri Light" w:hAnsiTheme="majorBidi" w:cstheme="majorBidi"/>
          <w:color w:val="0D0D0D"/>
          <w:sz w:val="24"/>
          <w:szCs w:val="24"/>
        </w:rPr>
        <w:t>un</w:t>
      </w:r>
      <w:r w:rsidRPr="00BB6FA3">
        <w:rPr>
          <w:rFonts w:asciiTheme="majorBidi" w:eastAsia="Calibri Light" w:hAnsiTheme="majorBidi" w:cstheme="majorBidi"/>
          <w:color w:val="0D0D0D"/>
          <w:sz w:val="24"/>
          <w:szCs w:val="24"/>
        </w:rPr>
        <w:t xml:space="preserve"> </w:t>
      </w:r>
      <w:r w:rsidR="00760D80">
        <w:rPr>
          <w:rFonts w:asciiTheme="majorBidi" w:eastAsia="Calibri Light" w:hAnsiTheme="majorBidi" w:cstheme="majorBidi"/>
          <w:color w:val="0D0D0D"/>
          <w:sz w:val="24"/>
          <w:szCs w:val="24"/>
        </w:rPr>
        <w:t>cours</w:t>
      </w:r>
      <w:r w:rsidRPr="00BB6FA3">
        <w:rPr>
          <w:rFonts w:asciiTheme="majorBidi" w:eastAsia="Calibri Light" w:hAnsiTheme="majorBidi" w:cstheme="majorBidi"/>
          <w:color w:val="0D0D0D"/>
          <w:sz w:val="24"/>
          <w:szCs w:val="24"/>
        </w:rPr>
        <w:t>.</w:t>
      </w:r>
    </w:p>
    <w:p w14:paraId="26491943" w14:textId="77777777" w:rsidR="00D60C4A" w:rsidRPr="00816154" w:rsidRDefault="00D60C4A" w:rsidP="000B59EB">
      <w:pPr>
        <w:spacing w:after="0" w:line="360" w:lineRule="auto"/>
        <w:ind w:left="1530"/>
        <w:jc w:val="both"/>
        <w:rPr>
          <w:rFonts w:asciiTheme="majorBidi" w:eastAsia="Calibri Light" w:hAnsiTheme="majorBidi" w:cstheme="majorBidi"/>
          <w:color w:val="0D0D0D"/>
          <w:sz w:val="24"/>
          <w:szCs w:val="24"/>
        </w:rPr>
      </w:pPr>
    </w:p>
    <w:p w14:paraId="54D53812" w14:textId="60389C45" w:rsidR="002B3A07" w:rsidRPr="00BB6FA3" w:rsidRDefault="002B3A07" w:rsidP="000B59EB">
      <w:pPr>
        <w:numPr>
          <w:ilvl w:val="0"/>
          <w:numId w:val="7"/>
        </w:numPr>
        <w:spacing w:after="200" w:line="360" w:lineRule="auto"/>
        <w:contextualSpacing/>
        <w:jc w:val="both"/>
        <w:rPr>
          <w:rFonts w:asciiTheme="majorBidi" w:eastAsia="Calibri Light" w:hAnsiTheme="majorBidi" w:cstheme="majorBidi"/>
          <w:b/>
          <w:bCs/>
          <w:color w:val="2F5496"/>
          <w:sz w:val="24"/>
          <w:szCs w:val="24"/>
        </w:rPr>
      </w:pPr>
      <w:r w:rsidRPr="00BB6FA3">
        <w:rPr>
          <w:rFonts w:asciiTheme="majorBidi" w:eastAsia="Calibri" w:hAnsiTheme="majorBidi" w:cstheme="majorBidi"/>
          <w:b/>
          <w:bCs/>
          <w:color w:val="0D0D0D"/>
          <w:sz w:val="24"/>
          <w:szCs w:val="24"/>
        </w:rPr>
        <w:t xml:space="preserve">Au </w:t>
      </w:r>
      <w:r w:rsidR="00CE0718">
        <w:rPr>
          <w:rFonts w:asciiTheme="majorBidi" w:eastAsia="Calibri" w:hAnsiTheme="majorBidi" w:cstheme="majorBidi"/>
          <w:b/>
          <w:bCs/>
          <w:color w:val="0D0D0D"/>
          <w:sz w:val="24"/>
          <w:szCs w:val="24"/>
        </w:rPr>
        <w:t>membre</w:t>
      </w:r>
      <w:r w:rsidRPr="00BB6FA3">
        <w:rPr>
          <w:rFonts w:asciiTheme="majorBidi" w:eastAsia="Calibri" w:hAnsiTheme="majorBidi" w:cstheme="majorBidi"/>
          <w:b/>
          <w:bCs/>
          <w:color w:val="0D0D0D"/>
          <w:sz w:val="24"/>
          <w:szCs w:val="24"/>
        </w:rPr>
        <w:t> </w:t>
      </w:r>
      <w:r w:rsidRPr="00BB6FA3">
        <w:rPr>
          <w:rFonts w:asciiTheme="majorBidi" w:eastAsia="Calibri Light" w:hAnsiTheme="majorBidi" w:cstheme="majorBidi"/>
          <w:b/>
          <w:bCs/>
          <w:color w:val="0D0D0D"/>
          <w:sz w:val="24"/>
          <w:szCs w:val="24"/>
        </w:rPr>
        <w:t>:</w:t>
      </w:r>
    </w:p>
    <w:p w14:paraId="6DFA48CD" w14:textId="77777777" w:rsidR="00801EF5" w:rsidRPr="00BB6FA3" w:rsidRDefault="00801EF5" w:rsidP="000B59EB">
      <w:pPr>
        <w:spacing w:after="200" w:line="360" w:lineRule="auto"/>
        <w:ind w:left="900"/>
        <w:contextualSpacing/>
        <w:jc w:val="both"/>
        <w:rPr>
          <w:rFonts w:asciiTheme="majorBidi" w:eastAsia="Calibri Light" w:hAnsiTheme="majorBidi" w:cstheme="majorBidi"/>
          <w:b/>
          <w:bCs/>
          <w:color w:val="2F5496"/>
          <w:sz w:val="24"/>
          <w:szCs w:val="24"/>
        </w:rPr>
      </w:pPr>
    </w:p>
    <w:p w14:paraId="12D4DFBC" w14:textId="77777777" w:rsidR="002B3A07" w:rsidRPr="00BB6FA3" w:rsidRDefault="002B3A07" w:rsidP="000B59EB">
      <w:pPr>
        <w:numPr>
          <w:ilvl w:val="0"/>
          <w:numId w:val="6"/>
        </w:numPr>
        <w:spacing w:after="0" w:line="360" w:lineRule="auto"/>
        <w:jc w:val="both"/>
        <w:rPr>
          <w:rFonts w:asciiTheme="majorBidi" w:eastAsia="Calibri Light" w:hAnsiTheme="majorBidi" w:cstheme="majorBidi"/>
          <w:sz w:val="28"/>
          <w:szCs w:val="28"/>
        </w:rPr>
      </w:pPr>
      <w:r w:rsidRPr="00BB6FA3">
        <w:rPr>
          <w:rFonts w:asciiTheme="majorBidi" w:eastAsia="Calibri Light" w:hAnsiTheme="majorBidi" w:cstheme="majorBidi"/>
          <w:sz w:val="28"/>
          <w:szCs w:val="28"/>
        </w:rPr>
        <w:t>S’inscrire à la plateforme :</w:t>
      </w:r>
    </w:p>
    <w:p w14:paraId="0B97F6EF" w14:textId="493696CE" w:rsidR="002B3A07" w:rsidRPr="00BB6FA3" w:rsidRDefault="002B3A07" w:rsidP="000B59EB">
      <w:pPr>
        <w:spacing w:line="360" w:lineRule="auto"/>
        <w:jc w:val="both"/>
        <w:rPr>
          <w:rFonts w:asciiTheme="majorBidi" w:eastAsia="Calibri" w:hAnsiTheme="majorBidi" w:cstheme="majorBidi"/>
          <w:sz w:val="24"/>
          <w:szCs w:val="24"/>
        </w:rPr>
      </w:pPr>
      <w:r w:rsidRPr="00BB6FA3">
        <w:rPr>
          <w:rFonts w:asciiTheme="majorBidi" w:eastAsia="Calibri" w:hAnsiTheme="majorBidi" w:cstheme="majorBidi"/>
          <w:sz w:val="24"/>
          <w:szCs w:val="24"/>
        </w:rPr>
        <w:t xml:space="preserve">            </w:t>
      </w:r>
      <w:r w:rsidR="005D44E9" w:rsidRPr="00BB6FA3">
        <w:rPr>
          <w:rFonts w:asciiTheme="majorBidi" w:eastAsia="Calibri" w:hAnsiTheme="majorBidi" w:cstheme="majorBidi"/>
          <w:sz w:val="24"/>
          <w:szCs w:val="24"/>
        </w:rPr>
        <w:tab/>
      </w:r>
      <w:r w:rsidRPr="00BB6FA3">
        <w:rPr>
          <w:rFonts w:asciiTheme="majorBidi" w:eastAsia="Calibri" w:hAnsiTheme="majorBidi" w:cstheme="majorBidi"/>
          <w:sz w:val="24"/>
          <w:szCs w:val="24"/>
        </w:rPr>
        <w:t xml:space="preserve">   Le </w:t>
      </w:r>
      <w:r w:rsidR="00CE0718">
        <w:rPr>
          <w:rFonts w:asciiTheme="majorBidi" w:eastAsia="Calibri" w:hAnsiTheme="majorBidi" w:cstheme="majorBidi"/>
          <w:sz w:val="24"/>
          <w:szCs w:val="24"/>
        </w:rPr>
        <w:t>membre</w:t>
      </w:r>
      <w:r w:rsidRPr="00BB6FA3">
        <w:rPr>
          <w:rFonts w:asciiTheme="majorBidi" w:eastAsia="Calibri" w:hAnsiTheme="majorBidi" w:cstheme="majorBidi"/>
          <w:sz w:val="24"/>
          <w:szCs w:val="24"/>
        </w:rPr>
        <w:t xml:space="preserve"> peut s’inscrire en remplissant un formulaire. </w:t>
      </w:r>
    </w:p>
    <w:p w14:paraId="5FE8D4D0" w14:textId="77777777" w:rsidR="002B3A07" w:rsidRPr="00BB6FA3" w:rsidRDefault="002B3A07" w:rsidP="000B59EB">
      <w:pPr>
        <w:numPr>
          <w:ilvl w:val="0"/>
          <w:numId w:val="6"/>
        </w:numPr>
        <w:spacing w:after="0" w:line="360" w:lineRule="auto"/>
        <w:jc w:val="both"/>
        <w:rPr>
          <w:rFonts w:asciiTheme="majorBidi" w:eastAsia="Calibri Light" w:hAnsiTheme="majorBidi" w:cstheme="majorBidi"/>
          <w:sz w:val="28"/>
          <w:szCs w:val="28"/>
        </w:rPr>
      </w:pPr>
      <w:r w:rsidRPr="00BB6FA3">
        <w:rPr>
          <w:rFonts w:asciiTheme="majorBidi" w:eastAsia="Calibri Light" w:hAnsiTheme="majorBidi" w:cstheme="majorBidi"/>
          <w:sz w:val="28"/>
          <w:szCs w:val="28"/>
        </w:rPr>
        <w:t>S’authentifier :</w:t>
      </w:r>
    </w:p>
    <w:p w14:paraId="02390CED" w14:textId="5CADA327" w:rsidR="002B3A07" w:rsidRPr="00BB6FA3" w:rsidRDefault="002B3A07" w:rsidP="000B59EB">
      <w:pPr>
        <w:spacing w:line="360" w:lineRule="auto"/>
        <w:ind w:left="1530"/>
        <w:jc w:val="both"/>
        <w:rPr>
          <w:rFonts w:asciiTheme="majorBidi" w:eastAsia="Calibri" w:hAnsiTheme="majorBidi" w:cstheme="majorBidi"/>
          <w:sz w:val="24"/>
          <w:szCs w:val="24"/>
        </w:rPr>
      </w:pPr>
      <w:r w:rsidRPr="00BB6FA3">
        <w:rPr>
          <w:rFonts w:asciiTheme="majorBidi" w:eastAsia="Calibri" w:hAnsiTheme="majorBidi" w:cstheme="majorBidi"/>
          <w:sz w:val="24"/>
          <w:szCs w:val="24"/>
        </w:rPr>
        <w:t xml:space="preserve">Le </w:t>
      </w:r>
      <w:r w:rsidR="00CE0718">
        <w:rPr>
          <w:rFonts w:asciiTheme="majorBidi" w:eastAsia="Calibri" w:hAnsiTheme="majorBidi" w:cstheme="majorBidi"/>
          <w:sz w:val="24"/>
          <w:szCs w:val="24"/>
        </w:rPr>
        <w:t>membre</w:t>
      </w:r>
      <w:r w:rsidRPr="00BB6FA3">
        <w:rPr>
          <w:rFonts w:asciiTheme="majorBidi" w:eastAsia="Calibri" w:hAnsiTheme="majorBidi" w:cstheme="majorBidi"/>
          <w:sz w:val="24"/>
          <w:szCs w:val="24"/>
        </w:rPr>
        <w:t xml:space="preserve"> peut s’</w:t>
      </w:r>
      <w:r w:rsidRPr="00BB6FA3">
        <w:rPr>
          <w:rFonts w:asciiTheme="majorBidi" w:eastAsia="Calibri Light" w:hAnsiTheme="majorBidi" w:cstheme="majorBidi"/>
          <w:szCs w:val="24"/>
        </w:rPr>
        <w:t>authentifier</w:t>
      </w:r>
      <w:r w:rsidRPr="00BB6FA3">
        <w:rPr>
          <w:rFonts w:asciiTheme="majorBidi" w:eastAsia="Calibri" w:hAnsiTheme="majorBidi" w:cstheme="majorBidi"/>
          <w:sz w:val="24"/>
          <w:szCs w:val="24"/>
        </w:rPr>
        <w:t xml:space="preserve"> en saisissant son </w:t>
      </w:r>
      <w:r w:rsidR="005D44E9" w:rsidRPr="00BB6FA3">
        <w:rPr>
          <w:rFonts w:asciiTheme="majorBidi" w:eastAsia="Calibri" w:hAnsiTheme="majorBidi" w:cstheme="majorBidi"/>
          <w:sz w:val="24"/>
          <w:szCs w:val="24"/>
        </w:rPr>
        <w:t>email</w:t>
      </w:r>
      <w:r w:rsidRPr="00BB6FA3">
        <w:rPr>
          <w:rFonts w:asciiTheme="majorBidi" w:eastAsia="Calibri" w:hAnsiTheme="majorBidi" w:cstheme="majorBidi"/>
          <w:sz w:val="24"/>
          <w:szCs w:val="24"/>
        </w:rPr>
        <w:t xml:space="preserve"> et son </w:t>
      </w:r>
      <w:r w:rsidR="005D44E9" w:rsidRPr="00BB6FA3">
        <w:rPr>
          <w:rFonts w:asciiTheme="majorBidi" w:eastAsia="Calibri" w:hAnsiTheme="majorBidi" w:cstheme="majorBidi"/>
          <w:sz w:val="24"/>
          <w:szCs w:val="24"/>
        </w:rPr>
        <w:t xml:space="preserve">mot de </w:t>
      </w:r>
      <w:r w:rsidR="003E3685" w:rsidRPr="00BB6FA3">
        <w:rPr>
          <w:rFonts w:asciiTheme="majorBidi" w:eastAsia="Calibri" w:hAnsiTheme="majorBidi" w:cstheme="majorBidi"/>
          <w:sz w:val="24"/>
          <w:szCs w:val="24"/>
        </w:rPr>
        <w:t>passe.</w:t>
      </w:r>
      <w:r w:rsidR="00483500" w:rsidRPr="00BB6FA3">
        <w:rPr>
          <w:rFonts w:asciiTheme="majorBidi" w:eastAsia="Calibri" w:hAnsiTheme="majorBidi" w:cstheme="majorBidi"/>
          <w:sz w:val="24"/>
          <w:szCs w:val="24"/>
        </w:rPr>
        <w:t xml:space="preserve"> </w:t>
      </w:r>
    </w:p>
    <w:p w14:paraId="61B1A002" w14:textId="77777777" w:rsidR="002B3A07" w:rsidRPr="00BB6FA3" w:rsidRDefault="002B3A07" w:rsidP="000B59EB">
      <w:pPr>
        <w:numPr>
          <w:ilvl w:val="0"/>
          <w:numId w:val="6"/>
        </w:numPr>
        <w:spacing w:after="0" w:line="360" w:lineRule="auto"/>
        <w:jc w:val="both"/>
        <w:rPr>
          <w:rFonts w:asciiTheme="majorBidi" w:eastAsia="Calibri Light" w:hAnsiTheme="majorBidi" w:cstheme="majorBidi"/>
          <w:color w:val="2F5496"/>
          <w:sz w:val="28"/>
          <w:szCs w:val="28"/>
        </w:rPr>
      </w:pPr>
      <w:r w:rsidRPr="00BB6FA3">
        <w:rPr>
          <w:rFonts w:asciiTheme="majorBidi" w:eastAsia="Calibri Light" w:hAnsiTheme="majorBidi" w:cstheme="majorBidi"/>
          <w:color w:val="0D0D0D"/>
          <w:sz w:val="28"/>
          <w:szCs w:val="28"/>
        </w:rPr>
        <w:t>Gérer son profile :</w:t>
      </w:r>
    </w:p>
    <w:p w14:paraId="76546A9B" w14:textId="626C63B9" w:rsidR="002B3A07" w:rsidRPr="00BB6FA3" w:rsidRDefault="002B3A07" w:rsidP="000B59EB">
      <w:pPr>
        <w:spacing w:line="360" w:lineRule="auto"/>
        <w:jc w:val="both"/>
        <w:rPr>
          <w:rFonts w:asciiTheme="majorBidi" w:eastAsia="Calibri" w:hAnsiTheme="majorBidi" w:cstheme="majorBidi"/>
          <w:sz w:val="24"/>
          <w:szCs w:val="24"/>
        </w:rPr>
      </w:pPr>
      <w:r w:rsidRPr="00BB6FA3">
        <w:rPr>
          <w:rFonts w:asciiTheme="majorBidi" w:eastAsia="Calibri" w:hAnsiTheme="majorBidi" w:cstheme="majorBidi"/>
          <w:sz w:val="24"/>
          <w:szCs w:val="24"/>
        </w:rPr>
        <w:t xml:space="preserve">            </w:t>
      </w:r>
      <w:r w:rsidR="005D44E9" w:rsidRPr="00BB6FA3">
        <w:rPr>
          <w:rFonts w:asciiTheme="majorBidi" w:eastAsia="Calibri" w:hAnsiTheme="majorBidi" w:cstheme="majorBidi"/>
          <w:sz w:val="24"/>
          <w:szCs w:val="24"/>
        </w:rPr>
        <w:tab/>
      </w:r>
      <w:r w:rsidRPr="00BB6FA3">
        <w:rPr>
          <w:rFonts w:asciiTheme="majorBidi" w:eastAsia="Calibri" w:hAnsiTheme="majorBidi" w:cstheme="majorBidi"/>
          <w:sz w:val="24"/>
          <w:szCs w:val="24"/>
        </w:rPr>
        <w:t xml:space="preserve">  </w:t>
      </w:r>
      <w:r w:rsidR="005D44E9" w:rsidRPr="00BB6FA3">
        <w:rPr>
          <w:rFonts w:asciiTheme="majorBidi" w:eastAsia="Calibri" w:hAnsiTheme="majorBidi" w:cstheme="majorBidi"/>
          <w:sz w:val="24"/>
          <w:szCs w:val="24"/>
        </w:rPr>
        <w:t xml:space="preserve">Le </w:t>
      </w:r>
      <w:r w:rsidR="00CE0718">
        <w:rPr>
          <w:rFonts w:asciiTheme="majorBidi" w:eastAsia="Calibri" w:hAnsiTheme="majorBidi" w:cstheme="majorBidi"/>
          <w:sz w:val="24"/>
          <w:szCs w:val="24"/>
        </w:rPr>
        <w:t xml:space="preserve">membre </w:t>
      </w:r>
      <w:r w:rsidRPr="00BB6FA3">
        <w:rPr>
          <w:rFonts w:asciiTheme="majorBidi" w:eastAsia="Calibri" w:hAnsiTheme="majorBidi" w:cstheme="majorBidi"/>
          <w:sz w:val="24"/>
          <w:szCs w:val="24"/>
        </w:rPr>
        <w:t>peut consulter</w:t>
      </w:r>
      <w:r w:rsidR="00483500" w:rsidRPr="00BB6FA3">
        <w:rPr>
          <w:rFonts w:asciiTheme="majorBidi" w:eastAsia="Calibri" w:hAnsiTheme="majorBidi" w:cstheme="majorBidi"/>
          <w:sz w:val="24"/>
          <w:szCs w:val="24"/>
        </w:rPr>
        <w:t xml:space="preserve"> ou</w:t>
      </w:r>
      <w:r w:rsidRPr="00BB6FA3">
        <w:rPr>
          <w:rFonts w:asciiTheme="majorBidi" w:eastAsia="Calibri" w:hAnsiTheme="majorBidi" w:cstheme="majorBidi"/>
          <w:sz w:val="24"/>
          <w:szCs w:val="24"/>
        </w:rPr>
        <w:t xml:space="preserve"> modifier son compte. </w:t>
      </w:r>
    </w:p>
    <w:p w14:paraId="1F8AB326" w14:textId="61BA4CE0" w:rsidR="002B3A07" w:rsidRPr="00BB6FA3" w:rsidRDefault="002B3A07" w:rsidP="000B59EB">
      <w:pPr>
        <w:numPr>
          <w:ilvl w:val="0"/>
          <w:numId w:val="6"/>
        </w:numPr>
        <w:spacing w:after="200" w:line="360" w:lineRule="auto"/>
        <w:contextualSpacing/>
        <w:jc w:val="both"/>
        <w:rPr>
          <w:rFonts w:asciiTheme="majorBidi" w:eastAsia="Calibri Light" w:hAnsiTheme="majorBidi" w:cstheme="majorBidi"/>
          <w:sz w:val="28"/>
          <w:szCs w:val="28"/>
        </w:rPr>
      </w:pPr>
      <w:r w:rsidRPr="00BB6FA3">
        <w:rPr>
          <w:rFonts w:asciiTheme="majorBidi" w:eastAsia="Calibri Light" w:hAnsiTheme="majorBidi" w:cstheme="majorBidi"/>
          <w:sz w:val="28"/>
          <w:szCs w:val="28"/>
        </w:rPr>
        <w:t xml:space="preserve">Consulter les profils </w:t>
      </w:r>
      <w:r w:rsidR="005D44E9" w:rsidRPr="00BB6FA3">
        <w:rPr>
          <w:rFonts w:asciiTheme="majorBidi" w:eastAsia="Calibri Light" w:hAnsiTheme="majorBidi" w:cstheme="majorBidi"/>
          <w:sz w:val="28"/>
          <w:szCs w:val="28"/>
        </w:rPr>
        <w:t>des autres</w:t>
      </w:r>
      <w:r w:rsidR="00CE0718">
        <w:rPr>
          <w:rFonts w:asciiTheme="majorBidi" w:eastAsia="Calibri Light" w:hAnsiTheme="majorBidi" w:cstheme="majorBidi"/>
          <w:sz w:val="28"/>
          <w:szCs w:val="28"/>
        </w:rPr>
        <w:t xml:space="preserve"> membres </w:t>
      </w:r>
      <w:r w:rsidRPr="00BB6FA3">
        <w:rPr>
          <w:rFonts w:asciiTheme="majorBidi" w:eastAsia="Calibri Light" w:hAnsiTheme="majorBidi" w:cstheme="majorBidi"/>
          <w:sz w:val="28"/>
          <w:szCs w:val="28"/>
        </w:rPr>
        <w:t xml:space="preserve">: </w:t>
      </w:r>
    </w:p>
    <w:p w14:paraId="27076F94" w14:textId="169C843A" w:rsidR="002B3A07" w:rsidRPr="00BB6FA3" w:rsidRDefault="002B3A07" w:rsidP="000B59EB">
      <w:pPr>
        <w:spacing w:line="360" w:lineRule="auto"/>
        <w:jc w:val="both"/>
        <w:rPr>
          <w:rFonts w:asciiTheme="majorBidi" w:eastAsia="Calibri Light" w:hAnsiTheme="majorBidi" w:cstheme="majorBidi"/>
          <w:sz w:val="24"/>
          <w:szCs w:val="24"/>
        </w:rPr>
      </w:pPr>
      <w:r w:rsidRPr="00BB6FA3">
        <w:rPr>
          <w:rFonts w:asciiTheme="majorBidi" w:eastAsia="Calibri" w:hAnsiTheme="majorBidi" w:cstheme="majorBidi"/>
          <w:sz w:val="24"/>
          <w:szCs w:val="24"/>
        </w:rPr>
        <w:t xml:space="preserve">           </w:t>
      </w:r>
      <w:r w:rsidR="005D44E9" w:rsidRPr="00BB6FA3">
        <w:rPr>
          <w:rFonts w:asciiTheme="majorBidi" w:eastAsia="Calibri" w:hAnsiTheme="majorBidi" w:cstheme="majorBidi"/>
          <w:sz w:val="24"/>
          <w:szCs w:val="24"/>
        </w:rPr>
        <w:tab/>
      </w:r>
      <w:r w:rsidR="005D44E9" w:rsidRPr="00BB6FA3">
        <w:rPr>
          <w:rFonts w:asciiTheme="majorBidi" w:eastAsia="Calibri" w:hAnsiTheme="majorBidi" w:cstheme="majorBidi"/>
          <w:sz w:val="24"/>
          <w:szCs w:val="24"/>
        </w:rPr>
        <w:tab/>
      </w:r>
      <w:r w:rsidRPr="00BB6FA3">
        <w:rPr>
          <w:rFonts w:asciiTheme="majorBidi" w:eastAsia="Calibri" w:hAnsiTheme="majorBidi" w:cstheme="majorBidi"/>
          <w:sz w:val="24"/>
          <w:szCs w:val="24"/>
        </w:rPr>
        <w:t xml:space="preserve">   Le </w:t>
      </w:r>
      <w:r w:rsidR="00CE0718">
        <w:rPr>
          <w:rFonts w:asciiTheme="majorBidi" w:eastAsia="Calibri" w:hAnsiTheme="majorBidi" w:cstheme="majorBidi"/>
          <w:sz w:val="24"/>
          <w:szCs w:val="24"/>
        </w:rPr>
        <w:t>membre</w:t>
      </w:r>
      <w:r w:rsidRPr="00BB6FA3">
        <w:rPr>
          <w:rFonts w:asciiTheme="majorBidi" w:eastAsia="Calibri" w:hAnsiTheme="majorBidi" w:cstheme="majorBidi"/>
          <w:sz w:val="24"/>
          <w:szCs w:val="24"/>
        </w:rPr>
        <w:t xml:space="preserve"> peut consulter les profils des divers</w:t>
      </w:r>
      <w:r w:rsidR="00CE0718">
        <w:rPr>
          <w:rFonts w:asciiTheme="majorBidi" w:eastAsia="Calibri" w:hAnsiTheme="majorBidi" w:cstheme="majorBidi"/>
          <w:sz w:val="24"/>
          <w:szCs w:val="24"/>
        </w:rPr>
        <w:t xml:space="preserve"> </w:t>
      </w:r>
      <w:r w:rsidR="00760D80">
        <w:rPr>
          <w:rFonts w:asciiTheme="majorBidi" w:eastAsia="Calibri" w:hAnsiTheme="majorBidi" w:cstheme="majorBidi"/>
          <w:sz w:val="24"/>
          <w:szCs w:val="24"/>
        </w:rPr>
        <w:t>membres.</w:t>
      </w:r>
    </w:p>
    <w:p w14:paraId="7659D564" w14:textId="70B5820E" w:rsidR="00483500" w:rsidRPr="00BB6FA3" w:rsidRDefault="00483500" w:rsidP="000B59EB">
      <w:pPr>
        <w:numPr>
          <w:ilvl w:val="0"/>
          <w:numId w:val="6"/>
        </w:numPr>
        <w:spacing w:after="200" w:line="360" w:lineRule="auto"/>
        <w:contextualSpacing/>
        <w:jc w:val="both"/>
        <w:rPr>
          <w:rFonts w:asciiTheme="majorBidi" w:eastAsia="Calibri Light" w:hAnsiTheme="majorBidi" w:cstheme="majorBidi"/>
          <w:color w:val="2F5496"/>
          <w:sz w:val="28"/>
          <w:szCs w:val="28"/>
        </w:rPr>
      </w:pPr>
      <w:r w:rsidRPr="00BB6FA3">
        <w:rPr>
          <w:rFonts w:asciiTheme="majorBidi" w:eastAsia="Calibri Light" w:hAnsiTheme="majorBidi" w:cstheme="majorBidi"/>
          <w:color w:val="0D0D0D"/>
          <w:sz w:val="28"/>
          <w:szCs w:val="28"/>
        </w:rPr>
        <w:t xml:space="preserve">Contacter </w:t>
      </w:r>
      <w:r w:rsidR="003E3685" w:rsidRPr="00BB6FA3">
        <w:rPr>
          <w:rFonts w:asciiTheme="majorBidi" w:eastAsia="Calibri Light" w:hAnsiTheme="majorBidi" w:cstheme="majorBidi"/>
          <w:color w:val="0D0D0D"/>
          <w:sz w:val="28"/>
          <w:szCs w:val="28"/>
        </w:rPr>
        <w:t>l’administration :</w:t>
      </w:r>
    </w:p>
    <w:p w14:paraId="6F5C5F53" w14:textId="3D1138FF" w:rsidR="00483500" w:rsidRPr="00BB6FA3" w:rsidRDefault="00CE0718" w:rsidP="000B59EB">
      <w:pPr>
        <w:spacing w:line="360" w:lineRule="auto"/>
        <w:ind w:left="1530"/>
        <w:contextualSpacing/>
        <w:jc w:val="both"/>
        <w:rPr>
          <w:rFonts w:asciiTheme="majorBidi" w:eastAsia="Calibri Light" w:hAnsiTheme="majorBidi" w:cstheme="majorBidi"/>
          <w:color w:val="2F5496"/>
          <w:sz w:val="24"/>
          <w:szCs w:val="24"/>
        </w:rPr>
      </w:pPr>
      <w:r>
        <w:rPr>
          <w:rFonts w:asciiTheme="majorBidi" w:eastAsia="Calibri Light" w:hAnsiTheme="majorBidi" w:cstheme="majorBidi"/>
          <w:color w:val="0D0D0D"/>
          <w:sz w:val="24"/>
          <w:szCs w:val="24"/>
        </w:rPr>
        <w:t xml:space="preserve">Le membre </w:t>
      </w:r>
      <w:r w:rsidR="003E3685" w:rsidRPr="00BB6FA3">
        <w:rPr>
          <w:rFonts w:asciiTheme="majorBidi" w:eastAsia="Calibri Light" w:hAnsiTheme="majorBidi" w:cstheme="majorBidi"/>
          <w:color w:val="0D0D0D"/>
          <w:sz w:val="24"/>
          <w:szCs w:val="24"/>
        </w:rPr>
        <w:t>peut contacter l’administration en remplissant un formulaire.</w:t>
      </w:r>
    </w:p>
    <w:p w14:paraId="372987E5" w14:textId="77777777" w:rsidR="003E3685" w:rsidRPr="00BB6FA3" w:rsidRDefault="003E3685" w:rsidP="000B59EB">
      <w:pPr>
        <w:spacing w:after="200" w:line="360" w:lineRule="auto"/>
        <w:contextualSpacing/>
        <w:jc w:val="both"/>
        <w:rPr>
          <w:rFonts w:asciiTheme="majorBidi" w:eastAsia="Calibri Light" w:hAnsiTheme="majorBidi" w:cstheme="majorBidi"/>
          <w:color w:val="2F5496"/>
          <w:sz w:val="28"/>
          <w:szCs w:val="28"/>
        </w:rPr>
      </w:pPr>
    </w:p>
    <w:p w14:paraId="1BDA2552" w14:textId="3BB0D8CE" w:rsidR="003E3685" w:rsidRPr="00BB6FA3" w:rsidRDefault="003E3685" w:rsidP="000B59EB">
      <w:pPr>
        <w:numPr>
          <w:ilvl w:val="0"/>
          <w:numId w:val="6"/>
        </w:numPr>
        <w:spacing w:after="200" w:line="360" w:lineRule="auto"/>
        <w:contextualSpacing/>
        <w:jc w:val="both"/>
        <w:rPr>
          <w:rFonts w:asciiTheme="majorBidi" w:eastAsia="Calibri Light" w:hAnsiTheme="majorBidi" w:cstheme="majorBidi"/>
          <w:color w:val="2F5496"/>
          <w:sz w:val="28"/>
          <w:szCs w:val="28"/>
        </w:rPr>
      </w:pPr>
      <w:r w:rsidRPr="00BB6FA3">
        <w:rPr>
          <w:rFonts w:asciiTheme="majorBidi" w:eastAsia="Calibri Light" w:hAnsiTheme="majorBidi" w:cstheme="majorBidi"/>
          <w:color w:val="0D0D0D"/>
          <w:sz w:val="28"/>
          <w:szCs w:val="28"/>
        </w:rPr>
        <w:t xml:space="preserve">Gérer </w:t>
      </w:r>
      <w:r w:rsidR="00760D80">
        <w:rPr>
          <w:rFonts w:asciiTheme="majorBidi" w:eastAsia="Calibri Light" w:hAnsiTheme="majorBidi" w:cstheme="majorBidi"/>
          <w:color w:val="0D0D0D"/>
          <w:sz w:val="28"/>
          <w:szCs w:val="28"/>
        </w:rPr>
        <w:t>une</w:t>
      </w:r>
      <w:r w:rsidRPr="00BB6FA3">
        <w:rPr>
          <w:rFonts w:asciiTheme="majorBidi" w:eastAsia="Calibri Light" w:hAnsiTheme="majorBidi" w:cstheme="majorBidi"/>
          <w:color w:val="0D0D0D"/>
          <w:sz w:val="28"/>
          <w:szCs w:val="28"/>
        </w:rPr>
        <w:t xml:space="preserve"> poste :</w:t>
      </w:r>
    </w:p>
    <w:p w14:paraId="1EA2E3B3" w14:textId="39CA0A2D" w:rsidR="00801EF5" w:rsidRPr="00BB6FA3" w:rsidRDefault="003E3685" w:rsidP="000B59EB">
      <w:pPr>
        <w:spacing w:line="360" w:lineRule="auto"/>
        <w:ind w:left="1530"/>
        <w:contextualSpacing/>
        <w:jc w:val="both"/>
        <w:rPr>
          <w:rFonts w:asciiTheme="majorBidi" w:eastAsia="Calibri Light" w:hAnsiTheme="majorBidi" w:cstheme="majorBidi"/>
          <w:color w:val="0D0D0D"/>
          <w:sz w:val="24"/>
          <w:szCs w:val="24"/>
        </w:rPr>
      </w:pPr>
      <w:r w:rsidRPr="00BB6FA3">
        <w:rPr>
          <w:rFonts w:asciiTheme="majorBidi" w:eastAsia="Calibri Light" w:hAnsiTheme="majorBidi" w:cstheme="majorBidi"/>
          <w:color w:val="0D0D0D"/>
          <w:sz w:val="24"/>
          <w:szCs w:val="24"/>
        </w:rPr>
        <w:t xml:space="preserve">Le </w:t>
      </w:r>
      <w:r w:rsidR="00CE0718">
        <w:rPr>
          <w:rFonts w:asciiTheme="majorBidi" w:eastAsia="Calibri Light" w:hAnsiTheme="majorBidi" w:cstheme="majorBidi"/>
          <w:color w:val="0D0D0D"/>
          <w:sz w:val="24"/>
          <w:szCs w:val="24"/>
        </w:rPr>
        <w:t xml:space="preserve">membre </w:t>
      </w:r>
      <w:r w:rsidRPr="00BB6FA3">
        <w:rPr>
          <w:rFonts w:asciiTheme="majorBidi" w:eastAsia="Calibri Light" w:hAnsiTheme="majorBidi" w:cstheme="majorBidi"/>
          <w:color w:val="0D0D0D"/>
          <w:sz w:val="24"/>
          <w:szCs w:val="24"/>
        </w:rPr>
        <w:t>peut ajouter, modifier ou supprimer une poste.</w:t>
      </w:r>
    </w:p>
    <w:p w14:paraId="7D57B731" w14:textId="77777777" w:rsidR="007A3201" w:rsidRPr="00BB6FA3" w:rsidRDefault="007A3201" w:rsidP="000B59EB">
      <w:pPr>
        <w:spacing w:line="360" w:lineRule="auto"/>
        <w:ind w:left="1530"/>
        <w:contextualSpacing/>
        <w:jc w:val="both"/>
        <w:rPr>
          <w:rFonts w:asciiTheme="majorBidi" w:eastAsia="Calibri Light" w:hAnsiTheme="majorBidi" w:cstheme="majorBidi"/>
          <w:color w:val="0D0D0D"/>
          <w:sz w:val="24"/>
          <w:szCs w:val="24"/>
        </w:rPr>
      </w:pPr>
    </w:p>
    <w:p w14:paraId="642AF4CE" w14:textId="353F4053" w:rsidR="00801EF5" w:rsidRPr="00BB6FA3" w:rsidRDefault="00801EF5" w:rsidP="000B59EB">
      <w:pPr>
        <w:numPr>
          <w:ilvl w:val="0"/>
          <w:numId w:val="6"/>
        </w:numPr>
        <w:spacing w:after="200" w:line="360" w:lineRule="auto"/>
        <w:contextualSpacing/>
        <w:jc w:val="both"/>
        <w:rPr>
          <w:rFonts w:asciiTheme="majorBidi" w:eastAsia="Calibri Light" w:hAnsiTheme="majorBidi" w:cstheme="majorBidi"/>
          <w:color w:val="FF0000"/>
          <w:sz w:val="28"/>
          <w:szCs w:val="28"/>
        </w:rPr>
      </w:pPr>
      <w:r w:rsidRPr="00BB6FA3">
        <w:rPr>
          <w:rFonts w:asciiTheme="majorBidi" w:eastAsia="Calibri Light" w:hAnsiTheme="majorBidi" w:cstheme="majorBidi"/>
          <w:color w:val="FF0000"/>
          <w:sz w:val="28"/>
          <w:szCs w:val="28"/>
        </w:rPr>
        <w:t xml:space="preserve">Chercher </w:t>
      </w:r>
      <w:r w:rsidR="00760D80">
        <w:rPr>
          <w:rFonts w:asciiTheme="majorBidi" w:eastAsia="Calibri Light" w:hAnsiTheme="majorBidi" w:cstheme="majorBidi"/>
          <w:color w:val="FF0000"/>
          <w:sz w:val="28"/>
          <w:szCs w:val="28"/>
        </w:rPr>
        <w:t>une</w:t>
      </w:r>
      <w:r w:rsidRPr="00BB6FA3">
        <w:rPr>
          <w:rFonts w:asciiTheme="majorBidi" w:eastAsia="Calibri Light" w:hAnsiTheme="majorBidi" w:cstheme="majorBidi"/>
          <w:color w:val="FF0000"/>
          <w:sz w:val="28"/>
          <w:szCs w:val="28"/>
        </w:rPr>
        <w:t xml:space="preserve"> poste : </w:t>
      </w:r>
    </w:p>
    <w:p w14:paraId="5EFE6D28" w14:textId="0EAF354B" w:rsidR="00801EF5" w:rsidRPr="00BB6FA3" w:rsidRDefault="00801EF5" w:rsidP="000B59EB">
      <w:pPr>
        <w:spacing w:line="360" w:lineRule="auto"/>
        <w:ind w:left="1530"/>
        <w:contextualSpacing/>
        <w:jc w:val="both"/>
        <w:rPr>
          <w:rFonts w:asciiTheme="majorBidi" w:eastAsia="Calibri Light" w:hAnsiTheme="majorBidi" w:cstheme="majorBidi"/>
          <w:color w:val="FF0000"/>
          <w:sz w:val="24"/>
          <w:szCs w:val="24"/>
        </w:rPr>
      </w:pPr>
      <w:r w:rsidRPr="00BB6FA3">
        <w:rPr>
          <w:rFonts w:asciiTheme="majorBidi" w:eastAsia="Calibri Light" w:hAnsiTheme="majorBidi" w:cstheme="majorBidi"/>
          <w:color w:val="FF0000"/>
          <w:sz w:val="24"/>
          <w:szCs w:val="24"/>
        </w:rPr>
        <w:t xml:space="preserve">Le </w:t>
      </w:r>
      <w:r w:rsidR="00760D80">
        <w:rPr>
          <w:rFonts w:asciiTheme="majorBidi" w:eastAsia="Calibri Light" w:hAnsiTheme="majorBidi" w:cstheme="majorBidi"/>
          <w:color w:val="FF0000"/>
          <w:sz w:val="24"/>
          <w:szCs w:val="24"/>
        </w:rPr>
        <w:t>membre</w:t>
      </w:r>
      <w:r w:rsidRPr="00BB6FA3">
        <w:rPr>
          <w:rFonts w:asciiTheme="majorBidi" w:eastAsia="Calibri Light" w:hAnsiTheme="majorBidi" w:cstheme="majorBidi"/>
          <w:color w:val="FF0000"/>
          <w:sz w:val="24"/>
          <w:szCs w:val="24"/>
        </w:rPr>
        <w:t xml:space="preserve"> peut chercher </w:t>
      </w:r>
      <w:r w:rsidR="00760D80">
        <w:rPr>
          <w:rFonts w:asciiTheme="majorBidi" w:eastAsia="Calibri Light" w:hAnsiTheme="majorBidi" w:cstheme="majorBidi"/>
          <w:color w:val="FF0000"/>
          <w:sz w:val="24"/>
          <w:szCs w:val="24"/>
        </w:rPr>
        <w:t>une</w:t>
      </w:r>
      <w:r w:rsidR="00760D80" w:rsidRPr="00BB6FA3">
        <w:rPr>
          <w:rFonts w:asciiTheme="majorBidi" w:eastAsia="Calibri Light" w:hAnsiTheme="majorBidi" w:cstheme="majorBidi"/>
          <w:color w:val="FF0000"/>
          <w:sz w:val="24"/>
          <w:szCs w:val="24"/>
        </w:rPr>
        <w:t xml:space="preserve"> poste</w:t>
      </w:r>
      <w:r w:rsidRPr="00BB6FA3">
        <w:rPr>
          <w:rFonts w:asciiTheme="majorBidi" w:eastAsia="Calibri Light" w:hAnsiTheme="majorBidi" w:cstheme="majorBidi"/>
          <w:color w:val="FF0000"/>
          <w:sz w:val="24"/>
          <w:szCs w:val="24"/>
        </w:rPr>
        <w:t xml:space="preserve"> par titre, domaine, secteur </w:t>
      </w:r>
      <w:r w:rsidR="007A3201" w:rsidRPr="00BB6FA3">
        <w:rPr>
          <w:rFonts w:asciiTheme="majorBidi" w:eastAsia="Calibri Light" w:hAnsiTheme="majorBidi" w:cstheme="majorBidi"/>
          <w:color w:val="FF0000"/>
          <w:sz w:val="24"/>
          <w:szCs w:val="24"/>
        </w:rPr>
        <w:t>d’activité ou</w:t>
      </w:r>
      <w:r w:rsidRPr="00BB6FA3">
        <w:rPr>
          <w:rFonts w:asciiTheme="majorBidi" w:eastAsia="Calibri Light" w:hAnsiTheme="majorBidi" w:cstheme="majorBidi"/>
          <w:color w:val="FF0000"/>
          <w:sz w:val="24"/>
          <w:szCs w:val="24"/>
        </w:rPr>
        <w:t xml:space="preserve"> par </w:t>
      </w:r>
      <w:r w:rsidR="007A3201" w:rsidRPr="00BB6FA3">
        <w:rPr>
          <w:rFonts w:asciiTheme="majorBidi" w:eastAsia="Calibri Light" w:hAnsiTheme="majorBidi" w:cstheme="majorBidi"/>
          <w:color w:val="FF0000"/>
          <w:sz w:val="24"/>
          <w:szCs w:val="24"/>
        </w:rPr>
        <w:t>compétence.</w:t>
      </w:r>
    </w:p>
    <w:p w14:paraId="3329C71F" w14:textId="77777777" w:rsidR="00801EF5" w:rsidRPr="00BB6FA3" w:rsidRDefault="00801EF5" w:rsidP="000B59EB">
      <w:pPr>
        <w:spacing w:after="200" w:line="360" w:lineRule="auto"/>
        <w:contextualSpacing/>
        <w:jc w:val="both"/>
        <w:rPr>
          <w:rFonts w:asciiTheme="majorBidi" w:eastAsia="Calibri Light" w:hAnsiTheme="majorBidi" w:cstheme="majorBidi"/>
          <w:color w:val="2F5496"/>
          <w:sz w:val="28"/>
          <w:szCs w:val="28"/>
        </w:rPr>
      </w:pPr>
    </w:p>
    <w:p w14:paraId="55A08E6B" w14:textId="46A75A24" w:rsidR="00801EF5" w:rsidRPr="00BB6FA3" w:rsidRDefault="00801EF5" w:rsidP="000B59EB">
      <w:pPr>
        <w:numPr>
          <w:ilvl w:val="0"/>
          <w:numId w:val="6"/>
        </w:numPr>
        <w:spacing w:after="200" w:line="360" w:lineRule="auto"/>
        <w:contextualSpacing/>
        <w:jc w:val="both"/>
        <w:rPr>
          <w:rFonts w:asciiTheme="majorBidi" w:eastAsia="Calibri Light" w:hAnsiTheme="majorBidi" w:cstheme="majorBidi"/>
          <w:color w:val="2F5496"/>
          <w:sz w:val="28"/>
          <w:szCs w:val="28"/>
        </w:rPr>
      </w:pPr>
      <w:r w:rsidRPr="00BB6FA3">
        <w:rPr>
          <w:rFonts w:asciiTheme="majorBidi" w:eastAsia="Calibri Light" w:hAnsiTheme="majorBidi" w:cstheme="majorBidi"/>
          <w:color w:val="0D0D0D"/>
          <w:sz w:val="28"/>
          <w:szCs w:val="28"/>
        </w:rPr>
        <w:t xml:space="preserve">Réagir sur </w:t>
      </w:r>
      <w:r w:rsidR="00760D80">
        <w:rPr>
          <w:rFonts w:asciiTheme="majorBidi" w:eastAsia="Calibri Light" w:hAnsiTheme="majorBidi" w:cstheme="majorBidi"/>
          <w:color w:val="0D0D0D"/>
          <w:sz w:val="28"/>
          <w:szCs w:val="28"/>
        </w:rPr>
        <w:t>une</w:t>
      </w:r>
      <w:r w:rsidRPr="00BB6FA3">
        <w:rPr>
          <w:rFonts w:asciiTheme="majorBidi" w:eastAsia="Calibri Light" w:hAnsiTheme="majorBidi" w:cstheme="majorBidi"/>
          <w:color w:val="0D0D0D"/>
          <w:sz w:val="28"/>
          <w:szCs w:val="28"/>
        </w:rPr>
        <w:t xml:space="preserve"> </w:t>
      </w:r>
      <w:r w:rsidR="00760D80" w:rsidRPr="00BB6FA3">
        <w:rPr>
          <w:rFonts w:asciiTheme="majorBidi" w:eastAsia="Calibri Light" w:hAnsiTheme="majorBidi" w:cstheme="majorBidi"/>
          <w:color w:val="0D0D0D"/>
          <w:sz w:val="28"/>
          <w:szCs w:val="28"/>
        </w:rPr>
        <w:t>poste :</w:t>
      </w:r>
    </w:p>
    <w:p w14:paraId="0B8483F4" w14:textId="6D20C4A3" w:rsidR="00801EF5" w:rsidRPr="00BB6FA3" w:rsidRDefault="00801EF5" w:rsidP="000B59EB">
      <w:pPr>
        <w:spacing w:line="360" w:lineRule="auto"/>
        <w:ind w:left="1530"/>
        <w:contextualSpacing/>
        <w:jc w:val="both"/>
        <w:rPr>
          <w:rFonts w:asciiTheme="majorBidi" w:eastAsia="Calibri Light" w:hAnsiTheme="majorBidi" w:cstheme="majorBidi"/>
          <w:color w:val="0D0D0D"/>
          <w:sz w:val="24"/>
          <w:szCs w:val="24"/>
        </w:rPr>
      </w:pPr>
      <w:r w:rsidRPr="00BB6FA3">
        <w:rPr>
          <w:rFonts w:asciiTheme="majorBidi" w:eastAsia="Calibri Light" w:hAnsiTheme="majorBidi" w:cstheme="majorBidi"/>
          <w:color w:val="0D0D0D"/>
          <w:sz w:val="24"/>
          <w:szCs w:val="24"/>
        </w:rPr>
        <w:t xml:space="preserve">Le </w:t>
      </w:r>
      <w:r w:rsidR="004F20DE">
        <w:rPr>
          <w:rFonts w:asciiTheme="majorBidi" w:eastAsia="Calibri Light" w:hAnsiTheme="majorBidi" w:cstheme="majorBidi"/>
          <w:color w:val="0D0D0D"/>
          <w:sz w:val="24"/>
          <w:szCs w:val="24"/>
        </w:rPr>
        <w:t xml:space="preserve">membre </w:t>
      </w:r>
      <w:r w:rsidRPr="00BB6FA3">
        <w:rPr>
          <w:rFonts w:asciiTheme="majorBidi" w:eastAsia="Calibri Light" w:hAnsiTheme="majorBidi" w:cstheme="majorBidi"/>
          <w:color w:val="0D0D0D"/>
          <w:sz w:val="24"/>
          <w:szCs w:val="24"/>
        </w:rPr>
        <w:t xml:space="preserve">peut liker ou partager </w:t>
      </w:r>
      <w:r w:rsidR="00760D80">
        <w:rPr>
          <w:rFonts w:asciiTheme="majorBidi" w:eastAsia="Calibri Light" w:hAnsiTheme="majorBidi" w:cstheme="majorBidi"/>
          <w:color w:val="0D0D0D"/>
          <w:sz w:val="24"/>
          <w:szCs w:val="24"/>
        </w:rPr>
        <w:t>une</w:t>
      </w:r>
      <w:r w:rsidR="00760D80" w:rsidRPr="00BB6FA3">
        <w:rPr>
          <w:rFonts w:asciiTheme="majorBidi" w:eastAsia="Calibri Light" w:hAnsiTheme="majorBidi" w:cstheme="majorBidi"/>
          <w:color w:val="0D0D0D"/>
          <w:sz w:val="24"/>
          <w:szCs w:val="24"/>
        </w:rPr>
        <w:t xml:space="preserve"> poste</w:t>
      </w:r>
      <w:r w:rsidRPr="00BB6FA3">
        <w:rPr>
          <w:rFonts w:asciiTheme="majorBidi" w:eastAsia="Calibri Light" w:hAnsiTheme="majorBidi" w:cstheme="majorBidi"/>
          <w:color w:val="0D0D0D"/>
          <w:sz w:val="24"/>
          <w:szCs w:val="24"/>
        </w:rPr>
        <w:t>.</w:t>
      </w:r>
    </w:p>
    <w:p w14:paraId="096B5565" w14:textId="01918C13" w:rsidR="003E3685" w:rsidRPr="00BB6FA3" w:rsidRDefault="003E3685" w:rsidP="000B59EB">
      <w:pPr>
        <w:spacing w:line="360" w:lineRule="auto"/>
        <w:contextualSpacing/>
        <w:jc w:val="both"/>
        <w:rPr>
          <w:rFonts w:asciiTheme="majorBidi" w:eastAsia="Calibri Light" w:hAnsiTheme="majorBidi" w:cstheme="majorBidi"/>
          <w:color w:val="2F5496"/>
          <w:sz w:val="24"/>
          <w:szCs w:val="24"/>
        </w:rPr>
      </w:pPr>
    </w:p>
    <w:p w14:paraId="63505223" w14:textId="4727016C" w:rsidR="002B3A07" w:rsidRPr="00BB6FA3" w:rsidRDefault="002B3A07" w:rsidP="000B59EB">
      <w:pPr>
        <w:numPr>
          <w:ilvl w:val="0"/>
          <w:numId w:val="6"/>
        </w:numPr>
        <w:spacing w:after="200" w:line="360" w:lineRule="auto"/>
        <w:contextualSpacing/>
        <w:jc w:val="both"/>
        <w:rPr>
          <w:rFonts w:asciiTheme="majorBidi" w:eastAsia="Calibri Light" w:hAnsiTheme="majorBidi" w:cstheme="majorBidi"/>
          <w:color w:val="2F5496"/>
          <w:sz w:val="28"/>
          <w:szCs w:val="28"/>
        </w:rPr>
      </w:pPr>
      <w:r w:rsidRPr="00BB6FA3">
        <w:rPr>
          <w:rFonts w:asciiTheme="majorBidi" w:eastAsia="Calibri Light" w:hAnsiTheme="majorBidi" w:cstheme="majorBidi"/>
          <w:color w:val="0D0D0D"/>
          <w:sz w:val="28"/>
          <w:szCs w:val="28"/>
        </w:rPr>
        <w:t xml:space="preserve">Acheter </w:t>
      </w:r>
      <w:r w:rsidR="007A3201" w:rsidRPr="00BB6FA3">
        <w:rPr>
          <w:rFonts w:asciiTheme="majorBidi" w:eastAsia="Calibri Light" w:hAnsiTheme="majorBidi" w:cstheme="majorBidi"/>
          <w:color w:val="0D0D0D"/>
          <w:sz w:val="28"/>
          <w:szCs w:val="28"/>
        </w:rPr>
        <w:t>des</w:t>
      </w:r>
      <w:r w:rsidR="005D44E9" w:rsidRPr="00BB6FA3">
        <w:rPr>
          <w:rFonts w:asciiTheme="majorBidi" w:eastAsia="Calibri Light" w:hAnsiTheme="majorBidi" w:cstheme="majorBidi"/>
          <w:color w:val="0D0D0D"/>
          <w:sz w:val="28"/>
          <w:szCs w:val="28"/>
        </w:rPr>
        <w:t xml:space="preserve"> cours :</w:t>
      </w:r>
    </w:p>
    <w:p w14:paraId="415CF3E7" w14:textId="2781F1E3" w:rsidR="004F74FD" w:rsidRDefault="002B3A07" w:rsidP="000B59EB">
      <w:pPr>
        <w:spacing w:line="360" w:lineRule="auto"/>
        <w:ind w:left="1530"/>
        <w:contextualSpacing/>
        <w:jc w:val="both"/>
        <w:rPr>
          <w:rFonts w:asciiTheme="majorBidi" w:eastAsia="Calibri Light" w:hAnsiTheme="majorBidi" w:cstheme="majorBidi"/>
          <w:color w:val="0D0D0D"/>
          <w:sz w:val="24"/>
          <w:szCs w:val="24"/>
        </w:rPr>
      </w:pPr>
      <w:r w:rsidRPr="00BB6FA3">
        <w:rPr>
          <w:rFonts w:asciiTheme="majorBidi" w:eastAsia="Calibri Light" w:hAnsiTheme="majorBidi" w:cstheme="majorBidi"/>
          <w:color w:val="0D0D0D"/>
          <w:sz w:val="24"/>
          <w:szCs w:val="24"/>
        </w:rPr>
        <w:t>Le membre peut acheter</w:t>
      </w:r>
      <w:r w:rsidR="007A3201" w:rsidRPr="00BB6FA3">
        <w:rPr>
          <w:rFonts w:asciiTheme="majorBidi" w:eastAsia="Calibri Light" w:hAnsiTheme="majorBidi" w:cstheme="majorBidi"/>
          <w:color w:val="0D0D0D"/>
          <w:sz w:val="24"/>
          <w:szCs w:val="24"/>
        </w:rPr>
        <w:t xml:space="preserve"> des </w:t>
      </w:r>
      <w:r w:rsidR="004F74FD" w:rsidRPr="00BB6FA3">
        <w:rPr>
          <w:rFonts w:asciiTheme="majorBidi" w:eastAsia="Calibri Light" w:hAnsiTheme="majorBidi" w:cstheme="majorBidi"/>
          <w:color w:val="0D0D0D"/>
          <w:sz w:val="24"/>
          <w:szCs w:val="24"/>
        </w:rPr>
        <w:t>cours.</w:t>
      </w:r>
    </w:p>
    <w:p w14:paraId="3F29647D" w14:textId="77777777" w:rsidR="00544D4E" w:rsidRPr="00544D4E" w:rsidRDefault="00544D4E" w:rsidP="000B59EB">
      <w:pPr>
        <w:spacing w:line="360" w:lineRule="auto"/>
        <w:ind w:left="1530"/>
        <w:contextualSpacing/>
        <w:jc w:val="both"/>
        <w:rPr>
          <w:rFonts w:asciiTheme="majorBidi" w:eastAsia="Calibri Light" w:hAnsiTheme="majorBidi" w:cstheme="majorBidi"/>
          <w:color w:val="0D0D0D"/>
          <w:sz w:val="24"/>
          <w:szCs w:val="24"/>
        </w:rPr>
      </w:pPr>
    </w:p>
    <w:p w14:paraId="7BD56702" w14:textId="2F134102" w:rsidR="004F74FD" w:rsidRPr="00BB6FA3" w:rsidRDefault="004F74FD" w:rsidP="000B59EB">
      <w:pPr>
        <w:numPr>
          <w:ilvl w:val="0"/>
          <w:numId w:val="6"/>
        </w:numPr>
        <w:spacing w:after="200" w:line="360" w:lineRule="auto"/>
        <w:contextualSpacing/>
        <w:jc w:val="both"/>
        <w:rPr>
          <w:rFonts w:asciiTheme="majorBidi" w:eastAsia="Calibri Light" w:hAnsiTheme="majorBidi" w:cstheme="majorBidi"/>
          <w:color w:val="2F5496"/>
          <w:sz w:val="28"/>
          <w:szCs w:val="28"/>
        </w:rPr>
      </w:pPr>
      <w:r w:rsidRPr="00BB6FA3">
        <w:rPr>
          <w:rFonts w:asciiTheme="majorBidi" w:eastAsia="Calibri Light" w:hAnsiTheme="majorBidi" w:cstheme="majorBidi"/>
          <w:color w:val="0D0D0D"/>
          <w:sz w:val="28"/>
          <w:szCs w:val="28"/>
        </w:rPr>
        <w:t>Consulter ces cours achetées :</w:t>
      </w:r>
    </w:p>
    <w:p w14:paraId="44DDBAED" w14:textId="2357F845" w:rsidR="004F74FD" w:rsidRDefault="004F74FD" w:rsidP="000B59EB">
      <w:pPr>
        <w:spacing w:line="360" w:lineRule="auto"/>
        <w:ind w:left="1530"/>
        <w:contextualSpacing/>
        <w:jc w:val="both"/>
        <w:rPr>
          <w:rFonts w:asciiTheme="majorBidi" w:eastAsia="Calibri Light" w:hAnsiTheme="majorBidi" w:cstheme="majorBidi"/>
          <w:color w:val="0D0D0D"/>
        </w:rPr>
      </w:pPr>
      <w:r w:rsidRPr="00BB6FA3">
        <w:rPr>
          <w:rFonts w:asciiTheme="majorBidi" w:eastAsia="Calibri Light" w:hAnsiTheme="majorBidi" w:cstheme="majorBidi"/>
          <w:color w:val="0D0D0D"/>
          <w:sz w:val="24"/>
          <w:szCs w:val="24"/>
        </w:rPr>
        <w:t xml:space="preserve">Le </w:t>
      </w:r>
      <w:r w:rsidR="004F20DE">
        <w:rPr>
          <w:rFonts w:asciiTheme="majorBidi" w:eastAsia="Calibri Light" w:hAnsiTheme="majorBidi" w:cstheme="majorBidi"/>
          <w:color w:val="0D0D0D"/>
          <w:sz w:val="24"/>
          <w:szCs w:val="24"/>
        </w:rPr>
        <w:t xml:space="preserve">membre </w:t>
      </w:r>
      <w:r w:rsidRPr="00BB6FA3">
        <w:rPr>
          <w:rFonts w:asciiTheme="majorBidi" w:eastAsia="Calibri Light" w:hAnsiTheme="majorBidi" w:cstheme="majorBidi"/>
          <w:color w:val="0D0D0D"/>
          <w:sz w:val="24"/>
          <w:szCs w:val="24"/>
        </w:rPr>
        <w:t xml:space="preserve">peut consulter ces cours </w:t>
      </w:r>
      <w:r w:rsidRPr="00BB6FA3">
        <w:rPr>
          <w:rFonts w:asciiTheme="majorBidi" w:eastAsia="Calibri Light" w:hAnsiTheme="majorBidi" w:cstheme="majorBidi"/>
          <w:color w:val="0D0D0D"/>
        </w:rPr>
        <w:t>achetées.</w:t>
      </w:r>
    </w:p>
    <w:p w14:paraId="6575FB40" w14:textId="77777777" w:rsidR="00544D4E" w:rsidRPr="00BB6FA3" w:rsidRDefault="00544D4E" w:rsidP="000B59EB">
      <w:pPr>
        <w:spacing w:line="360" w:lineRule="auto"/>
        <w:ind w:left="1530"/>
        <w:contextualSpacing/>
        <w:jc w:val="both"/>
        <w:rPr>
          <w:rFonts w:asciiTheme="majorBidi" w:eastAsia="Calibri Light" w:hAnsiTheme="majorBidi" w:cstheme="majorBidi"/>
          <w:color w:val="0D0D0D"/>
        </w:rPr>
      </w:pPr>
    </w:p>
    <w:p w14:paraId="64AC0174" w14:textId="36BE0D1B" w:rsidR="00544D4E" w:rsidRPr="00BB6FA3" w:rsidRDefault="00544D4E" w:rsidP="000B59EB">
      <w:pPr>
        <w:numPr>
          <w:ilvl w:val="0"/>
          <w:numId w:val="6"/>
        </w:numPr>
        <w:spacing w:after="200" w:line="360" w:lineRule="auto"/>
        <w:contextualSpacing/>
        <w:jc w:val="both"/>
        <w:rPr>
          <w:rFonts w:asciiTheme="majorBidi" w:eastAsia="Calibri Light" w:hAnsiTheme="majorBidi" w:cstheme="majorBidi"/>
          <w:color w:val="2F5496"/>
          <w:sz w:val="28"/>
          <w:szCs w:val="28"/>
        </w:rPr>
      </w:pPr>
      <w:r>
        <w:rPr>
          <w:rFonts w:asciiTheme="majorBidi" w:eastAsia="Calibri Light" w:hAnsiTheme="majorBidi" w:cstheme="majorBidi"/>
          <w:color w:val="0D0D0D"/>
          <w:sz w:val="28"/>
          <w:szCs w:val="28"/>
        </w:rPr>
        <w:t>Gestion</w:t>
      </w:r>
      <w:r w:rsidRPr="00BB6FA3">
        <w:rPr>
          <w:rFonts w:asciiTheme="majorBidi" w:eastAsia="Calibri Light" w:hAnsiTheme="majorBidi" w:cstheme="majorBidi"/>
          <w:color w:val="0D0D0D"/>
          <w:sz w:val="28"/>
          <w:szCs w:val="28"/>
        </w:rPr>
        <w:t xml:space="preserve"> </w:t>
      </w:r>
      <w:r>
        <w:rPr>
          <w:rFonts w:asciiTheme="majorBidi" w:eastAsia="Calibri Light" w:hAnsiTheme="majorBidi" w:cstheme="majorBidi"/>
          <w:color w:val="0D0D0D"/>
          <w:sz w:val="28"/>
          <w:szCs w:val="28"/>
        </w:rPr>
        <w:t>des</w:t>
      </w:r>
      <w:r w:rsidRPr="00BB6FA3">
        <w:rPr>
          <w:rFonts w:asciiTheme="majorBidi" w:eastAsia="Calibri Light" w:hAnsiTheme="majorBidi" w:cstheme="majorBidi"/>
          <w:color w:val="0D0D0D"/>
          <w:sz w:val="28"/>
          <w:szCs w:val="28"/>
        </w:rPr>
        <w:t xml:space="preserve"> cours :</w:t>
      </w:r>
    </w:p>
    <w:p w14:paraId="5B21FF37" w14:textId="0E090DDB" w:rsidR="007D479E" w:rsidRPr="008C7981" w:rsidRDefault="00544D4E" w:rsidP="008C7981">
      <w:pPr>
        <w:spacing w:line="360" w:lineRule="auto"/>
        <w:ind w:left="1530"/>
        <w:contextualSpacing/>
        <w:jc w:val="both"/>
        <w:rPr>
          <w:rFonts w:asciiTheme="majorBidi" w:eastAsia="Calibri Light" w:hAnsiTheme="majorBidi" w:cstheme="majorBidi"/>
          <w:color w:val="0D0D0D"/>
        </w:rPr>
      </w:pPr>
      <w:r w:rsidRPr="00BB6FA3">
        <w:rPr>
          <w:rFonts w:asciiTheme="majorBidi" w:eastAsia="Calibri Light" w:hAnsiTheme="majorBidi" w:cstheme="majorBidi"/>
          <w:color w:val="0D0D0D"/>
          <w:sz w:val="24"/>
          <w:szCs w:val="24"/>
        </w:rPr>
        <w:t xml:space="preserve">Le </w:t>
      </w:r>
      <w:r w:rsidR="004F20DE">
        <w:rPr>
          <w:rFonts w:asciiTheme="majorBidi" w:eastAsia="Calibri Light" w:hAnsiTheme="majorBidi" w:cstheme="majorBidi"/>
          <w:color w:val="0D0D0D"/>
          <w:sz w:val="24"/>
          <w:szCs w:val="24"/>
        </w:rPr>
        <w:t xml:space="preserve">membre </w:t>
      </w:r>
      <w:r w:rsidR="004F20DE" w:rsidRPr="00BB6FA3">
        <w:rPr>
          <w:rFonts w:asciiTheme="majorBidi" w:eastAsia="Calibri Light" w:hAnsiTheme="majorBidi" w:cstheme="majorBidi"/>
          <w:color w:val="0D0D0D"/>
          <w:sz w:val="24"/>
          <w:szCs w:val="24"/>
        </w:rPr>
        <w:t>peut</w:t>
      </w:r>
      <w:r w:rsidRPr="00BB6FA3">
        <w:rPr>
          <w:rFonts w:asciiTheme="majorBidi" w:eastAsia="Calibri Light" w:hAnsiTheme="majorBidi" w:cstheme="majorBidi"/>
          <w:color w:val="0D0D0D"/>
          <w:sz w:val="24"/>
          <w:szCs w:val="24"/>
        </w:rPr>
        <w:t xml:space="preserve"> </w:t>
      </w:r>
      <w:r>
        <w:rPr>
          <w:rFonts w:asciiTheme="majorBidi" w:eastAsia="Calibri Light" w:hAnsiTheme="majorBidi" w:cstheme="majorBidi"/>
          <w:color w:val="0D0D0D"/>
          <w:sz w:val="24"/>
          <w:szCs w:val="24"/>
        </w:rPr>
        <w:t>créer, modifier ou supprimer</w:t>
      </w:r>
      <w:r w:rsidRPr="00BB6FA3">
        <w:rPr>
          <w:rFonts w:asciiTheme="majorBidi" w:eastAsia="Calibri Light" w:hAnsiTheme="majorBidi" w:cstheme="majorBidi"/>
          <w:color w:val="0D0D0D"/>
          <w:sz w:val="24"/>
          <w:szCs w:val="24"/>
        </w:rPr>
        <w:t xml:space="preserve"> </w:t>
      </w:r>
      <w:r>
        <w:rPr>
          <w:rFonts w:asciiTheme="majorBidi" w:eastAsia="Calibri Light" w:hAnsiTheme="majorBidi" w:cstheme="majorBidi"/>
          <w:color w:val="0D0D0D"/>
          <w:sz w:val="24"/>
          <w:szCs w:val="24"/>
        </w:rPr>
        <w:t>des</w:t>
      </w:r>
      <w:r w:rsidRPr="00BB6FA3">
        <w:rPr>
          <w:rFonts w:asciiTheme="majorBidi" w:eastAsia="Calibri Light" w:hAnsiTheme="majorBidi" w:cstheme="majorBidi"/>
          <w:color w:val="0D0D0D"/>
          <w:sz w:val="24"/>
          <w:szCs w:val="24"/>
        </w:rPr>
        <w:t xml:space="preserve"> cours</w:t>
      </w:r>
      <w:r>
        <w:rPr>
          <w:rFonts w:asciiTheme="majorBidi" w:eastAsia="Calibri Light" w:hAnsiTheme="majorBidi" w:cstheme="majorBidi"/>
          <w:color w:val="0D0D0D"/>
          <w:sz w:val="24"/>
          <w:szCs w:val="24"/>
        </w:rPr>
        <w:t>.</w:t>
      </w:r>
    </w:p>
    <w:p w14:paraId="3C3C6FFA" w14:textId="1EFA2D79" w:rsidR="00D31D0C" w:rsidRPr="00813401" w:rsidRDefault="00F80744" w:rsidP="008C7981">
      <w:pPr>
        <w:pStyle w:val="Titre2"/>
        <w:numPr>
          <w:ilvl w:val="1"/>
          <w:numId w:val="58"/>
        </w:numPr>
        <w:spacing w:line="360" w:lineRule="auto"/>
        <w:rPr>
          <w:rFonts w:eastAsia="Calibri Light" w:cs="Times New Roman"/>
          <w:color w:val="000000" w:themeColor="text1"/>
          <w:szCs w:val="28"/>
        </w:rPr>
      </w:pPr>
      <w:bookmarkStart w:id="428" w:name="_Toc104390682"/>
      <w:r w:rsidRPr="00813401">
        <w:rPr>
          <w:rFonts w:eastAsia="Calibri Light" w:cs="Times New Roman"/>
          <w:color w:val="000000" w:themeColor="text1"/>
          <w:szCs w:val="28"/>
        </w:rPr>
        <w:t>Les Besoins non fonctionnels :</w:t>
      </w:r>
      <w:bookmarkEnd w:id="428"/>
    </w:p>
    <w:bookmarkEnd w:id="424"/>
    <w:bookmarkEnd w:id="425"/>
    <w:bookmarkEnd w:id="426"/>
    <w:p w14:paraId="26EA3BD5" w14:textId="30DE80AC" w:rsidR="002B3A07" w:rsidRPr="00BB6FA3" w:rsidRDefault="002B3A07" w:rsidP="000B59EB">
      <w:pPr>
        <w:spacing w:line="360" w:lineRule="auto"/>
        <w:ind w:firstLine="708"/>
        <w:jc w:val="both"/>
        <w:rPr>
          <w:rFonts w:asciiTheme="majorBidi" w:hAnsiTheme="majorBidi" w:cstheme="majorBidi"/>
          <w:sz w:val="24"/>
          <w:szCs w:val="24"/>
        </w:rPr>
      </w:pPr>
      <w:r w:rsidRPr="00BB6FA3">
        <w:rPr>
          <w:rFonts w:asciiTheme="majorBidi" w:hAnsiTheme="majorBidi" w:cstheme="majorBidi"/>
          <w:sz w:val="24"/>
          <w:szCs w:val="24"/>
        </w:rPr>
        <w:t>Ce sont des exigences qui ne concernent pas spécifiquement le comportement du système    mais plutôt ils identifient des contraintes internes et externes du système. Les principaux besoins non fonctionnels de notre application sont les suivants :</w:t>
      </w:r>
    </w:p>
    <w:p w14:paraId="03062922" w14:textId="77777777" w:rsidR="002B3A07" w:rsidRPr="00BB6FA3" w:rsidRDefault="002B3A07" w:rsidP="000B59EB">
      <w:pPr>
        <w:pStyle w:val="Paragraphedeliste"/>
        <w:numPr>
          <w:ilvl w:val="0"/>
          <w:numId w:val="9"/>
        </w:numPr>
        <w:spacing w:after="0" w:line="360" w:lineRule="auto"/>
        <w:jc w:val="both"/>
        <w:rPr>
          <w:rFonts w:asciiTheme="majorBidi" w:hAnsiTheme="majorBidi" w:cstheme="majorBidi"/>
          <w:sz w:val="24"/>
          <w:szCs w:val="24"/>
        </w:rPr>
      </w:pPr>
      <w:r w:rsidRPr="00BB6FA3">
        <w:rPr>
          <w:rFonts w:asciiTheme="majorBidi" w:hAnsiTheme="majorBidi" w:cstheme="majorBidi"/>
          <w:sz w:val="24"/>
          <w:szCs w:val="24"/>
        </w:rPr>
        <w:t xml:space="preserve">Sécurité : Les comptes des utilisateurs sont sécurisés par mot de passe (longueur, code système, expiration de sessions, etc.)  </w:t>
      </w:r>
    </w:p>
    <w:p w14:paraId="1E64AD28" w14:textId="77777777" w:rsidR="002B3A07" w:rsidRPr="00BB6FA3" w:rsidRDefault="002B3A07" w:rsidP="000B59EB">
      <w:pPr>
        <w:pStyle w:val="Paragraphedeliste"/>
        <w:numPr>
          <w:ilvl w:val="0"/>
          <w:numId w:val="9"/>
        </w:numPr>
        <w:spacing w:after="0" w:line="360" w:lineRule="auto"/>
        <w:jc w:val="both"/>
        <w:rPr>
          <w:rFonts w:asciiTheme="majorBidi" w:hAnsiTheme="majorBidi" w:cstheme="majorBidi"/>
          <w:sz w:val="24"/>
          <w:szCs w:val="24"/>
        </w:rPr>
      </w:pPr>
      <w:r w:rsidRPr="00BB6FA3">
        <w:rPr>
          <w:rFonts w:asciiTheme="majorBidi" w:hAnsiTheme="majorBidi" w:cstheme="majorBidi"/>
          <w:sz w:val="24"/>
          <w:szCs w:val="24"/>
        </w:rPr>
        <w:t>Fiabilité : Bon fonctionnement de l’application sans détection de défaillance.  Performance : L’application répond à toutes les exigences des internautes d’une manière optimale.</w:t>
      </w:r>
    </w:p>
    <w:p w14:paraId="1753AD08" w14:textId="77777777" w:rsidR="002B3A07" w:rsidRPr="00BB6FA3" w:rsidRDefault="002B3A07" w:rsidP="000B59EB">
      <w:pPr>
        <w:pStyle w:val="Paragraphedeliste"/>
        <w:numPr>
          <w:ilvl w:val="0"/>
          <w:numId w:val="9"/>
        </w:numPr>
        <w:spacing w:after="0" w:line="360" w:lineRule="auto"/>
        <w:jc w:val="both"/>
        <w:rPr>
          <w:rFonts w:asciiTheme="majorBidi" w:hAnsiTheme="majorBidi" w:cstheme="majorBidi"/>
          <w:sz w:val="24"/>
          <w:szCs w:val="24"/>
        </w:rPr>
      </w:pPr>
      <w:r w:rsidRPr="00BB6FA3">
        <w:rPr>
          <w:rFonts w:asciiTheme="majorBidi" w:hAnsiTheme="majorBidi" w:cstheme="majorBidi"/>
          <w:sz w:val="24"/>
          <w:szCs w:val="24"/>
        </w:rPr>
        <w:t xml:space="preserve">  Convivialité : Un design graphique clair et simple pour faciliter l’utilisation à l’utilisateur.  </w:t>
      </w:r>
    </w:p>
    <w:p w14:paraId="61ED5A65" w14:textId="7E65FE13" w:rsidR="002B3A07" w:rsidRPr="00BB6FA3" w:rsidRDefault="002B3A07" w:rsidP="000B59EB">
      <w:pPr>
        <w:pStyle w:val="Paragraphedeliste"/>
        <w:numPr>
          <w:ilvl w:val="0"/>
          <w:numId w:val="9"/>
        </w:numPr>
        <w:spacing w:after="0" w:line="360" w:lineRule="auto"/>
        <w:jc w:val="both"/>
        <w:rPr>
          <w:rFonts w:asciiTheme="majorBidi" w:hAnsiTheme="majorBidi" w:cstheme="majorBidi"/>
        </w:rPr>
      </w:pPr>
      <w:r w:rsidRPr="00BB6FA3">
        <w:rPr>
          <w:rFonts w:asciiTheme="majorBidi" w:hAnsiTheme="majorBidi" w:cstheme="majorBidi"/>
          <w:sz w:val="24"/>
          <w:szCs w:val="24"/>
        </w:rPr>
        <w:t>Portabilité :  L’application est multiplateforme.  Elle fonctionne sur tous les systèmes d’exploitation et tout type de terminal</w:t>
      </w:r>
      <w:r w:rsidRPr="00BB6FA3">
        <w:rPr>
          <w:rFonts w:asciiTheme="majorBidi" w:hAnsiTheme="majorBidi" w:cstheme="majorBidi"/>
        </w:rPr>
        <w:t xml:space="preserve">.  </w:t>
      </w:r>
    </w:p>
    <w:p w14:paraId="1CC2B01C" w14:textId="62EC5E09" w:rsidR="00CC3B6B" w:rsidRPr="00BB6FA3" w:rsidRDefault="00CC3B6B" w:rsidP="000B59EB">
      <w:pPr>
        <w:spacing w:after="0" w:line="360" w:lineRule="auto"/>
        <w:jc w:val="both"/>
        <w:rPr>
          <w:rFonts w:asciiTheme="majorBidi" w:hAnsiTheme="majorBidi" w:cstheme="majorBidi"/>
        </w:rPr>
      </w:pPr>
      <w:r w:rsidRPr="00BB6FA3">
        <w:rPr>
          <w:rFonts w:asciiTheme="majorBidi" w:hAnsiTheme="majorBidi" w:cstheme="majorBidi"/>
        </w:rPr>
        <w:t xml:space="preserve">                     </w:t>
      </w:r>
    </w:p>
    <w:p w14:paraId="20E07B81" w14:textId="6CF4992C" w:rsidR="00CC3B6B" w:rsidRPr="00813401" w:rsidRDefault="00CC3B6B" w:rsidP="006363F8">
      <w:pPr>
        <w:pStyle w:val="Titre1"/>
        <w:numPr>
          <w:ilvl w:val="0"/>
          <w:numId w:val="58"/>
        </w:numPr>
        <w:spacing w:line="360" w:lineRule="auto"/>
        <w:rPr>
          <w:rFonts w:cs="Times New Roman"/>
          <w:color w:val="000000" w:themeColor="text1"/>
        </w:rPr>
      </w:pPr>
      <w:bookmarkStart w:id="429" w:name="_Toc104390683"/>
      <w:r w:rsidRPr="00813401">
        <w:rPr>
          <w:rFonts w:cs="Times New Roman"/>
          <w:color w:val="000000" w:themeColor="text1"/>
        </w:rPr>
        <w:t>Choix de la méthodologie de conception</w:t>
      </w:r>
      <w:bookmarkEnd w:id="429"/>
      <w:r w:rsidRPr="00813401">
        <w:rPr>
          <w:rFonts w:cs="Times New Roman"/>
          <w:color w:val="000000" w:themeColor="text1"/>
        </w:rPr>
        <w:t xml:space="preserve"> </w:t>
      </w:r>
    </w:p>
    <w:p w14:paraId="49FB247B" w14:textId="239584AF" w:rsidR="00CF34BF" w:rsidRDefault="00824384" w:rsidP="000B59EB">
      <w:pPr>
        <w:spacing w:after="0" w:line="360" w:lineRule="auto"/>
        <w:ind w:firstLine="360"/>
        <w:jc w:val="both"/>
        <w:rPr>
          <w:rFonts w:asciiTheme="majorBidi" w:hAnsiTheme="majorBidi" w:cstheme="majorBidi"/>
          <w:sz w:val="24"/>
          <w:szCs w:val="24"/>
        </w:rPr>
      </w:pPr>
      <w:r w:rsidRPr="00BB6FA3">
        <w:rPr>
          <w:rFonts w:asciiTheme="majorBidi" w:hAnsiTheme="majorBidi" w:cstheme="majorBidi"/>
          <w:sz w:val="24"/>
          <w:szCs w:val="24"/>
        </w:rPr>
        <w:t xml:space="preserve">Dans le cadre de notre projet, on va servir du langage de modélisation </w:t>
      </w:r>
      <w:r w:rsidR="00F80744" w:rsidRPr="00BB6FA3">
        <w:rPr>
          <w:rFonts w:asciiTheme="majorBidi" w:hAnsiTheme="majorBidi" w:cstheme="majorBidi"/>
          <w:sz w:val="24"/>
          <w:szCs w:val="24"/>
        </w:rPr>
        <w:t>UML.</w:t>
      </w:r>
      <w:r w:rsidR="008D2B12" w:rsidRPr="00BB6FA3">
        <w:rPr>
          <w:rFonts w:asciiTheme="majorBidi" w:hAnsiTheme="majorBidi" w:cstheme="majorBidi"/>
          <w:sz w:val="24"/>
          <w:szCs w:val="24"/>
        </w:rPr>
        <w:t xml:space="preserve"> UML est un </w:t>
      </w:r>
      <w:r w:rsidR="006A6905" w:rsidRPr="00BB6FA3">
        <w:rPr>
          <w:rFonts w:asciiTheme="majorBidi" w:hAnsiTheme="majorBidi" w:cstheme="majorBidi"/>
          <w:sz w:val="24"/>
          <w:szCs w:val="24"/>
        </w:rPr>
        <w:t>langage de</w:t>
      </w:r>
      <w:r w:rsidR="008D2B12" w:rsidRPr="00BB6FA3">
        <w:rPr>
          <w:rFonts w:asciiTheme="majorBidi" w:hAnsiTheme="majorBidi" w:cstheme="majorBidi"/>
          <w:sz w:val="24"/>
          <w:szCs w:val="24"/>
        </w:rPr>
        <w:t xml:space="preserve"> conception orienté objet qui permet de modéliser de diverses sonnées à travers un ensemble de diagrammes statique et dynamique tels que des diagrammes de </w:t>
      </w:r>
      <w:r w:rsidR="006A6905" w:rsidRPr="00BB6FA3">
        <w:rPr>
          <w:rFonts w:asciiTheme="majorBidi" w:hAnsiTheme="majorBidi" w:cstheme="majorBidi"/>
          <w:sz w:val="24"/>
          <w:szCs w:val="24"/>
        </w:rPr>
        <w:t>classes</w:t>
      </w:r>
      <w:r w:rsidR="006A6905">
        <w:rPr>
          <w:rFonts w:asciiTheme="majorBidi" w:hAnsiTheme="majorBidi" w:cstheme="majorBidi"/>
          <w:sz w:val="24"/>
          <w:szCs w:val="24"/>
        </w:rPr>
        <w:t xml:space="preserve"> et </w:t>
      </w:r>
      <w:r w:rsidR="008D2B12" w:rsidRPr="00BB6FA3">
        <w:rPr>
          <w:rFonts w:asciiTheme="majorBidi" w:hAnsiTheme="majorBidi" w:cstheme="majorBidi"/>
          <w:sz w:val="24"/>
          <w:szCs w:val="24"/>
        </w:rPr>
        <w:t xml:space="preserve">de </w:t>
      </w:r>
      <w:r w:rsidR="006A6905" w:rsidRPr="00BB6FA3">
        <w:rPr>
          <w:rFonts w:asciiTheme="majorBidi" w:hAnsiTheme="majorBidi" w:cstheme="majorBidi"/>
          <w:sz w:val="24"/>
          <w:szCs w:val="24"/>
        </w:rPr>
        <w:t>séquence.</w:t>
      </w:r>
    </w:p>
    <w:p w14:paraId="6A007D46" w14:textId="77777777" w:rsidR="00813401" w:rsidRDefault="00813401" w:rsidP="000B59EB">
      <w:pPr>
        <w:spacing w:after="0" w:line="360" w:lineRule="auto"/>
        <w:ind w:firstLine="360"/>
        <w:jc w:val="both"/>
        <w:rPr>
          <w:rFonts w:asciiTheme="majorBidi" w:hAnsiTheme="majorBidi" w:cstheme="majorBidi"/>
          <w:sz w:val="24"/>
          <w:szCs w:val="24"/>
        </w:rPr>
      </w:pPr>
    </w:p>
    <w:p w14:paraId="2FD2D52D" w14:textId="77777777" w:rsidR="00813401" w:rsidRDefault="00813401" w:rsidP="000B59EB">
      <w:pPr>
        <w:spacing w:after="0" w:line="360" w:lineRule="auto"/>
        <w:ind w:firstLine="360"/>
        <w:jc w:val="both"/>
        <w:rPr>
          <w:rFonts w:asciiTheme="majorBidi" w:hAnsiTheme="majorBidi" w:cstheme="majorBidi"/>
          <w:sz w:val="24"/>
          <w:szCs w:val="24"/>
        </w:rPr>
      </w:pPr>
    </w:p>
    <w:p w14:paraId="4648E4A8" w14:textId="77777777" w:rsidR="00813401" w:rsidRPr="00BB6FA3" w:rsidRDefault="00813401" w:rsidP="000B59EB">
      <w:pPr>
        <w:spacing w:after="0" w:line="360" w:lineRule="auto"/>
        <w:ind w:firstLine="360"/>
        <w:jc w:val="both"/>
        <w:rPr>
          <w:rFonts w:asciiTheme="majorBidi" w:hAnsiTheme="majorBidi" w:cstheme="majorBidi"/>
          <w:sz w:val="24"/>
          <w:szCs w:val="24"/>
        </w:rPr>
      </w:pPr>
    </w:p>
    <w:p w14:paraId="74AC80F6" w14:textId="6A99EDC3" w:rsidR="00CF34BF" w:rsidRPr="00813401" w:rsidRDefault="00CC0828" w:rsidP="006363F8">
      <w:pPr>
        <w:pStyle w:val="Titre1"/>
        <w:numPr>
          <w:ilvl w:val="0"/>
          <w:numId w:val="58"/>
        </w:numPr>
        <w:spacing w:line="360" w:lineRule="auto"/>
        <w:rPr>
          <w:rFonts w:cs="Times New Roman"/>
          <w:color w:val="000000" w:themeColor="text1"/>
        </w:rPr>
      </w:pPr>
      <w:bookmarkStart w:id="430" w:name="_Toc104390684"/>
      <w:r w:rsidRPr="00813401">
        <w:rPr>
          <w:rFonts w:cs="Times New Roman"/>
          <w:color w:val="000000" w:themeColor="text1"/>
        </w:rPr>
        <w:lastRenderedPageBreak/>
        <w:t>Pilotage du projet avec Scrum :</w:t>
      </w:r>
      <w:bookmarkEnd w:id="430"/>
    </w:p>
    <w:p w14:paraId="70CE925D" w14:textId="0189B878" w:rsidR="00CC0828" w:rsidRPr="00813401" w:rsidRDefault="00CC0828" w:rsidP="007B36F5">
      <w:pPr>
        <w:pStyle w:val="Titre2"/>
        <w:numPr>
          <w:ilvl w:val="1"/>
          <w:numId w:val="58"/>
        </w:numPr>
        <w:rPr>
          <w:rFonts w:cs="Times New Roman"/>
          <w:color w:val="000000" w:themeColor="text1"/>
          <w:szCs w:val="28"/>
        </w:rPr>
      </w:pPr>
      <w:bookmarkStart w:id="431" w:name="_Toc104390685"/>
      <w:r w:rsidRPr="00813401">
        <w:rPr>
          <w:rFonts w:cs="Times New Roman"/>
          <w:color w:val="000000" w:themeColor="text1"/>
          <w:szCs w:val="28"/>
        </w:rPr>
        <w:t>Equipe et rôle :</w:t>
      </w:r>
      <w:bookmarkEnd w:id="431"/>
      <w:r w:rsidRPr="00813401">
        <w:rPr>
          <w:rFonts w:cs="Times New Roman"/>
          <w:color w:val="000000" w:themeColor="text1"/>
          <w:szCs w:val="28"/>
        </w:rPr>
        <w:t xml:space="preserve"> </w:t>
      </w:r>
    </w:p>
    <w:p w14:paraId="66E03071" w14:textId="77D13D0F" w:rsidR="00CC0828" w:rsidRPr="00BB6FA3" w:rsidRDefault="00CC0828" w:rsidP="000B6D16">
      <w:pPr>
        <w:spacing w:after="0" w:line="360" w:lineRule="auto"/>
        <w:rPr>
          <w:rFonts w:asciiTheme="majorBidi" w:hAnsiTheme="majorBidi" w:cstheme="majorBidi"/>
          <w:sz w:val="24"/>
          <w:szCs w:val="24"/>
        </w:rPr>
      </w:pPr>
      <w:r w:rsidRPr="00BB6FA3">
        <w:rPr>
          <w:rFonts w:asciiTheme="majorBidi" w:hAnsiTheme="majorBidi" w:cstheme="majorBidi"/>
          <w:sz w:val="24"/>
          <w:szCs w:val="24"/>
        </w:rPr>
        <w:t xml:space="preserve"> </w:t>
      </w:r>
      <w:r w:rsidR="00F131CE">
        <w:rPr>
          <w:rFonts w:asciiTheme="majorBidi" w:hAnsiTheme="majorBidi" w:cstheme="majorBidi"/>
          <w:sz w:val="24"/>
          <w:szCs w:val="24"/>
        </w:rPr>
        <w:tab/>
      </w:r>
      <w:r w:rsidRPr="00BB6FA3">
        <w:rPr>
          <w:rFonts w:asciiTheme="majorBidi" w:hAnsiTheme="majorBidi" w:cstheme="majorBidi"/>
          <w:sz w:val="24"/>
          <w:szCs w:val="24"/>
        </w:rPr>
        <w:t xml:space="preserve">Dans ce paragraphe on va présenter les différents acteurs impliqués dans le développement des différentes phases du projet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CC0828" w:rsidRPr="00BB6FA3" w14:paraId="4D8CD750" w14:textId="77777777" w:rsidTr="000B6D16">
        <w:tc>
          <w:tcPr>
            <w:tcW w:w="4531" w:type="dxa"/>
          </w:tcPr>
          <w:p w14:paraId="21284BD3" w14:textId="45AEC8F1" w:rsidR="00CC0828" w:rsidRPr="00BB6FA3" w:rsidRDefault="00CC0828" w:rsidP="000B6D16">
            <w:pPr>
              <w:spacing w:line="360" w:lineRule="auto"/>
              <w:rPr>
                <w:rFonts w:asciiTheme="majorBidi" w:hAnsiTheme="majorBidi" w:cstheme="majorBidi"/>
                <w:sz w:val="24"/>
                <w:szCs w:val="24"/>
              </w:rPr>
            </w:pPr>
            <w:r w:rsidRPr="00BB6FA3">
              <w:rPr>
                <w:rFonts w:asciiTheme="majorBidi" w:hAnsiTheme="majorBidi" w:cstheme="majorBidi"/>
                <w:sz w:val="24"/>
                <w:szCs w:val="24"/>
              </w:rPr>
              <w:t xml:space="preserve">Rôle </w:t>
            </w:r>
          </w:p>
        </w:tc>
        <w:tc>
          <w:tcPr>
            <w:tcW w:w="4531" w:type="dxa"/>
          </w:tcPr>
          <w:p w14:paraId="21F19FD1" w14:textId="01160BE4" w:rsidR="00CC0828" w:rsidRPr="00BB6FA3" w:rsidRDefault="00CC0828" w:rsidP="000B6D16">
            <w:pPr>
              <w:spacing w:line="360" w:lineRule="auto"/>
              <w:rPr>
                <w:rFonts w:asciiTheme="majorBidi" w:hAnsiTheme="majorBidi" w:cstheme="majorBidi"/>
                <w:sz w:val="24"/>
                <w:szCs w:val="24"/>
              </w:rPr>
            </w:pPr>
            <w:r w:rsidRPr="00BB6FA3">
              <w:rPr>
                <w:rFonts w:asciiTheme="majorBidi" w:hAnsiTheme="majorBidi" w:cstheme="majorBidi"/>
                <w:sz w:val="24"/>
                <w:szCs w:val="24"/>
              </w:rPr>
              <w:t xml:space="preserve">Personnes Affectées </w:t>
            </w:r>
          </w:p>
        </w:tc>
      </w:tr>
      <w:tr w:rsidR="00CC0828" w:rsidRPr="00BB6FA3" w14:paraId="67B4F5F6" w14:textId="77777777" w:rsidTr="000B6D16">
        <w:tc>
          <w:tcPr>
            <w:tcW w:w="4531" w:type="dxa"/>
          </w:tcPr>
          <w:p w14:paraId="2F2CEF5B" w14:textId="056090B5" w:rsidR="00CC0828" w:rsidRPr="00BB6FA3" w:rsidRDefault="00CC0828" w:rsidP="000B6D16">
            <w:pPr>
              <w:spacing w:line="360" w:lineRule="auto"/>
              <w:rPr>
                <w:rFonts w:asciiTheme="majorBidi" w:hAnsiTheme="majorBidi" w:cstheme="majorBidi"/>
                <w:sz w:val="24"/>
                <w:szCs w:val="24"/>
              </w:rPr>
            </w:pPr>
            <w:r w:rsidRPr="00BB6FA3">
              <w:rPr>
                <w:rFonts w:asciiTheme="majorBidi" w:hAnsiTheme="majorBidi" w:cstheme="majorBidi"/>
                <w:sz w:val="24"/>
                <w:szCs w:val="24"/>
              </w:rPr>
              <w:t>Product Owner</w:t>
            </w:r>
          </w:p>
        </w:tc>
        <w:tc>
          <w:tcPr>
            <w:tcW w:w="4531" w:type="dxa"/>
          </w:tcPr>
          <w:p w14:paraId="69E740FC" w14:textId="77777777" w:rsidR="00CC0828" w:rsidRPr="00BB6FA3" w:rsidRDefault="00CC0828" w:rsidP="000B6D16">
            <w:pPr>
              <w:spacing w:line="360" w:lineRule="auto"/>
              <w:rPr>
                <w:rFonts w:asciiTheme="majorBidi" w:hAnsiTheme="majorBidi" w:cstheme="majorBidi"/>
                <w:sz w:val="24"/>
                <w:szCs w:val="24"/>
              </w:rPr>
            </w:pPr>
          </w:p>
        </w:tc>
      </w:tr>
      <w:tr w:rsidR="00CC0828" w:rsidRPr="00BB6FA3" w14:paraId="000AA90C" w14:textId="77777777" w:rsidTr="000B6D16">
        <w:tc>
          <w:tcPr>
            <w:tcW w:w="4531" w:type="dxa"/>
          </w:tcPr>
          <w:p w14:paraId="244CC638" w14:textId="15ED855D" w:rsidR="00CC0828" w:rsidRPr="00BB6FA3" w:rsidRDefault="00CC0828" w:rsidP="000B6D16">
            <w:pPr>
              <w:spacing w:line="360" w:lineRule="auto"/>
              <w:rPr>
                <w:rFonts w:asciiTheme="majorBidi" w:hAnsiTheme="majorBidi" w:cstheme="majorBidi"/>
                <w:sz w:val="24"/>
                <w:szCs w:val="24"/>
              </w:rPr>
            </w:pPr>
            <w:r w:rsidRPr="00BB6FA3">
              <w:rPr>
                <w:rFonts w:asciiTheme="majorBidi" w:hAnsiTheme="majorBidi" w:cstheme="majorBidi"/>
                <w:sz w:val="24"/>
                <w:szCs w:val="24"/>
              </w:rPr>
              <w:t>Scrum Master</w:t>
            </w:r>
          </w:p>
        </w:tc>
        <w:tc>
          <w:tcPr>
            <w:tcW w:w="4531" w:type="dxa"/>
          </w:tcPr>
          <w:p w14:paraId="305D22BE" w14:textId="77777777" w:rsidR="00CC0828" w:rsidRPr="00BB6FA3" w:rsidRDefault="00CC0828" w:rsidP="000B6D16">
            <w:pPr>
              <w:spacing w:line="360" w:lineRule="auto"/>
              <w:rPr>
                <w:rFonts w:asciiTheme="majorBidi" w:hAnsiTheme="majorBidi" w:cstheme="majorBidi"/>
                <w:sz w:val="24"/>
                <w:szCs w:val="24"/>
              </w:rPr>
            </w:pPr>
          </w:p>
        </w:tc>
      </w:tr>
      <w:tr w:rsidR="00CC0828" w:rsidRPr="00BB6FA3" w14:paraId="5B625736" w14:textId="77777777" w:rsidTr="000B6D16">
        <w:tc>
          <w:tcPr>
            <w:tcW w:w="4531" w:type="dxa"/>
          </w:tcPr>
          <w:p w14:paraId="3403D28E" w14:textId="3E1FCABD" w:rsidR="00CC0828" w:rsidRPr="00BB6FA3" w:rsidRDefault="00EA3F35" w:rsidP="000B6D16">
            <w:pPr>
              <w:spacing w:line="360" w:lineRule="auto"/>
              <w:rPr>
                <w:rFonts w:asciiTheme="majorBidi" w:hAnsiTheme="majorBidi" w:cstheme="majorBidi"/>
                <w:sz w:val="24"/>
                <w:szCs w:val="24"/>
              </w:rPr>
            </w:pPr>
            <w:r w:rsidRPr="00BB6FA3">
              <w:rPr>
                <w:rFonts w:asciiTheme="majorBidi" w:hAnsiTheme="majorBidi" w:cstheme="majorBidi"/>
                <w:sz w:val="24"/>
                <w:szCs w:val="24"/>
              </w:rPr>
              <w:t xml:space="preserve">Scrum team </w:t>
            </w:r>
          </w:p>
        </w:tc>
        <w:tc>
          <w:tcPr>
            <w:tcW w:w="4531" w:type="dxa"/>
          </w:tcPr>
          <w:p w14:paraId="11B156F9" w14:textId="77777777" w:rsidR="00CC0828" w:rsidRPr="00BB6FA3" w:rsidRDefault="00CC0828" w:rsidP="000B6D16">
            <w:pPr>
              <w:spacing w:line="360" w:lineRule="auto"/>
              <w:rPr>
                <w:rFonts w:asciiTheme="majorBidi" w:hAnsiTheme="majorBidi" w:cstheme="majorBidi"/>
                <w:sz w:val="24"/>
                <w:szCs w:val="24"/>
              </w:rPr>
            </w:pPr>
          </w:p>
        </w:tc>
      </w:tr>
    </w:tbl>
    <w:p w14:paraId="338B181A" w14:textId="77777777" w:rsidR="00EA3F35" w:rsidRPr="00BB6FA3" w:rsidRDefault="00EA3F35" w:rsidP="000B59EB">
      <w:pPr>
        <w:spacing w:after="0" w:line="360" w:lineRule="auto"/>
        <w:jc w:val="both"/>
        <w:rPr>
          <w:rFonts w:asciiTheme="majorBidi" w:hAnsiTheme="majorBidi" w:cstheme="majorBidi"/>
          <w:sz w:val="24"/>
          <w:szCs w:val="24"/>
        </w:rPr>
      </w:pPr>
    </w:p>
    <w:p w14:paraId="7DFC99E0" w14:textId="2BA1A0CD" w:rsidR="00CC0828" w:rsidRPr="00813401" w:rsidRDefault="00EA3F35" w:rsidP="007B36F5">
      <w:pPr>
        <w:pStyle w:val="Titre2"/>
        <w:numPr>
          <w:ilvl w:val="1"/>
          <w:numId w:val="58"/>
        </w:numPr>
        <w:rPr>
          <w:rFonts w:cs="Times New Roman"/>
          <w:color w:val="000000" w:themeColor="text1"/>
          <w:szCs w:val="28"/>
        </w:rPr>
      </w:pPr>
      <w:bookmarkStart w:id="432" w:name="_Toc104390686"/>
      <w:r w:rsidRPr="00813401">
        <w:rPr>
          <w:rFonts w:cs="Times New Roman"/>
          <w:color w:val="000000" w:themeColor="text1"/>
          <w:szCs w:val="28"/>
        </w:rPr>
        <w:t>Product Backlog :</w:t>
      </w:r>
      <w:bookmarkEnd w:id="432"/>
    </w:p>
    <w:p w14:paraId="36E5B018" w14:textId="77777777" w:rsidR="008C7981" w:rsidRDefault="008C7981" w:rsidP="008C7981">
      <w:pPr>
        <w:spacing w:after="0" w:line="360" w:lineRule="auto"/>
        <w:ind w:firstLine="708"/>
        <w:jc w:val="both"/>
        <w:rPr>
          <w:rFonts w:asciiTheme="majorBidi" w:hAnsiTheme="majorBidi" w:cstheme="majorBidi"/>
          <w:sz w:val="24"/>
          <w:szCs w:val="24"/>
        </w:rPr>
      </w:pPr>
    </w:p>
    <w:p w14:paraId="79C07EDE" w14:textId="3B0E83DE" w:rsidR="00EA3F35" w:rsidRPr="00BB6FA3" w:rsidRDefault="00EA3F35" w:rsidP="008C7981">
      <w:pPr>
        <w:spacing w:after="0" w:line="360" w:lineRule="auto"/>
        <w:ind w:firstLine="708"/>
        <w:jc w:val="both"/>
        <w:rPr>
          <w:rFonts w:asciiTheme="majorBidi" w:hAnsiTheme="majorBidi" w:cstheme="majorBidi"/>
          <w:sz w:val="24"/>
          <w:szCs w:val="24"/>
        </w:rPr>
      </w:pPr>
      <w:r w:rsidRPr="00BB6FA3">
        <w:rPr>
          <w:rFonts w:asciiTheme="majorBidi" w:hAnsiTheme="majorBidi" w:cstheme="majorBidi"/>
          <w:sz w:val="24"/>
          <w:szCs w:val="24"/>
        </w:rPr>
        <w:t xml:space="preserve">Le Product Backlog est un ensemble de fonctionnalités </w:t>
      </w:r>
      <w:r w:rsidR="00754FDF" w:rsidRPr="00BB6FA3">
        <w:rPr>
          <w:rFonts w:asciiTheme="majorBidi" w:hAnsiTheme="majorBidi" w:cstheme="majorBidi"/>
          <w:sz w:val="24"/>
          <w:szCs w:val="24"/>
        </w:rPr>
        <w:t>priorisées,</w:t>
      </w:r>
      <w:r w:rsidRPr="00BB6FA3">
        <w:rPr>
          <w:rFonts w:asciiTheme="majorBidi" w:hAnsiTheme="majorBidi" w:cstheme="majorBidi"/>
          <w:sz w:val="24"/>
          <w:szCs w:val="24"/>
        </w:rPr>
        <w:t xml:space="preserve"> visées et attendues d’un </w:t>
      </w:r>
      <w:r w:rsidR="00754FDF" w:rsidRPr="00BB6FA3">
        <w:rPr>
          <w:rFonts w:asciiTheme="majorBidi" w:hAnsiTheme="majorBidi" w:cstheme="majorBidi"/>
          <w:sz w:val="24"/>
          <w:szCs w:val="24"/>
        </w:rPr>
        <w:t>produit.</w:t>
      </w:r>
      <w:r w:rsidRPr="00BB6FA3">
        <w:rPr>
          <w:rFonts w:asciiTheme="majorBidi" w:hAnsiTheme="majorBidi" w:cstheme="majorBidi"/>
          <w:sz w:val="24"/>
          <w:szCs w:val="24"/>
        </w:rPr>
        <w:t xml:space="preserve"> </w:t>
      </w:r>
      <w:r w:rsidR="00754FDF" w:rsidRPr="00BB6FA3">
        <w:rPr>
          <w:rFonts w:asciiTheme="majorBidi" w:hAnsiTheme="majorBidi" w:cstheme="majorBidi"/>
          <w:sz w:val="24"/>
          <w:szCs w:val="24"/>
        </w:rPr>
        <w:t>Un</w:t>
      </w:r>
      <w:r w:rsidRPr="00BB6FA3">
        <w:rPr>
          <w:rFonts w:asciiTheme="majorBidi" w:hAnsiTheme="majorBidi" w:cstheme="majorBidi"/>
          <w:sz w:val="24"/>
          <w:szCs w:val="24"/>
        </w:rPr>
        <w:t xml:space="preserve"> Backlog est constitué de « User Stories » qui </w:t>
      </w:r>
      <w:r w:rsidR="00754FDF" w:rsidRPr="00BB6FA3">
        <w:rPr>
          <w:rFonts w:asciiTheme="majorBidi" w:hAnsiTheme="majorBidi" w:cstheme="majorBidi"/>
          <w:sz w:val="24"/>
          <w:szCs w:val="24"/>
        </w:rPr>
        <w:t>constitue le produit souhaité.</w:t>
      </w:r>
    </w:p>
    <w:p w14:paraId="1445191E" w14:textId="44EB2E83" w:rsidR="00754FDF" w:rsidRDefault="00754FDF" w:rsidP="008C7981">
      <w:pPr>
        <w:spacing w:after="0" w:line="360" w:lineRule="auto"/>
        <w:jc w:val="both"/>
        <w:rPr>
          <w:rFonts w:asciiTheme="majorBidi" w:hAnsiTheme="majorBidi" w:cstheme="majorBidi"/>
          <w:sz w:val="24"/>
          <w:szCs w:val="24"/>
        </w:rPr>
      </w:pPr>
      <w:r w:rsidRPr="00BB6FA3">
        <w:rPr>
          <w:rFonts w:asciiTheme="majorBidi" w:hAnsiTheme="majorBidi" w:cstheme="majorBidi"/>
          <w:sz w:val="24"/>
          <w:szCs w:val="24"/>
        </w:rPr>
        <w:t xml:space="preserve">Tous les éléments inclus dans le backlog Scrum sont classés par priorité indiquant l’ordre de leur </w:t>
      </w:r>
      <w:r w:rsidR="000901B3" w:rsidRPr="00BB6FA3">
        <w:rPr>
          <w:rFonts w:asciiTheme="majorBidi" w:hAnsiTheme="majorBidi" w:cstheme="majorBidi"/>
          <w:sz w:val="24"/>
          <w:szCs w:val="24"/>
        </w:rPr>
        <w:t>réalisation.</w:t>
      </w:r>
    </w:p>
    <w:p w14:paraId="47257891" w14:textId="77777777" w:rsidR="0039756A" w:rsidRPr="00BB6FA3" w:rsidRDefault="0039756A" w:rsidP="008C7981">
      <w:pPr>
        <w:spacing w:after="0" w:line="360" w:lineRule="auto"/>
        <w:jc w:val="both"/>
        <w:rPr>
          <w:rFonts w:asciiTheme="majorBidi" w:hAnsiTheme="majorBidi" w:cstheme="majorBidi"/>
          <w:sz w:val="24"/>
          <w:szCs w:val="24"/>
        </w:rPr>
      </w:pPr>
    </w:p>
    <w:p w14:paraId="3649B126" w14:textId="77777777" w:rsidR="008C7981" w:rsidRDefault="00754FDF" w:rsidP="008C7981">
      <w:pPr>
        <w:pStyle w:val="Paragraphedeliste"/>
        <w:numPr>
          <w:ilvl w:val="0"/>
          <w:numId w:val="59"/>
        </w:numPr>
        <w:spacing w:after="0" w:line="360" w:lineRule="auto"/>
        <w:jc w:val="both"/>
        <w:rPr>
          <w:rFonts w:asciiTheme="majorBidi" w:hAnsiTheme="majorBidi" w:cstheme="majorBidi"/>
          <w:sz w:val="24"/>
          <w:szCs w:val="24"/>
        </w:rPr>
      </w:pPr>
      <w:r w:rsidRPr="008C7981">
        <w:rPr>
          <w:rFonts w:asciiTheme="majorBidi" w:hAnsiTheme="majorBidi" w:cstheme="majorBidi"/>
          <w:b/>
          <w:bCs/>
          <w:sz w:val="24"/>
          <w:szCs w:val="24"/>
        </w:rPr>
        <w:t>ID</w:t>
      </w:r>
      <w:r w:rsidR="000901B3" w:rsidRPr="008C7981">
        <w:rPr>
          <w:rFonts w:asciiTheme="majorBidi" w:hAnsiTheme="majorBidi" w:cstheme="majorBidi"/>
          <w:sz w:val="24"/>
          <w:szCs w:val="24"/>
        </w:rPr>
        <w:t> : qui</w:t>
      </w:r>
      <w:r w:rsidRPr="008C7981">
        <w:rPr>
          <w:rFonts w:asciiTheme="majorBidi" w:hAnsiTheme="majorBidi" w:cstheme="majorBidi"/>
          <w:sz w:val="24"/>
          <w:szCs w:val="24"/>
        </w:rPr>
        <w:t xml:space="preserve"> représente l’identifiant de </w:t>
      </w:r>
      <w:r w:rsidR="006A6905" w:rsidRPr="008C7981">
        <w:rPr>
          <w:rFonts w:asciiTheme="majorBidi" w:hAnsiTheme="majorBidi" w:cstheme="majorBidi"/>
          <w:sz w:val="24"/>
          <w:szCs w:val="24"/>
        </w:rPr>
        <w:t>l’use</w:t>
      </w:r>
      <w:r w:rsidRPr="008C7981">
        <w:rPr>
          <w:rFonts w:asciiTheme="majorBidi" w:hAnsiTheme="majorBidi" w:cstheme="majorBidi"/>
          <w:sz w:val="24"/>
          <w:szCs w:val="24"/>
        </w:rPr>
        <w:t xml:space="preserve"> story.</w:t>
      </w:r>
    </w:p>
    <w:p w14:paraId="0F415079" w14:textId="77777777" w:rsidR="008C7981" w:rsidRDefault="00754FDF" w:rsidP="008C7981">
      <w:pPr>
        <w:pStyle w:val="Paragraphedeliste"/>
        <w:numPr>
          <w:ilvl w:val="0"/>
          <w:numId w:val="59"/>
        </w:numPr>
        <w:spacing w:after="0" w:line="360" w:lineRule="auto"/>
        <w:jc w:val="both"/>
        <w:rPr>
          <w:rFonts w:asciiTheme="majorBidi" w:hAnsiTheme="majorBidi" w:cstheme="majorBidi"/>
          <w:sz w:val="24"/>
          <w:szCs w:val="24"/>
        </w:rPr>
      </w:pPr>
      <w:r w:rsidRPr="008C7981">
        <w:rPr>
          <w:rFonts w:asciiTheme="majorBidi" w:hAnsiTheme="majorBidi" w:cstheme="majorBidi"/>
          <w:b/>
          <w:bCs/>
          <w:sz w:val="24"/>
          <w:szCs w:val="24"/>
        </w:rPr>
        <w:t>Thème</w:t>
      </w:r>
      <w:r w:rsidR="000901B3" w:rsidRPr="008C7981">
        <w:rPr>
          <w:rFonts w:asciiTheme="majorBidi" w:hAnsiTheme="majorBidi" w:cstheme="majorBidi"/>
          <w:sz w:val="24"/>
          <w:szCs w:val="24"/>
        </w:rPr>
        <w:t> :</w:t>
      </w:r>
      <w:r w:rsidRPr="008C7981">
        <w:rPr>
          <w:rFonts w:asciiTheme="majorBidi" w:hAnsiTheme="majorBidi" w:cstheme="majorBidi"/>
          <w:sz w:val="24"/>
          <w:szCs w:val="24"/>
        </w:rPr>
        <w:t xml:space="preserve"> pour mieux ordonner les user stories.</w:t>
      </w:r>
      <w:r w:rsidR="008C7981">
        <w:rPr>
          <w:rFonts w:asciiTheme="majorBidi" w:hAnsiTheme="majorBidi" w:cstheme="majorBidi"/>
          <w:sz w:val="24"/>
          <w:szCs w:val="24"/>
        </w:rPr>
        <w:t xml:space="preserve"> </w:t>
      </w:r>
    </w:p>
    <w:p w14:paraId="6B32ACE4" w14:textId="77777777" w:rsidR="008C7981" w:rsidRDefault="000901B3" w:rsidP="008C7981">
      <w:pPr>
        <w:pStyle w:val="Paragraphedeliste"/>
        <w:numPr>
          <w:ilvl w:val="0"/>
          <w:numId w:val="59"/>
        </w:numPr>
        <w:spacing w:after="0" w:line="360" w:lineRule="auto"/>
        <w:jc w:val="both"/>
        <w:rPr>
          <w:rFonts w:asciiTheme="majorBidi" w:hAnsiTheme="majorBidi" w:cstheme="majorBidi"/>
          <w:sz w:val="24"/>
          <w:szCs w:val="24"/>
        </w:rPr>
      </w:pPr>
      <w:r w:rsidRPr="008C7981">
        <w:rPr>
          <w:rFonts w:asciiTheme="majorBidi" w:hAnsiTheme="majorBidi" w:cstheme="majorBidi"/>
          <w:b/>
          <w:bCs/>
          <w:sz w:val="24"/>
          <w:szCs w:val="24"/>
        </w:rPr>
        <w:t>User Story</w:t>
      </w:r>
      <w:r w:rsidRPr="008C7981">
        <w:rPr>
          <w:rFonts w:asciiTheme="majorBidi" w:hAnsiTheme="majorBidi" w:cstheme="majorBidi"/>
          <w:sz w:val="24"/>
          <w:szCs w:val="24"/>
        </w:rPr>
        <w:t> : comporte la description des user story suivant la forme « En tant que … Je veux ...  Afin que ».</w:t>
      </w:r>
    </w:p>
    <w:p w14:paraId="411BCE01" w14:textId="77777777" w:rsidR="008C7981" w:rsidRDefault="000901B3" w:rsidP="008C7981">
      <w:pPr>
        <w:pStyle w:val="Paragraphedeliste"/>
        <w:numPr>
          <w:ilvl w:val="0"/>
          <w:numId w:val="59"/>
        </w:numPr>
        <w:spacing w:after="0" w:line="360" w:lineRule="auto"/>
        <w:jc w:val="both"/>
        <w:rPr>
          <w:rFonts w:asciiTheme="majorBidi" w:hAnsiTheme="majorBidi" w:cstheme="majorBidi"/>
          <w:sz w:val="24"/>
          <w:szCs w:val="24"/>
        </w:rPr>
      </w:pPr>
      <w:r w:rsidRPr="008C7981">
        <w:rPr>
          <w:rFonts w:asciiTheme="majorBidi" w:hAnsiTheme="majorBidi" w:cstheme="majorBidi"/>
          <w:b/>
          <w:bCs/>
          <w:sz w:val="24"/>
          <w:szCs w:val="24"/>
        </w:rPr>
        <w:t>Condition de satisfaction</w:t>
      </w:r>
      <w:r w:rsidRPr="008C7981">
        <w:rPr>
          <w:rFonts w:asciiTheme="majorBidi" w:hAnsiTheme="majorBidi" w:cstheme="majorBidi"/>
          <w:sz w:val="24"/>
          <w:szCs w:val="24"/>
        </w:rPr>
        <w:t xml:space="preserve"> : condition de satisfaction de </w:t>
      </w:r>
      <w:r w:rsidR="006D0286" w:rsidRPr="008C7981">
        <w:rPr>
          <w:rFonts w:asciiTheme="majorBidi" w:hAnsiTheme="majorBidi" w:cstheme="majorBidi"/>
          <w:sz w:val="24"/>
          <w:szCs w:val="24"/>
        </w:rPr>
        <w:t>l</w:t>
      </w:r>
      <w:r w:rsidRPr="008C7981">
        <w:rPr>
          <w:rFonts w:asciiTheme="majorBidi" w:hAnsiTheme="majorBidi" w:cstheme="majorBidi"/>
          <w:sz w:val="24"/>
          <w:szCs w:val="24"/>
        </w:rPr>
        <w:t>a t</w:t>
      </w:r>
      <w:r w:rsidR="006D0286" w:rsidRPr="008C7981">
        <w:rPr>
          <w:rFonts w:asciiTheme="majorBidi" w:hAnsiTheme="majorBidi" w:cstheme="majorBidi"/>
          <w:sz w:val="24"/>
          <w:szCs w:val="24"/>
        </w:rPr>
        <w:t>ac</w:t>
      </w:r>
      <w:r w:rsidRPr="008C7981">
        <w:rPr>
          <w:rFonts w:asciiTheme="majorBidi" w:hAnsiTheme="majorBidi" w:cstheme="majorBidi"/>
          <w:sz w:val="24"/>
          <w:szCs w:val="24"/>
        </w:rPr>
        <w:t>he souhaitée.</w:t>
      </w:r>
    </w:p>
    <w:p w14:paraId="1C37CD9A" w14:textId="7A736273" w:rsidR="00D04044" w:rsidRDefault="000901B3" w:rsidP="008C7981">
      <w:pPr>
        <w:pStyle w:val="Paragraphedeliste"/>
        <w:numPr>
          <w:ilvl w:val="0"/>
          <w:numId w:val="59"/>
        </w:numPr>
        <w:spacing w:after="0" w:line="360" w:lineRule="auto"/>
        <w:jc w:val="both"/>
        <w:rPr>
          <w:ins w:id="433" w:author="Rafik" w:date="2022-05-27T22:58:00Z"/>
          <w:rFonts w:asciiTheme="majorBidi" w:hAnsiTheme="majorBidi" w:cstheme="majorBidi"/>
          <w:sz w:val="24"/>
          <w:szCs w:val="24"/>
        </w:rPr>
      </w:pPr>
      <w:r w:rsidRPr="008C7981">
        <w:rPr>
          <w:rFonts w:asciiTheme="majorBidi" w:hAnsiTheme="majorBidi" w:cstheme="majorBidi"/>
          <w:b/>
          <w:bCs/>
          <w:sz w:val="24"/>
          <w:szCs w:val="24"/>
        </w:rPr>
        <w:t>La priorité</w:t>
      </w:r>
      <w:r w:rsidRPr="008C7981">
        <w:rPr>
          <w:rFonts w:asciiTheme="majorBidi" w:hAnsiTheme="majorBidi" w:cstheme="majorBidi"/>
          <w:sz w:val="24"/>
          <w:szCs w:val="24"/>
        </w:rPr>
        <w:t xml:space="preserve"> : ce sont les user story selon l’ordre </w:t>
      </w:r>
      <w:r w:rsidR="006D0286" w:rsidRPr="008C7981">
        <w:rPr>
          <w:rFonts w:asciiTheme="majorBidi" w:hAnsiTheme="majorBidi" w:cstheme="majorBidi"/>
          <w:sz w:val="24"/>
          <w:szCs w:val="24"/>
        </w:rPr>
        <w:t>et la valeur métier de la réalisation</w:t>
      </w:r>
      <w:r w:rsidR="002433AE" w:rsidRPr="008C7981">
        <w:rPr>
          <w:rFonts w:asciiTheme="majorBidi" w:hAnsiTheme="majorBidi" w:cstheme="majorBidi"/>
          <w:sz w:val="24"/>
          <w:szCs w:val="24"/>
        </w:rPr>
        <w:t>.</w:t>
      </w:r>
    </w:p>
    <w:p w14:paraId="13EFC0DC" w14:textId="02F7496C" w:rsidR="00012732" w:rsidDel="00012732" w:rsidRDefault="00012732" w:rsidP="000B59EB">
      <w:pPr>
        <w:spacing w:after="0" w:line="360" w:lineRule="auto"/>
        <w:jc w:val="both"/>
        <w:rPr>
          <w:del w:id="434" w:author="Rafik" w:date="2022-05-27T22:58:00Z"/>
          <w:rFonts w:asciiTheme="majorBidi" w:hAnsiTheme="majorBidi" w:cstheme="majorBidi"/>
          <w:sz w:val="24"/>
          <w:szCs w:val="24"/>
        </w:rPr>
      </w:pPr>
    </w:p>
    <w:p w14:paraId="63C85DD1" w14:textId="1A2BBB3E" w:rsidR="00012732" w:rsidRDefault="00012732" w:rsidP="00012732">
      <w:pPr>
        <w:spacing w:after="0" w:line="360" w:lineRule="auto"/>
        <w:jc w:val="both"/>
        <w:rPr>
          <w:ins w:id="435" w:author="Rafik" w:date="2022-05-27T22:59:00Z"/>
          <w:rFonts w:asciiTheme="majorBidi" w:hAnsiTheme="majorBidi" w:cstheme="majorBidi"/>
          <w:sz w:val="24"/>
          <w:szCs w:val="24"/>
        </w:rPr>
      </w:pPr>
    </w:p>
    <w:p w14:paraId="1ABB013B" w14:textId="68F78F9B" w:rsidR="00012732" w:rsidRDefault="00012732" w:rsidP="00012732">
      <w:pPr>
        <w:spacing w:after="0" w:line="360" w:lineRule="auto"/>
        <w:jc w:val="both"/>
        <w:rPr>
          <w:ins w:id="436" w:author="Rafik" w:date="2022-05-27T22:59:00Z"/>
          <w:rFonts w:asciiTheme="majorBidi" w:hAnsiTheme="majorBidi" w:cstheme="majorBidi"/>
          <w:sz w:val="24"/>
          <w:szCs w:val="24"/>
        </w:rPr>
      </w:pPr>
    </w:p>
    <w:p w14:paraId="7C4D1010" w14:textId="2122B4E0" w:rsidR="00012732" w:rsidRDefault="00012732" w:rsidP="00012732">
      <w:pPr>
        <w:spacing w:after="0" w:line="360" w:lineRule="auto"/>
        <w:jc w:val="both"/>
        <w:rPr>
          <w:ins w:id="437" w:author="Rafik" w:date="2022-05-27T22:59:00Z"/>
          <w:rFonts w:asciiTheme="majorBidi" w:hAnsiTheme="majorBidi" w:cstheme="majorBidi"/>
          <w:sz w:val="24"/>
          <w:szCs w:val="24"/>
        </w:rPr>
      </w:pPr>
    </w:p>
    <w:p w14:paraId="4B81B896" w14:textId="73D4712E" w:rsidR="00012732" w:rsidRDefault="00012732" w:rsidP="00012732">
      <w:pPr>
        <w:spacing w:after="0" w:line="360" w:lineRule="auto"/>
        <w:jc w:val="both"/>
        <w:rPr>
          <w:ins w:id="438" w:author="Rafik" w:date="2022-05-27T22:59:00Z"/>
          <w:rFonts w:asciiTheme="majorBidi" w:hAnsiTheme="majorBidi" w:cstheme="majorBidi"/>
          <w:sz w:val="24"/>
          <w:szCs w:val="24"/>
        </w:rPr>
      </w:pPr>
    </w:p>
    <w:p w14:paraId="3806D451" w14:textId="109444C3" w:rsidR="00012732" w:rsidRDefault="00012732" w:rsidP="00012732">
      <w:pPr>
        <w:spacing w:after="0" w:line="360" w:lineRule="auto"/>
        <w:jc w:val="both"/>
        <w:rPr>
          <w:ins w:id="439" w:author="Rafik" w:date="2022-05-27T22:59:00Z"/>
          <w:rFonts w:asciiTheme="majorBidi" w:hAnsiTheme="majorBidi" w:cstheme="majorBidi"/>
          <w:sz w:val="24"/>
          <w:szCs w:val="24"/>
        </w:rPr>
      </w:pPr>
    </w:p>
    <w:p w14:paraId="231E965A" w14:textId="20C68805" w:rsidR="00012732" w:rsidRDefault="00012732" w:rsidP="00012732">
      <w:pPr>
        <w:spacing w:after="0" w:line="360" w:lineRule="auto"/>
        <w:jc w:val="both"/>
        <w:rPr>
          <w:ins w:id="440" w:author="Rafik" w:date="2022-05-27T22:59:00Z"/>
          <w:rFonts w:asciiTheme="majorBidi" w:hAnsiTheme="majorBidi" w:cstheme="majorBidi"/>
          <w:sz w:val="24"/>
          <w:szCs w:val="24"/>
        </w:rPr>
      </w:pPr>
    </w:p>
    <w:p w14:paraId="7B5CDD9D" w14:textId="07C17925" w:rsidR="00012732" w:rsidRDefault="00012732" w:rsidP="00012732">
      <w:pPr>
        <w:spacing w:after="0" w:line="360" w:lineRule="auto"/>
        <w:jc w:val="both"/>
        <w:rPr>
          <w:ins w:id="441" w:author="Rafik" w:date="2022-05-27T22:59:00Z"/>
          <w:rFonts w:asciiTheme="majorBidi" w:hAnsiTheme="majorBidi" w:cstheme="majorBidi"/>
          <w:sz w:val="24"/>
          <w:szCs w:val="24"/>
        </w:rPr>
      </w:pPr>
    </w:p>
    <w:p w14:paraId="2451447A" w14:textId="77777777" w:rsidR="00012732" w:rsidRPr="00012732" w:rsidRDefault="00012732" w:rsidP="00012732">
      <w:pPr>
        <w:spacing w:after="0" w:line="360" w:lineRule="auto"/>
        <w:jc w:val="both"/>
        <w:rPr>
          <w:ins w:id="442" w:author="Rafik" w:date="2022-05-27T22:59:00Z"/>
          <w:rFonts w:asciiTheme="majorBidi" w:hAnsiTheme="majorBidi" w:cstheme="majorBidi"/>
          <w:sz w:val="24"/>
          <w:szCs w:val="24"/>
          <w:rPrChange w:id="443" w:author="Rafik" w:date="2022-05-27T22:58:00Z">
            <w:rPr>
              <w:ins w:id="444" w:author="Rafik" w:date="2022-05-27T22:59:00Z"/>
            </w:rPr>
          </w:rPrChange>
        </w:rPr>
        <w:pPrChange w:id="445" w:author="Rafik" w:date="2022-05-27T22:58:00Z">
          <w:pPr>
            <w:pStyle w:val="Paragraphedeliste"/>
            <w:numPr>
              <w:numId w:val="59"/>
            </w:numPr>
            <w:spacing w:after="0" w:line="360" w:lineRule="auto"/>
            <w:ind w:hanging="360"/>
            <w:jc w:val="both"/>
          </w:pPr>
        </w:pPrChange>
      </w:pPr>
    </w:p>
    <w:p w14:paraId="157B8DA4" w14:textId="77777777" w:rsidR="00D04044" w:rsidRPr="00BB6FA3" w:rsidRDefault="00D04044" w:rsidP="000B59EB">
      <w:pPr>
        <w:spacing w:after="0" w:line="360" w:lineRule="auto"/>
        <w:jc w:val="both"/>
        <w:rPr>
          <w:rFonts w:asciiTheme="majorBidi" w:hAnsiTheme="majorBidi" w:cstheme="majorBidi"/>
          <w:sz w:val="24"/>
          <w:szCs w:val="24"/>
        </w:rPr>
      </w:pPr>
    </w:p>
    <w:tbl>
      <w:tblPr>
        <w:tblW w:w="11199"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276"/>
        <w:gridCol w:w="1560"/>
        <w:gridCol w:w="1275"/>
        <w:gridCol w:w="1418"/>
        <w:gridCol w:w="3969"/>
        <w:gridCol w:w="992"/>
      </w:tblGrid>
      <w:tr w:rsidR="00AF4E06" w:rsidRPr="00BB6FA3" w14:paraId="3219DFF7" w14:textId="77777777" w:rsidTr="000B6D16">
        <w:trPr>
          <w:trHeight w:val="731"/>
        </w:trPr>
        <w:tc>
          <w:tcPr>
            <w:tcW w:w="709" w:type="dxa"/>
            <w:shd w:val="clear" w:color="auto" w:fill="F2F2F2" w:themeFill="background1" w:themeFillShade="F2"/>
          </w:tcPr>
          <w:p w14:paraId="3F37A562" w14:textId="07C68E6E" w:rsidR="006D0286" w:rsidRPr="00BB6FA3" w:rsidRDefault="006D0286"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lastRenderedPageBreak/>
              <w:t>ID</w:t>
            </w:r>
          </w:p>
        </w:tc>
        <w:tc>
          <w:tcPr>
            <w:tcW w:w="1276" w:type="dxa"/>
            <w:shd w:val="clear" w:color="auto" w:fill="F2F2F2" w:themeFill="background1" w:themeFillShade="F2"/>
          </w:tcPr>
          <w:p w14:paraId="54D0836E" w14:textId="61A9ADCD" w:rsidR="006D0286" w:rsidRPr="00BB6FA3" w:rsidRDefault="006D0286"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 xml:space="preserve">THEME </w:t>
            </w:r>
          </w:p>
        </w:tc>
        <w:tc>
          <w:tcPr>
            <w:tcW w:w="1560" w:type="dxa"/>
            <w:shd w:val="clear" w:color="auto" w:fill="F2F2F2" w:themeFill="background1" w:themeFillShade="F2"/>
          </w:tcPr>
          <w:p w14:paraId="5E4F0334" w14:textId="6F82F59B" w:rsidR="006D0286" w:rsidRPr="00BB6FA3" w:rsidRDefault="006D0286"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EN TANT QUE</w:t>
            </w:r>
          </w:p>
        </w:tc>
        <w:tc>
          <w:tcPr>
            <w:tcW w:w="1275" w:type="dxa"/>
            <w:shd w:val="clear" w:color="auto" w:fill="F2F2F2" w:themeFill="background1" w:themeFillShade="F2"/>
          </w:tcPr>
          <w:p w14:paraId="183ABF7B" w14:textId="3E65B8AD" w:rsidR="006D0286" w:rsidRPr="00BB6FA3" w:rsidRDefault="006D0286"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 xml:space="preserve">JE VEUX </w:t>
            </w:r>
          </w:p>
        </w:tc>
        <w:tc>
          <w:tcPr>
            <w:tcW w:w="1418" w:type="dxa"/>
            <w:shd w:val="clear" w:color="auto" w:fill="F2F2F2" w:themeFill="background1" w:themeFillShade="F2"/>
          </w:tcPr>
          <w:p w14:paraId="20D08024" w14:textId="76C6A939" w:rsidR="006D0286" w:rsidRPr="00BB6FA3" w:rsidRDefault="006D0286"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 xml:space="preserve">FIN QUE </w:t>
            </w:r>
          </w:p>
        </w:tc>
        <w:tc>
          <w:tcPr>
            <w:tcW w:w="3969" w:type="dxa"/>
            <w:shd w:val="clear" w:color="auto" w:fill="F2F2F2" w:themeFill="background1" w:themeFillShade="F2"/>
          </w:tcPr>
          <w:p w14:paraId="79D0B03A" w14:textId="670447A8" w:rsidR="006D0286" w:rsidRPr="00BB6FA3" w:rsidRDefault="006D0286"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CONDITION</w:t>
            </w:r>
            <w:r w:rsidR="008F51C6">
              <w:rPr>
                <w:rFonts w:asciiTheme="majorBidi" w:hAnsiTheme="majorBidi" w:cstheme="majorBidi"/>
                <w:sz w:val="24"/>
                <w:szCs w:val="24"/>
              </w:rPr>
              <w:t xml:space="preserve"> </w:t>
            </w:r>
            <w:r w:rsidRPr="00BB6FA3">
              <w:rPr>
                <w:rFonts w:asciiTheme="majorBidi" w:hAnsiTheme="majorBidi" w:cstheme="majorBidi"/>
                <w:sz w:val="24"/>
                <w:szCs w:val="24"/>
              </w:rPr>
              <w:t xml:space="preserve">DE SATISFACTION </w:t>
            </w:r>
          </w:p>
        </w:tc>
        <w:tc>
          <w:tcPr>
            <w:tcW w:w="992" w:type="dxa"/>
            <w:shd w:val="clear" w:color="auto" w:fill="F2F2F2" w:themeFill="background1" w:themeFillShade="F2"/>
          </w:tcPr>
          <w:p w14:paraId="5605A864" w14:textId="7594EE03" w:rsidR="006D0286" w:rsidRPr="00BB6FA3" w:rsidRDefault="006D0286"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PRIORITE</w:t>
            </w:r>
          </w:p>
        </w:tc>
      </w:tr>
      <w:tr w:rsidR="00920D96" w:rsidRPr="00BB6FA3" w14:paraId="7001EA94" w14:textId="77777777" w:rsidTr="000B6D16">
        <w:trPr>
          <w:trHeight w:val="1869"/>
        </w:trPr>
        <w:tc>
          <w:tcPr>
            <w:tcW w:w="709" w:type="dxa"/>
            <w:shd w:val="clear" w:color="auto" w:fill="F2F2F2" w:themeFill="background1" w:themeFillShade="F2"/>
          </w:tcPr>
          <w:p w14:paraId="3DF4D122" w14:textId="77777777" w:rsidR="00920D96" w:rsidRPr="00BB6FA3" w:rsidRDefault="00920D96" w:rsidP="000B59EB">
            <w:pPr>
              <w:spacing w:line="360" w:lineRule="auto"/>
              <w:jc w:val="both"/>
              <w:rPr>
                <w:rFonts w:asciiTheme="majorBidi" w:hAnsiTheme="majorBidi" w:cstheme="majorBidi"/>
                <w:sz w:val="24"/>
                <w:szCs w:val="24"/>
              </w:rPr>
            </w:pPr>
          </w:p>
          <w:p w14:paraId="7A9F0D95" w14:textId="77777777" w:rsidR="00920D96" w:rsidRPr="00BB6FA3" w:rsidRDefault="00920D96" w:rsidP="000B59EB">
            <w:pPr>
              <w:spacing w:line="360" w:lineRule="auto"/>
              <w:jc w:val="both"/>
              <w:rPr>
                <w:rFonts w:asciiTheme="majorBidi" w:hAnsiTheme="majorBidi" w:cstheme="majorBidi"/>
                <w:sz w:val="24"/>
                <w:szCs w:val="24"/>
              </w:rPr>
            </w:pPr>
          </w:p>
          <w:p w14:paraId="25B1E631" w14:textId="6DFC2CEE" w:rsidR="00920D96" w:rsidRPr="00BB6FA3" w:rsidRDefault="00920D96"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1</w:t>
            </w:r>
          </w:p>
        </w:tc>
        <w:tc>
          <w:tcPr>
            <w:tcW w:w="1276" w:type="dxa"/>
            <w:shd w:val="clear" w:color="auto" w:fill="F2F2F2" w:themeFill="background1" w:themeFillShade="F2"/>
          </w:tcPr>
          <w:p w14:paraId="34D8A903" w14:textId="1C0246B7" w:rsidR="00920D96" w:rsidRPr="00BB6FA3" w:rsidRDefault="00920D96" w:rsidP="000B59EB">
            <w:pPr>
              <w:spacing w:line="360" w:lineRule="auto"/>
              <w:jc w:val="both"/>
              <w:rPr>
                <w:rFonts w:asciiTheme="majorBidi" w:hAnsiTheme="majorBidi" w:cstheme="majorBidi"/>
                <w:b/>
                <w:bCs/>
                <w:sz w:val="24"/>
                <w:szCs w:val="24"/>
              </w:rPr>
            </w:pPr>
            <w:r w:rsidRPr="00BB6FA3">
              <w:rPr>
                <w:rFonts w:asciiTheme="majorBidi" w:hAnsiTheme="majorBidi" w:cstheme="majorBidi"/>
                <w:b/>
                <w:bCs/>
                <w:sz w:val="24"/>
                <w:szCs w:val="24"/>
              </w:rPr>
              <w:t xml:space="preserve">Inscription </w:t>
            </w:r>
          </w:p>
        </w:tc>
        <w:tc>
          <w:tcPr>
            <w:tcW w:w="1560" w:type="dxa"/>
          </w:tcPr>
          <w:p w14:paraId="224E0DBD" w14:textId="37895963" w:rsidR="00920D96" w:rsidRPr="00BB6FA3" w:rsidRDefault="00920D96" w:rsidP="000B59EB">
            <w:pPr>
              <w:pStyle w:val="Marwa"/>
            </w:pPr>
            <w:r>
              <w:t xml:space="preserve">Membre </w:t>
            </w:r>
          </w:p>
          <w:p w14:paraId="53D7FB34" w14:textId="77777777" w:rsidR="00920D96" w:rsidRPr="00BB6FA3" w:rsidRDefault="00920D96" w:rsidP="000B59EB">
            <w:pPr>
              <w:spacing w:line="360" w:lineRule="auto"/>
              <w:jc w:val="both"/>
              <w:rPr>
                <w:rFonts w:asciiTheme="majorBidi" w:hAnsiTheme="majorBidi" w:cstheme="majorBidi"/>
              </w:rPr>
            </w:pPr>
          </w:p>
          <w:p w14:paraId="0F50E534" w14:textId="77777777" w:rsidR="00920D96" w:rsidRPr="00BB6FA3" w:rsidRDefault="00920D96" w:rsidP="000B59EB">
            <w:pPr>
              <w:spacing w:line="360" w:lineRule="auto"/>
              <w:jc w:val="both"/>
              <w:rPr>
                <w:rFonts w:asciiTheme="majorBidi" w:hAnsiTheme="majorBidi" w:cstheme="majorBidi"/>
              </w:rPr>
            </w:pPr>
          </w:p>
          <w:p w14:paraId="19847BEA" w14:textId="77777777" w:rsidR="00920D96" w:rsidRPr="00BB6FA3" w:rsidRDefault="00920D96" w:rsidP="000B59EB">
            <w:pPr>
              <w:spacing w:line="360" w:lineRule="auto"/>
              <w:jc w:val="both"/>
              <w:rPr>
                <w:rFonts w:asciiTheme="majorBidi" w:hAnsiTheme="majorBidi" w:cstheme="majorBidi"/>
              </w:rPr>
            </w:pPr>
          </w:p>
          <w:p w14:paraId="76D8AF4E" w14:textId="5E8D9846" w:rsidR="00920D96" w:rsidRPr="00BB6FA3" w:rsidRDefault="00920D96" w:rsidP="000B59EB">
            <w:pPr>
              <w:spacing w:line="360" w:lineRule="auto"/>
              <w:jc w:val="both"/>
              <w:rPr>
                <w:rFonts w:asciiTheme="majorBidi" w:hAnsiTheme="majorBidi" w:cstheme="majorBidi"/>
              </w:rPr>
            </w:pPr>
            <w:r w:rsidRPr="00BB6FA3">
              <w:rPr>
                <w:rFonts w:asciiTheme="majorBidi" w:hAnsiTheme="majorBidi" w:cstheme="majorBidi"/>
              </w:rPr>
              <w:t xml:space="preserve"> </w:t>
            </w:r>
          </w:p>
        </w:tc>
        <w:tc>
          <w:tcPr>
            <w:tcW w:w="1275" w:type="dxa"/>
          </w:tcPr>
          <w:p w14:paraId="6E94A8AC" w14:textId="77777777" w:rsidR="00920D96" w:rsidRPr="00BB6FA3" w:rsidRDefault="00920D96" w:rsidP="000B59EB">
            <w:pPr>
              <w:spacing w:line="360" w:lineRule="auto"/>
              <w:jc w:val="both"/>
              <w:rPr>
                <w:rFonts w:asciiTheme="majorBidi" w:hAnsiTheme="majorBidi" w:cstheme="majorBidi"/>
              </w:rPr>
            </w:pPr>
            <w:r w:rsidRPr="00BB6FA3">
              <w:rPr>
                <w:rFonts w:asciiTheme="majorBidi" w:hAnsiTheme="majorBidi" w:cstheme="majorBidi"/>
              </w:rPr>
              <w:t>M’inscrire sur</w:t>
            </w:r>
            <w:r w:rsidRPr="00BB6FA3">
              <w:rPr>
                <w:rFonts w:asciiTheme="majorBidi" w:hAnsiTheme="majorBidi" w:cstheme="majorBidi"/>
                <w:color w:val="FFFFFF" w:themeColor="background1"/>
              </w:rPr>
              <w:t>.</w:t>
            </w:r>
            <w:r w:rsidRPr="00BB6FA3">
              <w:rPr>
                <w:rFonts w:asciiTheme="majorBidi" w:hAnsiTheme="majorBidi" w:cstheme="majorBidi"/>
              </w:rPr>
              <w:t>la plateforme.</w:t>
            </w:r>
          </w:p>
          <w:p w14:paraId="20507681" w14:textId="77777777" w:rsidR="00920D96" w:rsidRPr="00BB6FA3" w:rsidRDefault="00920D96" w:rsidP="000B59EB">
            <w:pPr>
              <w:spacing w:line="360" w:lineRule="auto"/>
              <w:jc w:val="both"/>
              <w:rPr>
                <w:rFonts w:asciiTheme="majorBidi" w:hAnsiTheme="majorBidi" w:cstheme="majorBidi"/>
              </w:rPr>
            </w:pPr>
          </w:p>
          <w:p w14:paraId="078AC588" w14:textId="77777777" w:rsidR="00920D96" w:rsidRPr="00BB6FA3" w:rsidRDefault="00920D96" w:rsidP="000B59EB">
            <w:pPr>
              <w:spacing w:line="360" w:lineRule="auto"/>
              <w:jc w:val="both"/>
              <w:rPr>
                <w:rFonts w:asciiTheme="majorBidi" w:hAnsiTheme="majorBidi" w:cstheme="majorBidi"/>
              </w:rPr>
            </w:pPr>
          </w:p>
          <w:p w14:paraId="71CA2DA8" w14:textId="6322ABCE" w:rsidR="00920D96" w:rsidRPr="00BB6FA3" w:rsidRDefault="00920D96" w:rsidP="000B59EB">
            <w:pPr>
              <w:spacing w:line="360" w:lineRule="auto"/>
              <w:jc w:val="both"/>
              <w:rPr>
                <w:rFonts w:asciiTheme="majorBidi" w:hAnsiTheme="majorBidi" w:cstheme="majorBidi"/>
              </w:rPr>
            </w:pPr>
          </w:p>
        </w:tc>
        <w:tc>
          <w:tcPr>
            <w:tcW w:w="1418" w:type="dxa"/>
          </w:tcPr>
          <w:p w14:paraId="6EE4B90A" w14:textId="6BAF5FF5" w:rsidR="00920D96" w:rsidRPr="00BB6FA3" w:rsidRDefault="00920D96" w:rsidP="000B59EB">
            <w:pPr>
              <w:spacing w:line="360" w:lineRule="auto"/>
              <w:jc w:val="both"/>
              <w:rPr>
                <w:rFonts w:asciiTheme="majorBidi" w:hAnsiTheme="majorBidi" w:cstheme="majorBidi"/>
              </w:rPr>
            </w:pPr>
            <w:r w:rsidRPr="00BB6FA3">
              <w:rPr>
                <w:rFonts w:asciiTheme="majorBidi" w:hAnsiTheme="majorBidi" w:cstheme="majorBidi"/>
              </w:rPr>
              <w:t xml:space="preserve">Je deviens </w:t>
            </w:r>
            <w:r w:rsidR="001A555B">
              <w:rPr>
                <w:rFonts w:asciiTheme="majorBidi" w:hAnsiTheme="majorBidi" w:cstheme="majorBidi"/>
              </w:rPr>
              <w:t>membre</w:t>
            </w:r>
            <w:r w:rsidRPr="00BB6FA3">
              <w:rPr>
                <w:rFonts w:asciiTheme="majorBidi" w:hAnsiTheme="majorBidi" w:cstheme="majorBidi"/>
              </w:rPr>
              <w:t>.</w:t>
            </w:r>
          </w:p>
          <w:p w14:paraId="0AA37102" w14:textId="77777777" w:rsidR="00920D96" w:rsidRPr="00BB6FA3" w:rsidRDefault="00920D96" w:rsidP="000B59EB">
            <w:pPr>
              <w:spacing w:line="360" w:lineRule="auto"/>
              <w:jc w:val="both"/>
              <w:rPr>
                <w:rFonts w:asciiTheme="majorBidi" w:hAnsiTheme="majorBidi" w:cstheme="majorBidi"/>
              </w:rPr>
            </w:pPr>
          </w:p>
          <w:p w14:paraId="31AAE8C3" w14:textId="77777777" w:rsidR="00920D96" w:rsidRPr="00BB6FA3" w:rsidRDefault="00920D96" w:rsidP="000B59EB">
            <w:pPr>
              <w:spacing w:line="360" w:lineRule="auto"/>
              <w:jc w:val="both"/>
              <w:rPr>
                <w:rFonts w:asciiTheme="majorBidi" w:hAnsiTheme="majorBidi" w:cstheme="majorBidi"/>
              </w:rPr>
            </w:pPr>
          </w:p>
          <w:p w14:paraId="78DC21B0" w14:textId="77777777" w:rsidR="00920D96" w:rsidRPr="00BB6FA3" w:rsidRDefault="00920D96" w:rsidP="000B59EB">
            <w:pPr>
              <w:spacing w:line="360" w:lineRule="auto"/>
              <w:jc w:val="both"/>
              <w:rPr>
                <w:rFonts w:asciiTheme="majorBidi" w:hAnsiTheme="majorBidi" w:cstheme="majorBidi"/>
              </w:rPr>
            </w:pPr>
          </w:p>
          <w:p w14:paraId="74467CA4" w14:textId="73E130C6" w:rsidR="00920D96" w:rsidRPr="00BB6FA3" w:rsidRDefault="00920D96" w:rsidP="000B59EB">
            <w:pPr>
              <w:spacing w:line="360" w:lineRule="auto"/>
              <w:jc w:val="both"/>
              <w:rPr>
                <w:rFonts w:asciiTheme="majorBidi" w:hAnsiTheme="majorBidi" w:cstheme="majorBidi"/>
              </w:rPr>
            </w:pPr>
          </w:p>
        </w:tc>
        <w:tc>
          <w:tcPr>
            <w:tcW w:w="3969" w:type="dxa"/>
          </w:tcPr>
          <w:p w14:paraId="71190233" w14:textId="14D284D8" w:rsidR="00920D96" w:rsidRPr="00BB6FA3" w:rsidRDefault="00920D96" w:rsidP="000B59EB">
            <w:pPr>
              <w:spacing w:line="360" w:lineRule="auto"/>
              <w:jc w:val="both"/>
              <w:rPr>
                <w:rFonts w:asciiTheme="majorBidi" w:hAnsiTheme="majorBidi" w:cstheme="majorBidi"/>
              </w:rPr>
            </w:pPr>
            <w:r w:rsidRPr="00BB6FA3">
              <w:rPr>
                <w:rFonts w:asciiTheme="majorBidi" w:hAnsiTheme="majorBidi" w:cstheme="majorBidi"/>
              </w:rPr>
              <w:t>-</w:t>
            </w:r>
            <w:r>
              <w:rPr>
                <w:rFonts w:asciiTheme="majorBidi" w:hAnsiTheme="majorBidi" w:cstheme="majorBidi"/>
              </w:rPr>
              <w:t>C</w:t>
            </w:r>
            <w:r w:rsidRPr="00BB6FA3">
              <w:rPr>
                <w:rFonts w:asciiTheme="majorBidi" w:hAnsiTheme="majorBidi" w:cstheme="majorBidi"/>
              </w:rPr>
              <w:t xml:space="preserve">haque </w:t>
            </w:r>
            <w:r>
              <w:rPr>
                <w:rFonts w:asciiTheme="majorBidi" w:hAnsiTheme="majorBidi" w:cstheme="majorBidi"/>
              </w:rPr>
              <w:t>membre</w:t>
            </w:r>
            <w:r w:rsidRPr="00BB6FA3">
              <w:rPr>
                <w:rFonts w:asciiTheme="majorBidi" w:hAnsiTheme="majorBidi" w:cstheme="majorBidi"/>
              </w:rPr>
              <w:t xml:space="preserve"> a </w:t>
            </w:r>
            <w:r>
              <w:rPr>
                <w:rFonts w:asciiTheme="majorBidi" w:hAnsiTheme="majorBidi" w:cstheme="majorBidi"/>
              </w:rPr>
              <w:t>son</w:t>
            </w:r>
            <w:r w:rsidRPr="00BB6FA3">
              <w:rPr>
                <w:rFonts w:asciiTheme="majorBidi" w:hAnsiTheme="majorBidi" w:cstheme="majorBidi"/>
              </w:rPr>
              <w:t xml:space="preserve"> </w:t>
            </w:r>
            <w:r>
              <w:rPr>
                <w:rFonts w:asciiTheme="majorBidi" w:hAnsiTheme="majorBidi" w:cstheme="majorBidi"/>
              </w:rPr>
              <w:t>email</w:t>
            </w:r>
            <w:r w:rsidRPr="00BB6FA3">
              <w:rPr>
                <w:rFonts w:asciiTheme="majorBidi" w:hAnsiTheme="majorBidi" w:cstheme="majorBidi"/>
              </w:rPr>
              <w:t xml:space="preserve"> unique.</w:t>
            </w:r>
          </w:p>
          <w:p w14:paraId="67765B48" w14:textId="77E5E6B2" w:rsidR="00920D96" w:rsidRPr="00BB6FA3" w:rsidRDefault="00920D96" w:rsidP="000B59EB">
            <w:pPr>
              <w:spacing w:line="360" w:lineRule="auto"/>
              <w:jc w:val="both"/>
              <w:rPr>
                <w:rFonts w:asciiTheme="majorBidi" w:hAnsiTheme="majorBidi" w:cstheme="majorBidi"/>
              </w:rPr>
            </w:pPr>
            <w:r w:rsidRPr="00BB6FA3">
              <w:rPr>
                <w:rFonts w:asciiTheme="majorBidi" w:hAnsiTheme="majorBidi" w:cstheme="majorBidi"/>
              </w:rPr>
              <w:t>-</w:t>
            </w:r>
            <w:r>
              <w:rPr>
                <w:rFonts w:asciiTheme="majorBidi" w:hAnsiTheme="majorBidi" w:cstheme="majorBidi"/>
              </w:rPr>
              <w:t xml:space="preserve"> U</w:t>
            </w:r>
            <w:r w:rsidRPr="00BB6FA3">
              <w:rPr>
                <w:rFonts w:asciiTheme="majorBidi" w:hAnsiTheme="majorBidi" w:cstheme="majorBidi"/>
              </w:rPr>
              <w:t>n formulaire est affiché au début.</w:t>
            </w:r>
          </w:p>
          <w:p w14:paraId="7C94BBB4" w14:textId="70F1E704" w:rsidR="00920D96" w:rsidRPr="009E60D1" w:rsidRDefault="00920D96" w:rsidP="000B59EB">
            <w:pPr>
              <w:spacing w:line="360" w:lineRule="auto"/>
              <w:jc w:val="both"/>
              <w:rPr>
                <w:rFonts w:asciiTheme="majorBidi" w:hAnsiTheme="majorBidi" w:cstheme="majorBidi"/>
              </w:rPr>
            </w:pPr>
            <w:r w:rsidRPr="00BB6FA3">
              <w:rPr>
                <w:rFonts w:asciiTheme="majorBidi" w:hAnsiTheme="majorBidi" w:cstheme="majorBidi"/>
              </w:rPr>
              <w:t xml:space="preserve">- </w:t>
            </w:r>
            <w:r>
              <w:rPr>
                <w:rFonts w:asciiTheme="majorBidi" w:hAnsiTheme="majorBidi" w:cstheme="majorBidi"/>
              </w:rPr>
              <w:t>L</w:t>
            </w:r>
            <w:r w:rsidRPr="00BB6FA3">
              <w:rPr>
                <w:rFonts w:asciiTheme="majorBidi" w:hAnsiTheme="majorBidi" w:cstheme="majorBidi"/>
              </w:rPr>
              <w:t>e mot de</w:t>
            </w:r>
            <w:r>
              <w:rPr>
                <w:rFonts w:asciiTheme="majorBidi" w:hAnsiTheme="majorBidi" w:cstheme="majorBidi"/>
              </w:rPr>
              <w:t xml:space="preserve"> p</w:t>
            </w:r>
            <w:r w:rsidRPr="00BB6FA3">
              <w:rPr>
                <w:rFonts w:asciiTheme="majorBidi" w:hAnsiTheme="majorBidi" w:cstheme="majorBidi"/>
              </w:rPr>
              <w:t>asse sera caché et crypté.</w:t>
            </w:r>
          </w:p>
          <w:p w14:paraId="4F288E19" w14:textId="26682CAD" w:rsidR="00C11739" w:rsidRPr="00BB6FA3" w:rsidRDefault="00920D96" w:rsidP="000B59EB">
            <w:pPr>
              <w:spacing w:line="360" w:lineRule="auto"/>
              <w:jc w:val="both"/>
              <w:rPr>
                <w:rFonts w:asciiTheme="majorBidi" w:hAnsiTheme="majorBidi" w:cstheme="majorBidi"/>
              </w:rPr>
            </w:pPr>
            <w:r w:rsidRPr="00BB6FA3">
              <w:rPr>
                <w:rFonts w:asciiTheme="majorBidi" w:hAnsiTheme="majorBidi" w:cstheme="majorBidi"/>
              </w:rPr>
              <w:t xml:space="preserve">-Demande la </w:t>
            </w:r>
            <w:r>
              <w:rPr>
                <w:rFonts w:asciiTheme="majorBidi" w:hAnsiTheme="majorBidi" w:cstheme="majorBidi"/>
              </w:rPr>
              <w:t>vérification</w:t>
            </w:r>
            <w:r w:rsidRPr="00BB6FA3">
              <w:rPr>
                <w:rFonts w:asciiTheme="majorBidi" w:hAnsiTheme="majorBidi" w:cstheme="majorBidi"/>
              </w:rPr>
              <w:t xml:space="preserve"> </w:t>
            </w:r>
            <w:r>
              <w:rPr>
                <w:rFonts w:asciiTheme="majorBidi" w:hAnsiTheme="majorBidi" w:cstheme="majorBidi"/>
              </w:rPr>
              <w:t>du compte après inscription.</w:t>
            </w:r>
            <w:r w:rsidRPr="00BB6FA3">
              <w:rPr>
                <w:rFonts w:asciiTheme="majorBidi" w:hAnsiTheme="majorBidi" w:cstheme="majorBidi"/>
              </w:rPr>
              <w:t xml:space="preserve"> </w:t>
            </w:r>
          </w:p>
        </w:tc>
        <w:tc>
          <w:tcPr>
            <w:tcW w:w="992" w:type="dxa"/>
          </w:tcPr>
          <w:p w14:paraId="61E02BEC" w14:textId="77777777" w:rsidR="00920D96" w:rsidRPr="00BB6FA3" w:rsidRDefault="00920D96" w:rsidP="000B59EB">
            <w:pPr>
              <w:spacing w:line="360" w:lineRule="auto"/>
              <w:jc w:val="both"/>
              <w:rPr>
                <w:rFonts w:asciiTheme="majorBidi" w:hAnsiTheme="majorBidi" w:cstheme="majorBidi"/>
                <w:sz w:val="24"/>
                <w:szCs w:val="24"/>
              </w:rPr>
            </w:pPr>
          </w:p>
        </w:tc>
      </w:tr>
      <w:tr w:rsidR="002433AE" w:rsidRPr="00BB6FA3" w14:paraId="36522B0D" w14:textId="77777777" w:rsidTr="000B6D16">
        <w:trPr>
          <w:trHeight w:val="1151"/>
        </w:trPr>
        <w:tc>
          <w:tcPr>
            <w:tcW w:w="709" w:type="dxa"/>
            <w:shd w:val="clear" w:color="auto" w:fill="F2F2F2" w:themeFill="background1" w:themeFillShade="F2"/>
          </w:tcPr>
          <w:p w14:paraId="18606FFA" w14:textId="77777777" w:rsidR="007E209A" w:rsidRDefault="007E209A" w:rsidP="000B59EB">
            <w:pPr>
              <w:spacing w:line="360" w:lineRule="auto"/>
              <w:jc w:val="both"/>
              <w:rPr>
                <w:rFonts w:asciiTheme="majorBidi" w:hAnsiTheme="majorBidi" w:cstheme="majorBidi"/>
                <w:sz w:val="24"/>
                <w:szCs w:val="24"/>
              </w:rPr>
            </w:pPr>
          </w:p>
          <w:p w14:paraId="1491148C" w14:textId="42D8F5F4" w:rsidR="002433AE" w:rsidRPr="00BB6FA3" w:rsidRDefault="008203E2"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2</w:t>
            </w:r>
          </w:p>
        </w:tc>
        <w:tc>
          <w:tcPr>
            <w:tcW w:w="1276" w:type="dxa"/>
            <w:shd w:val="clear" w:color="auto" w:fill="F2F2F2" w:themeFill="background1" w:themeFillShade="F2"/>
          </w:tcPr>
          <w:p w14:paraId="1CCDFE2D" w14:textId="00C39AD8" w:rsidR="002433AE" w:rsidRPr="00BB6FA3" w:rsidRDefault="002433AE" w:rsidP="000B59EB">
            <w:pPr>
              <w:spacing w:line="360" w:lineRule="auto"/>
              <w:jc w:val="both"/>
              <w:rPr>
                <w:rFonts w:asciiTheme="majorBidi" w:hAnsiTheme="majorBidi" w:cstheme="majorBidi"/>
                <w:b/>
                <w:bCs/>
              </w:rPr>
            </w:pPr>
            <w:r w:rsidRPr="00BB6FA3">
              <w:rPr>
                <w:rFonts w:asciiTheme="majorBidi" w:hAnsiTheme="majorBidi" w:cstheme="majorBidi"/>
                <w:b/>
                <w:bCs/>
              </w:rPr>
              <w:t>Authentification</w:t>
            </w:r>
          </w:p>
        </w:tc>
        <w:tc>
          <w:tcPr>
            <w:tcW w:w="1560" w:type="dxa"/>
          </w:tcPr>
          <w:p w14:paraId="259CCA7C" w14:textId="4477E7D5" w:rsidR="002433AE" w:rsidRPr="00BB6FA3" w:rsidRDefault="002433AE" w:rsidP="000B59EB">
            <w:pPr>
              <w:spacing w:line="360" w:lineRule="auto"/>
              <w:jc w:val="both"/>
              <w:rPr>
                <w:rFonts w:asciiTheme="majorBidi" w:hAnsiTheme="majorBidi" w:cstheme="majorBidi"/>
              </w:rPr>
            </w:pPr>
            <w:r w:rsidRPr="00BB6FA3">
              <w:rPr>
                <w:rFonts w:asciiTheme="majorBidi" w:hAnsiTheme="majorBidi" w:cstheme="majorBidi"/>
              </w:rPr>
              <w:t>Utilisateur</w:t>
            </w:r>
          </w:p>
        </w:tc>
        <w:tc>
          <w:tcPr>
            <w:tcW w:w="1275" w:type="dxa"/>
          </w:tcPr>
          <w:p w14:paraId="0B10AB20" w14:textId="6590D90A" w:rsidR="002433AE" w:rsidRPr="00BB6FA3" w:rsidRDefault="002433AE" w:rsidP="000B59EB">
            <w:pPr>
              <w:spacing w:line="360" w:lineRule="auto"/>
              <w:jc w:val="both"/>
              <w:rPr>
                <w:rFonts w:asciiTheme="majorBidi" w:hAnsiTheme="majorBidi" w:cstheme="majorBidi"/>
              </w:rPr>
            </w:pPr>
            <w:r w:rsidRPr="00BB6FA3">
              <w:rPr>
                <w:rFonts w:asciiTheme="majorBidi" w:hAnsiTheme="majorBidi" w:cstheme="majorBidi"/>
              </w:rPr>
              <w:t xml:space="preserve"> Me connecter</w:t>
            </w:r>
          </w:p>
        </w:tc>
        <w:tc>
          <w:tcPr>
            <w:tcW w:w="1418" w:type="dxa"/>
          </w:tcPr>
          <w:p w14:paraId="1981A752" w14:textId="2C79865A" w:rsidR="002433AE" w:rsidRPr="00BB6FA3" w:rsidRDefault="002433AE" w:rsidP="000B59EB">
            <w:pPr>
              <w:spacing w:line="360" w:lineRule="auto"/>
              <w:jc w:val="both"/>
              <w:rPr>
                <w:rFonts w:asciiTheme="majorBidi" w:hAnsiTheme="majorBidi" w:cstheme="majorBidi"/>
              </w:rPr>
            </w:pPr>
            <w:r w:rsidRPr="00BB6FA3">
              <w:rPr>
                <w:rFonts w:asciiTheme="majorBidi" w:hAnsiTheme="majorBidi" w:cstheme="majorBidi"/>
              </w:rPr>
              <w:t xml:space="preserve"> J’accède à mon compte  </w:t>
            </w:r>
          </w:p>
        </w:tc>
        <w:tc>
          <w:tcPr>
            <w:tcW w:w="3969" w:type="dxa"/>
          </w:tcPr>
          <w:p w14:paraId="1DFCAD36" w14:textId="5620BDF0" w:rsidR="002433AE" w:rsidRPr="00BB6FA3" w:rsidRDefault="00C4267E" w:rsidP="000B59EB">
            <w:pPr>
              <w:spacing w:line="360" w:lineRule="auto"/>
              <w:jc w:val="both"/>
              <w:rPr>
                <w:rFonts w:asciiTheme="majorBidi" w:hAnsiTheme="majorBidi" w:cstheme="majorBidi"/>
              </w:rPr>
            </w:pPr>
            <w:r w:rsidRPr="00BB6FA3">
              <w:rPr>
                <w:rFonts w:asciiTheme="majorBidi" w:hAnsiTheme="majorBidi" w:cstheme="majorBidi"/>
              </w:rPr>
              <w:t>-Après l’authentification je me retrouve sur mon tableau de bord</w:t>
            </w:r>
            <w:r w:rsidR="006756E7">
              <w:rPr>
                <w:rFonts w:asciiTheme="majorBidi" w:hAnsiTheme="majorBidi" w:cstheme="majorBidi"/>
              </w:rPr>
              <w:t>.</w:t>
            </w:r>
          </w:p>
        </w:tc>
        <w:tc>
          <w:tcPr>
            <w:tcW w:w="992" w:type="dxa"/>
          </w:tcPr>
          <w:p w14:paraId="018DC1D8" w14:textId="77777777" w:rsidR="002433AE" w:rsidRPr="00BB6FA3" w:rsidRDefault="002433AE" w:rsidP="000B59EB">
            <w:pPr>
              <w:spacing w:line="360" w:lineRule="auto"/>
              <w:jc w:val="both"/>
              <w:rPr>
                <w:rFonts w:asciiTheme="majorBidi" w:hAnsiTheme="majorBidi" w:cstheme="majorBidi"/>
                <w:sz w:val="24"/>
                <w:szCs w:val="24"/>
              </w:rPr>
            </w:pPr>
          </w:p>
        </w:tc>
      </w:tr>
      <w:tr w:rsidR="007E209A" w:rsidRPr="00BB6FA3" w14:paraId="40FD7D9F" w14:textId="77777777" w:rsidTr="000B6D16">
        <w:trPr>
          <w:trHeight w:val="1961"/>
        </w:trPr>
        <w:tc>
          <w:tcPr>
            <w:tcW w:w="709" w:type="dxa"/>
            <w:vMerge w:val="restart"/>
            <w:shd w:val="clear" w:color="auto" w:fill="F2F2F2" w:themeFill="background1" w:themeFillShade="F2"/>
          </w:tcPr>
          <w:p w14:paraId="1C4B262A" w14:textId="77777777" w:rsidR="007E209A" w:rsidRPr="00BB6FA3" w:rsidRDefault="007E209A" w:rsidP="000B59EB">
            <w:pPr>
              <w:spacing w:line="360" w:lineRule="auto"/>
              <w:jc w:val="both"/>
              <w:rPr>
                <w:rFonts w:asciiTheme="majorBidi" w:hAnsiTheme="majorBidi" w:cstheme="majorBidi"/>
                <w:sz w:val="24"/>
                <w:szCs w:val="24"/>
              </w:rPr>
            </w:pPr>
          </w:p>
          <w:p w14:paraId="7D11D1E1" w14:textId="6B1DCDA7" w:rsidR="007E209A" w:rsidRDefault="007E209A" w:rsidP="000B59EB">
            <w:pPr>
              <w:spacing w:line="360" w:lineRule="auto"/>
              <w:jc w:val="both"/>
              <w:rPr>
                <w:rFonts w:asciiTheme="majorBidi" w:hAnsiTheme="majorBidi" w:cstheme="majorBidi"/>
                <w:sz w:val="24"/>
                <w:szCs w:val="24"/>
              </w:rPr>
            </w:pPr>
          </w:p>
          <w:p w14:paraId="37CEDE01" w14:textId="77777777" w:rsidR="00E15112" w:rsidRPr="00BB6FA3" w:rsidRDefault="00E15112" w:rsidP="000B59EB">
            <w:pPr>
              <w:spacing w:line="360" w:lineRule="auto"/>
              <w:jc w:val="both"/>
              <w:rPr>
                <w:rFonts w:asciiTheme="majorBidi" w:hAnsiTheme="majorBidi" w:cstheme="majorBidi"/>
                <w:sz w:val="24"/>
                <w:szCs w:val="24"/>
              </w:rPr>
            </w:pPr>
          </w:p>
          <w:p w14:paraId="158DB74E" w14:textId="1CA3E7BC" w:rsidR="007E209A" w:rsidRPr="00BB6FA3" w:rsidRDefault="007E209A"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3</w:t>
            </w:r>
          </w:p>
        </w:tc>
        <w:tc>
          <w:tcPr>
            <w:tcW w:w="1276" w:type="dxa"/>
            <w:vMerge w:val="restart"/>
            <w:shd w:val="clear" w:color="auto" w:fill="F2F2F2" w:themeFill="background1" w:themeFillShade="F2"/>
          </w:tcPr>
          <w:p w14:paraId="59AFB984" w14:textId="77777777" w:rsidR="00E15112" w:rsidRDefault="00E15112" w:rsidP="000B59EB">
            <w:pPr>
              <w:spacing w:line="360" w:lineRule="auto"/>
              <w:jc w:val="both"/>
              <w:rPr>
                <w:rFonts w:asciiTheme="majorBidi" w:hAnsiTheme="majorBidi" w:cstheme="majorBidi"/>
                <w:sz w:val="24"/>
                <w:szCs w:val="24"/>
              </w:rPr>
            </w:pPr>
          </w:p>
          <w:p w14:paraId="7C5C1133" w14:textId="77777777" w:rsidR="00E15112" w:rsidRDefault="00E15112" w:rsidP="000B59EB">
            <w:pPr>
              <w:spacing w:line="360" w:lineRule="auto"/>
              <w:jc w:val="both"/>
              <w:rPr>
                <w:rFonts w:asciiTheme="majorBidi" w:hAnsiTheme="majorBidi" w:cstheme="majorBidi"/>
                <w:sz w:val="24"/>
                <w:szCs w:val="24"/>
              </w:rPr>
            </w:pPr>
          </w:p>
          <w:p w14:paraId="4AF9C595" w14:textId="77777777" w:rsidR="00E15112" w:rsidRDefault="00E15112" w:rsidP="000B59EB">
            <w:pPr>
              <w:spacing w:line="360" w:lineRule="auto"/>
              <w:jc w:val="both"/>
              <w:rPr>
                <w:rFonts w:asciiTheme="majorBidi" w:hAnsiTheme="majorBidi" w:cstheme="majorBidi"/>
                <w:sz w:val="24"/>
                <w:szCs w:val="24"/>
              </w:rPr>
            </w:pPr>
          </w:p>
          <w:p w14:paraId="78BDE0E8" w14:textId="730CBE9F" w:rsidR="007E209A" w:rsidRPr="00BB6FA3" w:rsidRDefault="007E209A" w:rsidP="000B59EB">
            <w:pPr>
              <w:spacing w:line="360" w:lineRule="auto"/>
              <w:jc w:val="both"/>
              <w:rPr>
                <w:rFonts w:asciiTheme="majorBidi" w:hAnsiTheme="majorBidi" w:cstheme="majorBidi"/>
                <w:b/>
                <w:bCs/>
                <w:sz w:val="24"/>
                <w:szCs w:val="24"/>
              </w:rPr>
            </w:pPr>
            <w:r w:rsidRPr="00BB6FA3">
              <w:rPr>
                <w:rFonts w:asciiTheme="majorBidi" w:hAnsiTheme="majorBidi" w:cstheme="majorBidi"/>
                <w:b/>
                <w:bCs/>
                <w:sz w:val="24"/>
                <w:szCs w:val="24"/>
              </w:rPr>
              <w:t>Gestion de profil</w:t>
            </w:r>
          </w:p>
        </w:tc>
        <w:tc>
          <w:tcPr>
            <w:tcW w:w="1560" w:type="dxa"/>
          </w:tcPr>
          <w:p w14:paraId="5B14648D" w14:textId="77777777" w:rsidR="007E209A" w:rsidRPr="00BB6FA3" w:rsidRDefault="007E209A" w:rsidP="000B59EB">
            <w:pPr>
              <w:spacing w:line="360" w:lineRule="auto"/>
              <w:jc w:val="both"/>
              <w:rPr>
                <w:rFonts w:asciiTheme="majorBidi" w:hAnsiTheme="majorBidi" w:cstheme="majorBidi"/>
              </w:rPr>
            </w:pPr>
          </w:p>
          <w:p w14:paraId="2FAADD09" w14:textId="77777777" w:rsidR="007E209A" w:rsidRPr="00BB6FA3" w:rsidRDefault="007E209A" w:rsidP="000B59EB">
            <w:pPr>
              <w:spacing w:line="360" w:lineRule="auto"/>
              <w:jc w:val="both"/>
              <w:rPr>
                <w:rFonts w:asciiTheme="majorBidi" w:hAnsiTheme="majorBidi" w:cstheme="majorBidi"/>
              </w:rPr>
            </w:pPr>
          </w:p>
          <w:p w14:paraId="7F0DDBFF" w14:textId="77777777" w:rsidR="007E209A" w:rsidRPr="00BB6FA3" w:rsidRDefault="007E209A" w:rsidP="000B59EB">
            <w:pPr>
              <w:spacing w:line="360" w:lineRule="auto"/>
              <w:jc w:val="both"/>
              <w:rPr>
                <w:rFonts w:asciiTheme="majorBidi" w:hAnsiTheme="majorBidi" w:cstheme="majorBidi"/>
              </w:rPr>
            </w:pPr>
          </w:p>
          <w:p w14:paraId="276A1F9D" w14:textId="48EE7511" w:rsidR="007E209A" w:rsidRPr="00BB6FA3" w:rsidRDefault="007E209A" w:rsidP="000B59EB">
            <w:pPr>
              <w:spacing w:line="360" w:lineRule="auto"/>
              <w:jc w:val="both"/>
              <w:rPr>
                <w:rFonts w:asciiTheme="majorBidi" w:hAnsiTheme="majorBidi" w:cstheme="majorBidi"/>
              </w:rPr>
            </w:pPr>
            <w:r w:rsidRPr="00BB6FA3">
              <w:rPr>
                <w:rFonts w:asciiTheme="majorBidi" w:hAnsiTheme="majorBidi" w:cstheme="majorBidi"/>
              </w:rPr>
              <w:t>Admin</w:t>
            </w:r>
          </w:p>
        </w:tc>
        <w:tc>
          <w:tcPr>
            <w:tcW w:w="1275" w:type="dxa"/>
          </w:tcPr>
          <w:p w14:paraId="1225E5CF" w14:textId="52EE02B3" w:rsidR="007E209A" w:rsidRPr="00BB6FA3" w:rsidRDefault="007E209A" w:rsidP="000B59EB">
            <w:pPr>
              <w:spacing w:line="360" w:lineRule="auto"/>
              <w:jc w:val="both"/>
              <w:rPr>
                <w:rFonts w:asciiTheme="majorBidi" w:hAnsiTheme="majorBidi" w:cstheme="majorBidi"/>
              </w:rPr>
            </w:pPr>
            <w:r w:rsidRPr="00BB6FA3">
              <w:rPr>
                <w:rFonts w:asciiTheme="majorBidi" w:hAnsiTheme="majorBidi" w:cstheme="majorBidi"/>
              </w:rPr>
              <w:t>-Consulter mon profil.</w:t>
            </w:r>
          </w:p>
          <w:p w14:paraId="0FEA7854" w14:textId="293A3B94" w:rsidR="007E209A" w:rsidRPr="00BB6FA3" w:rsidRDefault="007E209A" w:rsidP="000B59EB">
            <w:pPr>
              <w:spacing w:line="360" w:lineRule="auto"/>
              <w:jc w:val="both"/>
              <w:rPr>
                <w:rFonts w:asciiTheme="majorBidi" w:hAnsiTheme="majorBidi" w:cstheme="majorBidi"/>
              </w:rPr>
            </w:pPr>
            <w:r w:rsidRPr="00BB6FA3">
              <w:rPr>
                <w:rFonts w:asciiTheme="majorBidi" w:hAnsiTheme="majorBidi" w:cstheme="majorBidi"/>
              </w:rPr>
              <w:t>-Modifier mon profil.</w:t>
            </w:r>
          </w:p>
          <w:p w14:paraId="2D4BA347" w14:textId="0CF79BEF" w:rsidR="007E209A" w:rsidRPr="00BB6FA3" w:rsidRDefault="007E209A" w:rsidP="000B59EB">
            <w:pPr>
              <w:spacing w:line="360" w:lineRule="auto"/>
              <w:jc w:val="both"/>
              <w:rPr>
                <w:rFonts w:asciiTheme="majorBidi" w:hAnsiTheme="majorBidi" w:cstheme="majorBidi"/>
              </w:rPr>
            </w:pPr>
          </w:p>
        </w:tc>
        <w:tc>
          <w:tcPr>
            <w:tcW w:w="1418" w:type="dxa"/>
          </w:tcPr>
          <w:p w14:paraId="338128BA" w14:textId="77777777" w:rsidR="007E209A" w:rsidRPr="00BB6FA3" w:rsidRDefault="007E209A" w:rsidP="000B59EB">
            <w:pPr>
              <w:spacing w:line="360" w:lineRule="auto"/>
              <w:jc w:val="both"/>
              <w:rPr>
                <w:rFonts w:asciiTheme="majorBidi" w:hAnsiTheme="majorBidi" w:cstheme="majorBidi"/>
              </w:rPr>
            </w:pPr>
            <w:r w:rsidRPr="00BB6FA3">
              <w:rPr>
                <w:rFonts w:asciiTheme="majorBidi" w:hAnsiTheme="majorBidi" w:cstheme="majorBidi"/>
              </w:rPr>
              <w:t>-Vérifier mes données.</w:t>
            </w:r>
          </w:p>
          <w:p w14:paraId="49C39B15" w14:textId="5D28A22E" w:rsidR="007E209A" w:rsidRPr="00BB6FA3" w:rsidRDefault="007E209A" w:rsidP="000B59EB">
            <w:pPr>
              <w:spacing w:line="360" w:lineRule="auto"/>
              <w:jc w:val="both"/>
              <w:rPr>
                <w:rFonts w:asciiTheme="majorBidi" w:hAnsiTheme="majorBidi" w:cstheme="majorBidi"/>
              </w:rPr>
            </w:pPr>
            <w:r w:rsidRPr="00BB6FA3">
              <w:rPr>
                <w:rFonts w:asciiTheme="majorBidi" w:hAnsiTheme="majorBidi" w:cstheme="majorBidi"/>
              </w:rPr>
              <w:t>-Je mettre à jour mes informatio</w:t>
            </w:r>
            <w:r>
              <w:rPr>
                <w:rFonts w:asciiTheme="majorBidi" w:hAnsiTheme="majorBidi" w:cstheme="majorBidi"/>
              </w:rPr>
              <w:t>ns</w:t>
            </w:r>
            <w:r w:rsidRPr="00BB6FA3">
              <w:rPr>
                <w:rFonts w:asciiTheme="majorBidi" w:hAnsiTheme="majorBidi" w:cstheme="majorBidi"/>
              </w:rPr>
              <w:t>.</w:t>
            </w:r>
          </w:p>
        </w:tc>
        <w:tc>
          <w:tcPr>
            <w:tcW w:w="3969" w:type="dxa"/>
          </w:tcPr>
          <w:p w14:paraId="3BC72D01" w14:textId="77777777" w:rsidR="007E209A" w:rsidRDefault="007E209A" w:rsidP="000B59EB">
            <w:pPr>
              <w:spacing w:line="360" w:lineRule="auto"/>
              <w:jc w:val="both"/>
              <w:rPr>
                <w:rFonts w:asciiTheme="majorBidi" w:hAnsiTheme="majorBidi" w:cstheme="majorBidi"/>
              </w:rPr>
            </w:pPr>
            <w:r w:rsidRPr="00BB6FA3">
              <w:rPr>
                <w:rFonts w:asciiTheme="majorBidi" w:hAnsiTheme="majorBidi" w:cstheme="majorBidi"/>
              </w:rPr>
              <w:t>-Consulter mon profil</w:t>
            </w:r>
            <w:r>
              <w:rPr>
                <w:rFonts w:asciiTheme="majorBidi" w:hAnsiTheme="majorBidi" w:cstheme="majorBidi"/>
              </w:rPr>
              <w:t xml:space="preserve">. </w:t>
            </w:r>
          </w:p>
          <w:p w14:paraId="23307AF5" w14:textId="77777777" w:rsidR="007E209A" w:rsidRDefault="007E209A" w:rsidP="000B59EB">
            <w:pPr>
              <w:spacing w:line="360" w:lineRule="auto"/>
              <w:jc w:val="both"/>
              <w:rPr>
                <w:rFonts w:asciiTheme="majorBidi" w:hAnsiTheme="majorBidi" w:cstheme="majorBidi"/>
              </w:rPr>
            </w:pPr>
            <w:r>
              <w:rPr>
                <w:rFonts w:asciiTheme="majorBidi" w:hAnsiTheme="majorBidi" w:cstheme="majorBidi"/>
              </w:rPr>
              <w:t xml:space="preserve">-Remplir des champs avec des informations modifiée. </w:t>
            </w:r>
          </w:p>
          <w:p w14:paraId="48572E26" w14:textId="77777777" w:rsidR="007E209A" w:rsidRDefault="007E209A" w:rsidP="000B59EB">
            <w:pPr>
              <w:spacing w:line="360" w:lineRule="auto"/>
              <w:jc w:val="both"/>
              <w:rPr>
                <w:rFonts w:asciiTheme="majorBidi" w:hAnsiTheme="majorBidi" w:cstheme="majorBidi"/>
              </w:rPr>
            </w:pPr>
          </w:p>
          <w:p w14:paraId="7021489F" w14:textId="5811549A" w:rsidR="007E209A" w:rsidRPr="00BB6FA3" w:rsidRDefault="007E209A" w:rsidP="000B59EB">
            <w:pPr>
              <w:spacing w:line="360" w:lineRule="auto"/>
              <w:jc w:val="both"/>
              <w:rPr>
                <w:rFonts w:asciiTheme="majorBidi" w:hAnsiTheme="majorBidi" w:cstheme="majorBidi"/>
              </w:rPr>
            </w:pPr>
          </w:p>
        </w:tc>
        <w:tc>
          <w:tcPr>
            <w:tcW w:w="992" w:type="dxa"/>
          </w:tcPr>
          <w:p w14:paraId="47EBED5A" w14:textId="77777777" w:rsidR="007E209A" w:rsidRPr="00BB6FA3" w:rsidRDefault="007E209A" w:rsidP="000B59EB">
            <w:pPr>
              <w:spacing w:line="360" w:lineRule="auto"/>
              <w:jc w:val="both"/>
              <w:rPr>
                <w:rFonts w:asciiTheme="majorBidi" w:hAnsiTheme="majorBidi" w:cstheme="majorBidi"/>
                <w:sz w:val="24"/>
                <w:szCs w:val="24"/>
              </w:rPr>
            </w:pPr>
          </w:p>
        </w:tc>
      </w:tr>
      <w:tr w:rsidR="007E209A" w:rsidRPr="00BB6FA3" w14:paraId="4BE42B51" w14:textId="77777777" w:rsidTr="000B6D16">
        <w:trPr>
          <w:trHeight w:val="290"/>
        </w:trPr>
        <w:tc>
          <w:tcPr>
            <w:tcW w:w="709" w:type="dxa"/>
            <w:vMerge/>
            <w:shd w:val="clear" w:color="auto" w:fill="F2F2F2" w:themeFill="background1" w:themeFillShade="F2"/>
          </w:tcPr>
          <w:p w14:paraId="1B45D6EC" w14:textId="77777777" w:rsidR="007E209A" w:rsidRPr="00BB6FA3" w:rsidRDefault="007E209A" w:rsidP="000B59EB">
            <w:pPr>
              <w:spacing w:line="360" w:lineRule="auto"/>
              <w:jc w:val="both"/>
              <w:rPr>
                <w:rFonts w:asciiTheme="majorBidi" w:hAnsiTheme="majorBidi" w:cstheme="majorBidi"/>
                <w:sz w:val="24"/>
                <w:szCs w:val="24"/>
              </w:rPr>
            </w:pPr>
          </w:p>
        </w:tc>
        <w:tc>
          <w:tcPr>
            <w:tcW w:w="1276" w:type="dxa"/>
            <w:vMerge/>
            <w:shd w:val="clear" w:color="auto" w:fill="F2F2F2" w:themeFill="background1" w:themeFillShade="F2"/>
          </w:tcPr>
          <w:p w14:paraId="6152D281" w14:textId="77777777" w:rsidR="007E209A" w:rsidRPr="00BB6FA3" w:rsidRDefault="007E209A" w:rsidP="000B59EB">
            <w:pPr>
              <w:spacing w:line="360" w:lineRule="auto"/>
              <w:jc w:val="both"/>
              <w:rPr>
                <w:rFonts w:asciiTheme="majorBidi" w:hAnsiTheme="majorBidi" w:cstheme="majorBidi"/>
                <w:sz w:val="24"/>
                <w:szCs w:val="24"/>
              </w:rPr>
            </w:pPr>
          </w:p>
        </w:tc>
        <w:tc>
          <w:tcPr>
            <w:tcW w:w="1560" w:type="dxa"/>
          </w:tcPr>
          <w:p w14:paraId="78DA1529" w14:textId="41D50E36" w:rsidR="007E209A" w:rsidRPr="00BB6FA3" w:rsidRDefault="007E209A" w:rsidP="000B59EB">
            <w:pPr>
              <w:spacing w:line="360" w:lineRule="auto"/>
              <w:jc w:val="both"/>
              <w:rPr>
                <w:rFonts w:asciiTheme="majorBidi" w:hAnsiTheme="majorBidi" w:cstheme="majorBidi"/>
              </w:rPr>
            </w:pPr>
          </w:p>
          <w:p w14:paraId="4B392C15" w14:textId="77777777" w:rsidR="007E209A" w:rsidRPr="00BB6FA3" w:rsidRDefault="007E209A" w:rsidP="000B59EB">
            <w:pPr>
              <w:spacing w:line="360" w:lineRule="auto"/>
              <w:jc w:val="both"/>
              <w:rPr>
                <w:rFonts w:asciiTheme="majorBidi" w:hAnsiTheme="majorBidi" w:cstheme="majorBidi"/>
              </w:rPr>
            </w:pPr>
          </w:p>
          <w:p w14:paraId="41629699" w14:textId="2C336868" w:rsidR="007E209A" w:rsidRPr="00BB6FA3" w:rsidRDefault="007E209A" w:rsidP="000B59EB">
            <w:pPr>
              <w:spacing w:line="360" w:lineRule="auto"/>
              <w:jc w:val="both"/>
              <w:rPr>
                <w:rFonts w:asciiTheme="majorBidi" w:hAnsiTheme="majorBidi" w:cstheme="majorBidi"/>
              </w:rPr>
            </w:pPr>
            <w:r w:rsidRPr="00BB6FA3">
              <w:rPr>
                <w:rFonts w:asciiTheme="majorBidi" w:hAnsiTheme="majorBidi" w:cstheme="majorBidi"/>
              </w:rPr>
              <w:t>Editeur</w:t>
            </w:r>
          </w:p>
        </w:tc>
        <w:tc>
          <w:tcPr>
            <w:tcW w:w="1275" w:type="dxa"/>
          </w:tcPr>
          <w:p w14:paraId="461BF23C" w14:textId="7E564279" w:rsidR="007E209A" w:rsidRPr="00BB6FA3" w:rsidRDefault="007E209A" w:rsidP="000B59EB">
            <w:pPr>
              <w:spacing w:line="360" w:lineRule="auto"/>
              <w:jc w:val="both"/>
              <w:rPr>
                <w:rFonts w:asciiTheme="majorBidi" w:hAnsiTheme="majorBidi" w:cstheme="majorBidi"/>
              </w:rPr>
            </w:pPr>
            <w:r w:rsidRPr="00BB6FA3">
              <w:rPr>
                <w:rFonts w:asciiTheme="majorBidi" w:hAnsiTheme="majorBidi" w:cstheme="majorBidi"/>
              </w:rPr>
              <w:t>-Consulter mon profil.</w:t>
            </w:r>
          </w:p>
          <w:p w14:paraId="7E384F75" w14:textId="6B1504D2" w:rsidR="007E209A" w:rsidRPr="00BB6FA3" w:rsidRDefault="007E209A" w:rsidP="000B59EB">
            <w:pPr>
              <w:spacing w:line="360" w:lineRule="auto"/>
              <w:jc w:val="both"/>
              <w:rPr>
                <w:rFonts w:asciiTheme="majorBidi" w:hAnsiTheme="majorBidi" w:cstheme="majorBidi"/>
              </w:rPr>
            </w:pPr>
            <w:r w:rsidRPr="00BB6FA3">
              <w:rPr>
                <w:rFonts w:asciiTheme="majorBidi" w:hAnsiTheme="majorBidi" w:cstheme="majorBidi"/>
              </w:rPr>
              <w:t>-Modifier mon profil.</w:t>
            </w:r>
          </w:p>
        </w:tc>
        <w:tc>
          <w:tcPr>
            <w:tcW w:w="1418" w:type="dxa"/>
          </w:tcPr>
          <w:p w14:paraId="67445692" w14:textId="77777777" w:rsidR="007E209A" w:rsidRPr="00BB6FA3" w:rsidRDefault="007E209A" w:rsidP="000B59EB">
            <w:pPr>
              <w:spacing w:line="360" w:lineRule="auto"/>
              <w:jc w:val="both"/>
              <w:rPr>
                <w:rFonts w:asciiTheme="majorBidi" w:hAnsiTheme="majorBidi" w:cstheme="majorBidi"/>
              </w:rPr>
            </w:pPr>
            <w:r w:rsidRPr="00BB6FA3">
              <w:rPr>
                <w:rFonts w:asciiTheme="majorBidi" w:hAnsiTheme="majorBidi" w:cstheme="majorBidi"/>
              </w:rPr>
              <w:t xml:space="preserve">-Vérifier mes données. </w:t>
            </w:r>
          </w:p>
          <w:p w14:paraId="514D4093" w14:textId="59FB0D6B" w:rsidR="007E209A" w:rsidRPr="00BB6FA3" w:rsidRDefault="007E209A" w:rsidP="000B59EB">
            <w:pPr>
              <w:spacing w:line="360" w:lineRule="auto"/>
              <w:jc w:val="both"/>
              <w:rPr>
                <w:rFonts w:asciiTheme="majorBidi" w:hAnsiTheme="majorBidi" w:cstheme="majorBidi"/>
              </w:rPr>
            </w:pPr>
            <w:r w:rsidRPr="00BB6FA3">
              <w:rPr>
                <w:rFonts w:asciiTheme="majorBidi" w:hAnsiTheme="majorBidi" w:cstheme="majorBidi"/>
              </w:rPr>
              <w:t>-Je mettre à jour mes informations.</w:t>
            </w:r>
          </w:p>
        </w:tc>
        <w:tc>
          <w:tcPr>
            <w:tcW w:w="3969" w:type="dxa"/>
          </w:tcPr>
          <w:p w14:paraId="6F8997E1" w14:textId="77777777" w:rsidR="007E209A" w:rsidRDefault="007E209A" w:rsidP="000B59EB">
            <w:pPr>
              <w:spacing w:line="360" w:lineRule="auto"/>
              <w:jc w:val="both"/>
              <w:rPr>
                <w:rFonts w:asciiTheme="majorBidi" w:hAnsiTheme="majorBidi" w:cstheme="majorBidi"/>
              </w:rPr>
            </w:pPr>
            <w:r w:rsidRPr="00BB6FA3">
              <w:rPr>
                <w:rFonts w:asciiTheme="majorBidi" w:hAnsiTheme="majorBidi" w:cstheme="majorBidi"/>
              </w:rPr>
              <w:t>-Consult mon profil.</w:t>
            </w:r>
            <w:r>
              <w:rPr>
                <w:rFonts w:asciiTheme="majorBidi" w:hAnsiTheme="majorBidi" w:cstheme="majorBidi"/>
              </w:rPr>
              <w:t xml:space="preserve"> </w:t>
            </w:r>
          </w:p>
          <w:p w14:paraId="1BB33806" w14:textId="1A3C91FF" w:rsidR="007E209A" w:rsidRPr="00BB6FA3" w:rsidRDefault="007E209A" w:rsidP="000B59EB">
            <w:pPr>
              <w:spacing w:line="360" w:lineRule="auto"/>
              <w:jc w:val="both"/>
              <w:rPr>
                <w:rFonts w:asciiTheme="majorBidi" w:hAnsiTheme="majorBidi" w:cstheme="majorBidi"/>
              </w:rPr>
            </w:pPr>
            <w:r>
              <w:rPr>
                <w:rFonts w:asciiTheme="majorBidi" w:hAnsiTheme="majorBidi" w:cstheme="majorBidi"/>
              </w:rPr>
              <w:t>-Remplir des champs avec des informations modifiée.</w:t>
            </w:r>
          </w:p>
        </w:tc>
        <w:tc>
          <w:tcPr>
            <w:tcW w:w="992" w:type="dxa"/>
          </w:tcPr>
          <w:p w14:paraId="4578F1E1" w14:textId="77777777" w:rsidR="007E209A" w:rsidRPr="00BB6FA3" w:rsidRDefault="007E209A" w:rsidP="000B59EB">
            <w:pPr>
              <w:spacing w:line="360" w:lineRule="auto"/>
              <w:jc w:val="both"/>
              <w:rPr>
                <w:rFonts w:asciiTheme="majorBidi" w:hAnsiTheme="majorBidi" w:cstheme="majorBidi"/>
                <w:sz w:val="24"/>
                <w:szCs w:val="24"/>
              </w:rPr>
            </w:pPr>
          </w:p>
        </w:tc>
      </w:tr>
      <w:tr w:rsidR="007E209A" w:rsidRPr="00BB6FA3" w14:paraId="707B4B5B" w14:textId="77777777" w:rsidTr="000B6D16">
        <w:trPr>
          <w:trHeight w:val="2053"/>
        </w:trPr>
        <w:tc>
          <w:tcPr>
            <w:tcW w:w="709" w:type="dxa"/>
            <w:vMerge/>
            <w:shd w:val="clear" w:color="auto" w:fill="F2F2F2" w:themeFill="background1" w:themeFillShade="F2"/>
          </w:tcPr>
          <w:p w14:paraId="65D34354" w14:textId="77777777" w:rsidR="007E209A" w:rsidRPr="00BB6FA3" w:rsidRDefault="007E209A" w:rsidP="000B59EB">
            <w:pPr>
              <w:spacing w:line="360" w:lineRule="auto"/>
              <w:jc w:val="both"/>
              <w:rPr>
                <w:rFonts w:asciiTheme="majorBidi" w:hAnsiTheme="majorBidi" w:cstheme="majorBidi"/>
                <w:sz w:val="24"/>
                <w:szCs w:val="24"/>
              </w:rPr>
            </w:pPr>
          </w:p>
        </w:tc>
        <w:tc>
          <w:tcPr>
            <w:tcW w:w="1276" w:type="dxa"/>
            <w:vMerge/>
            <w:shd w:val="clear" w:color="auto" w:fill="F2F2F2" w:themeFill="background1" w:themeFillShade="F2"/>
          </w:tcPr>
          <w:p w14:paraId="74CADCEE" w14:textId="77777777" w:rsidR="007E209A" w:rsidRPr="00BB6FA3" w:rsidRDefault="007E209A" w:rsidP="000B59EB">
            <w:pPr>
              <w:spacing w:line="360" w:lineRule="auto"/>
              <w:jc w:val="both"/>
              <w:rPr>
                <w:rFonts w:asciiTheme="majorBidi" w:hAnsiTheme="majorBidi" w:cstheme="majorBidi"/>
                <w:sz w:val="24"/>
                <w:szCs w:val="24"/>
              </w:rPr>
            </w:pPr>
          </w:p>
        </w:tc>
        <w:tc>
          <w:tcPr>
            <w:tcW w:w="1560" w:type="dxa"/>
          </w:tcPr>
          <w:p w14:paraId="14065F31" w14:textId="16279725" w:rsidR="007E209A" w:rsidRDefault="007E209A" w:rsidP="000B59EB">
            <w:pPr>
              <w:spacing w:line="360" w:lineRule="auto"/>
              <w:jc w:val="both"/>
              <w:rPr>
                <w:rFonts w:asciiTheme="majorBidi" w:hAnsiTheme="majorBidi" w:cstheme="majorBidi"/>
                <w:color w:val="4472C4" w:themeColor="accent1"/>
              </w:rPr>
            </w:pPr>
          </w:p>
          <w:p w14:paraId="07DE2490" w14:textId="77777777" w:rsidR="00E15112" w:rsidRPr="005173EB" w:rsidRDefault="00E15112" w:rsidP="000B59EB">
            <w:pPr>
              <w:spacing w:line="360" w:lineRule="auto"/>
              <w:jc w:val="both"/>
              <w:rPr>
                <w:rFonts w:asciiTheme="majorBidi" w:hAnsiTheme="majorBidi" w:cstheme="majorBidi"/>
                <w:color w:val="4472C4" w:themeColor="accent1"/>
              </w:rPr>
            </w:pPr>
          </w:p>
          <w:p w14:paraId="258A9A7D" w14:textId="7AA7AE30" w:rsidR="007E209A" w:rsidRPr="00BB6FA3" w:rsidRDefault="00E15112" w:rsidP="000B59EB">
            <w:pPr>
              <w:spacing w:line="360" w:lineRule="auto"/>
              <w:jc w:val="both"/>
              <w:rPr>
                <w:rFonts w:asciiTheme="majorBidi" w:hAnsiTheme="majorBidi" w:cstheme="majorBidi"/>
              </w:rPr>
            </w:pPr>
            <w:r>
              <w:rPr>
                <w:rFonts w:asciiTheme="majorBidi" w:hAnsiTheme="majorBidi" w:cstheme="majorBidi"/>
              </w:rPr>
              <w:t xml:space="preserve">Membre </w:t>
            </w:r>
          </w:p>
        </w:tc>
        <w:tc>
          <w:tcPr>
            <w:tcW w:w="1275" w:type="dxa"/>
          </w:tcPr>
          <w:p w14:paraId="0109961F" w14:textId="2BD90A4A" w:rsidR="007E209A" w:rsidRPr="00BB6FA3" w:rsidRDefault="007E209A" w:rsidP="000B59EB">
            <w:pPr>
              <w:spacing w:line="360" w:lineRule="auto"/>
              <w:jc w:val="both"/>
              <w:rPr>
                <w:rFonts w:asciiTheme="majorBidi" w:hAnsiTheme="majorBidi" w:cstheme="majorBidi"/>
              </w:rPr>
            </w:pPr>
            <w:r w:rsidRPr="00BB6FA3">
              <w:rPr>
                <w:rFonts w:asciiTheme="majorBidi" w:hAnsiTheme="majorBidi" w:cstheme="majorBidi"/>
              </w:rPr>
              <w:t>-Consulter mon profil.</w:t>
            </w:r>
          </w:p>
          <w:p w14:paraId="515562FC" w14:textId="3F870F4A" w:rsidR="007E209A" w:rsidRPr="00BB6FA3" w:rsidRDefault="007E209A" w:rsidP="000B59EB">
            <w:pPr>
              <w:spacing w:line="360" w:lineRule="auto"/>
              <w:jc w:val="both"/>
              <w:rPr>
                <w:rFonts w:asciiTheme="majorBidi" w:hAnsiTheme="majorBidi" w:cstheme="majorBidi"/>
              </w:rPr>
            </w:pPr>
            <w:r w:rsidRPr="00BB6FA3">
              <w:rPr>
                <w:rFonts w:asciiTheme="majorBidi" w:hAnsiTheme="majorBidi" w:cstheme="majorBidi"/>
              </w:rPr>
              <w:t>-Modifier mon profil.</w:t>
            </w:r>
          </w:p>
        </w:tc>
        <w:tc>
          <w:tcPr>
            <w:tcW w:w="1418" w:type="dxa"/>
          </w:tcPr>
          <w:p w14:paraId="127A777B" w14:textId="77777777" w:rsidR="007E209A" w:rsidRPr="00BB6FA3" w:rsidRDefault="007E209A" w:rsidP="000B59EB">
            <w:pPr>
              <w:spacing w:line="360" w:lineRule="auto"/>
              <w:jc w:val="both"/>
              <w:rPr>
                <w:rFonts w:asciiTheme="majorBidi" w:hAnsiTheme="majorBidi" w:cstheme="majorBidi"/>
              </w:rPr>
            </w:pPr>
            <w:r w:rsidRPr="00BB6FA3">
              <w:rPr>
                <w:rFonts w:asciiTheme="majorBidi" w:hAnsiTheme="majorBidi" w:cstheme="majorBidi"/>
              </w:rPr>
              <w:t xml:space="preserve">-Vérifier mes données. </w:t>
            </w:r>
          </w:p>
          <w:p w14:paraId="53C33284" w14:textId="582381EB" w:rsidR="007E209A" w:rsidRPr="00BB6FA3" w:rsidRDefault="007E209A" w:rsidP="000B59EB">
            <w:pPr>
              <w:spacing w:line="360" w:lineRule="auto"/>
              <w:jc w:val="both"/>
              <w:rPr>
                <w:rFonts w:asciiTheme="majorBidi" w:hAnsiTheme="majorBidi" w:cstheme="majorBidi"/>
              </w:rPr>
            </w:pPr>
            <w:r w:rsidRPr="00BB6FA3">
              <w:rPr>
                <w:rFonts w:asciiTheme="majorBidi" w:hAnsiTheme="majorBidi" w:cstheme="majorBidi"/>
              </w:rPr>
              <w:t>-Je mettre à jour mes informations.</w:t>
            </w:r>
          </w:p>
        </w:tc>
        <w:tc>
          <w:tcPr>
            <w:tcW w:w="3969" w:type="dxa"/>
          </w:tcPr>
          <w:p w14:paraId="1E1F4927" w14:textId="77777777" w:rsidR="007E209A" w:rsidRDefault="007E209A" w:rsidP="000B59EB">
            <w:pPr>
              <w:spacing w:line="360" w:lineRule="auto"/>
              <w:jc w:val="both"/>
              <w:rPr>
                <w:rFonts w:asciiTheme="majorBidi" w:hAnsiTheme="majorBidi" w:cstheme="majorBidi"/>
              </w:rPr>
            </w:pPr>
            <w:r w:rsidRPr="00BB6FA3">
              <w:rPr>
                <w:rFonts w:asciiTheme="majorBidi" w:hAnsiTheme="majorBidi" w:cstheme="majorBidi"/>
              </w:rPr>
              <w:t>-Consult mon profil.</w:t>
            </w:r>
            <w:r>
              <w:rPr>
                <w:rFonts w:asciiTheme="majorBidi" w:hAnsiTheme="majorBidi" w:cstheme="majorBidi"/>
              </w:rPr>
              <w:t xml:space="preserve"> </w:t>
            </w:r>
          </w:p>
          <w:p w14:paraId="0E3604BB" w14:textId="77777777" w:rsidR="007E209A" w:rsidRDefault="007E209A" w:rsidP="000B59EB">
            <w:pPr>
              <w:spacing w:line="360" w:lineRule="auto"/>
              <w:jc w:val="both"/>
              <w:rPr>
                <w:rFonts w:asciiTheme="majorBidi" w:hAnsiTheme="majorBidi" w:cstheme="majorBidi"/>
              </w:rPr>
            </w:pPr>
            <w:r>
              <w:rPr>
                <w:rFonts w:asciiTheme="majorBidi" w:hAnsiTheme="majorBidi" w:cstheme="majorBidi"/>
              </w:rPr>
              <w:t>-Remplir des champs avec des informations modifiée.</w:t>
            </w:r>
          </w:p>
          <w:p w14:paraId="09A3E7DB" w14:textId="77777777" w:rsidR="00C11739" w:rsidRDefault="00C11739" w:rsidP="000B59EB">
            <w:pPr>
              <w:spacing w:line="360" w:lineRule="auto"/>
              <w:jc w:val="both"/>
              <w:rPr>
                <w:rFonts w:asciiTheme="majorBidi" w:hAnsiTheme="majorBidi" w:cstheme="majorBidi"/>
              </w:rPr>
            </w:pPr>
          </w:p>
          <w:p w14:paraId="27B0A508" w14:textId="77777777" w:rsidR="00C11739" w:rsidRDefault="00C11739" w:rsidP="000B59EB">
            <w:pPr>
              <w:spacing w:line="360" w:lineRule="auto"/>
              <w:jc w:val="both"/>
              <w:rPr>
                <w:rFonts w:asciiTheme="majorBidi" w:hAnsiTheme="majorBidi" w:cstheme="majorBidi"/>
              </w:rPr>
            </w:pPr>
          </w:p>
          <w:p w14:paraId="0275CB0C" w14:textId="70026A30" w:rsidR="00C11739" w:rsidRPr="00BB6FA3" w:rsidRDefault="00C11739" w:rsidP="000B59EB">
            <w:pPr>
              <w:spacing w:line="360" w:lineRule="auto"/>
              <w:jc w:val="both"/>
              <w:rPr>
                <w:rFonts w:asciiTheme="majorBidi" w:hAnsiTheme="majorBidi" w:cstheme="majorBidi"/>
              </w:rPr>
            </w:pPr>
          </w:p>
        </w:tc>
        <w:tc>
          <w:tcPr>
            <w:tcW w:w="992" w:type="dxa"/>
          </w:tcPr>
          <w:p w14:paraId="7BFB3DB5" w14:textId="77777777" w:rsidR="007E209A" w:rsidRPr="00BB6FA3" w:rsidRDefault="007E209A" w:rsidP="000B59EB">
            <w:pPr>
              <w:spacing w:line="360" w:lineRule="auto"/>
              <w:jc w:val="both"/>
              <w:rPr>
                <w:rFonts w:asciiTheme="majorBidi" w:hAnsiTheme="majorBidi" w:cstheme="majorBidi"/>
                <w:sz w:val="24"/>
                <w:szCs w:val="24"/>
              </w:rPr>
            </w:pPr>
          </w:p>
        </w:tc>
      </w:tr>
      <w:tr w:rsidR="00AE5067" w:rsidRPr="00BB6FA3" w14:paraId="65634393" w14:textId="77777777" w:rsidTr="000B6D16">
        <w:trPr>
          <w:trHeight w:val="1550"/>
        </w:trPr>
        <w:tc>
          <w:tcPr>
            <w:tcW w:w="709" w:type="dxa"/>
            <w:vMerge w:val="restart"/>
            <w:shd w:val="clear" w:color="auto" w:fill="F2F2F2" w:themeFill="background1" w:themeFillShade="F2"/>
          </w:tcPr>
          <w:p w14:paraId="07682915" w14:textId="77777777" w:rsidR="00662A33" w:rsidRPr="00BB6FA3" w:rsidRDefault="00662A33" w:rsidP="000B59EB">
            <w:pPr>
              <w:spacing w:line="360" w:lineRule="auto"/>
              <w:jc w:val="both"/>
              <w:rPr>
                <w:rFonts w:asciiTheme="majorBidi" w:hAnsiTheme="majorBidi" w:cstheme="majorBidi"/>
                <w:sz w:val="24"/>
                <w:szCs w:val="24"/>
              </w:rPr>
            </w:pPr>
          </w:p>
          <w:p w14:paraId="168095B8" w14:textId="77777777" w:rsidR="00662A33" w:rsidRPr="00BB6FA3" w:rsidRDefault="00662A33" w:rsidP="000B59EB">
            <w:pPr>
              <w:spacing w:line="360" w:lineRule="auto"/>
              <w:jc w:val="both"/>
              <w:rPr>
                <w:rFonts w:asciiTheme="majorBidi" w:hAnsiTheme="majorBidi" w:cstheme="majorBidi"/>
                <w:sz w:val="24"/>
                <w:szCs w:val="24"/>
              </w:rPr>
            </w:pPr>
          </w:p>
          <w:p w14:paraId="37DADD8A" w14:textId="2FADB174" w:rsidR="00662A33" w:rsidRDefault="00662A33" w:rsidP="000B59EB">
            <w:pPr>
              <w:spacing w:line="360" w:lineRule="auto"/>
              <w:jc w:val="both"/>
              <w:rPr>
                <w:rFonts w:asciiTheme="majorBidi" w:hAnsiTheme="majorBidi" w:cstheme="majorBidi"/>
                <w:sz w:val="24"/>
                <w:szCs w:val="24"/>
              </w:rPr>
            </w:pPr>
          </w:p>
          <w:p w14:paraId="357D8DC7" w14:textId="2CB4CE95" w:rsidR="007E209A" w:rsidRDefault="007E209A" w:rsidP="000B59EB">
            <w:pPr>
              <w:spacing w:line="360" w:lineRule="auto"/>
              <w:jc w:val="both"/>
              <w:rPr>
                <w:rFonts w:asciiTheme="majorBidi" w:hAnsiTheme="majorBidi" w:cstheme="majorBidi"/>
                <w:sz w:val="24"/>
                <w:szCs w:val="24"/>
              </w:rPr>
            </w:pPr>
          </w:p>
          <w:p w14:paraId="2F65E1F4" w14:textId="5D3383F7" w:rsidR="007E209A" w:rsidRDefault="007E209A" w:rsidP="000B59EB">
            <w:pPr>
              <w:spacing w:line="360" w:lineRule="auto"/>
              <w:jc w:val="both"/>
              <w:rPr>
                <w:rFonts w:asciiTheme="majorBidi" w:hAnsiTheme="majorBidi" w:cstheme="majorBidi"/>
                <w:sz w:val="24"/>
                <w:szCs w:val="24"/>
              </w:rPr>
            </w:pPr>
          </w:p>
          <w:p w14:paraId="1C5A8C8D" w14:textId="77777777" w:rsidR="007E209A" w:rsidRDefault="007E209A" w:rsidP="000B59EB">
            <w:pPr>
              <w:spacing w:line="360" w:lineRule="auto"/>
              <w:jc w:val="both"/>
              <w:rPr>
                <w:rFonts w:asciiTheme="majorBidi" w:hAnsiTheme="majorBidi" w:cstheme="majorBidi"/>
                <w:sz w:val="24"/>
                <w:szCs w:val="24"/>
              </w:rPr>
            </w:pPr>
          </w:p>
          <w:p w14:paraId="1B03F83C" w14:textId="77777777" w:rsidR="007E209A" w:rsidRPr="00BB6FA3" w:rsidRDefault="007E209A" w:rsidP="000B59EB">
            <w:pPr>
              <w:spacing w:line="360" w:lineRule="auto"/>
              <w:jc w:val="both"/>
              <w:rPr>
                <w:rFonts w:asciiTheme="majorBidi" w:hAnsiTheme="majorBidi" w:cstheme="majorBidi"/>
                <w:sz w:val="24"/>
                <w:szCs w:val="24"/>
              </w:rPr>
            </w:pPr>
          </w:p>
          <w:p w14:paraId="57C91421" w14:textId="071F939F" w:rsidR="00AE5067" w:rsidRPr="00BB6FA3" w:rsidRDefault="005F3CA1" w:rsidP="000B59EB">
            <w:pPr>
              <w:spacing w:line="360" w:lineRule="auto"/>
              <w:jc w:val="both"/>
              <w:rPr>
                <w:rFonts w:asciiTheme="majorBidi" w:hAnsiTheme="majorBidi" w:cstheme="majorBidi"/>
                <w:sz w:val="24"/>
                <w:szCs w:val="24"/>
              </w:rPr>
            </w:pPr>
            <w:r>
              <w:rPr>
                <w:rFonts w:asciiTheme="majorBidi" w:hAnsiTheme="majorBidi" w:cstheme="majorBidi"/>
                <w:sz w:val="24"/>
                <w:szCs w:val="24"/>
              </w:rPr>
              <w:t>4</w:t>
            </w:r>
          </w:p>
        </w:tc>
        <w:tc>
          <w:tcPr>
            <w:tcW w:w="1276" w:type="dxa"/>
            <w:vMerge w:val="restart"/>
            <w:shd w:val="clear" w:color="auto" w:fill="F2F2F2" w:themeFill="background1" w:themeFillShade="F2"/>
          </w:tcPr>
          <w:p w14:paraId="3E93F66B" w14:textId="77777777" w:rsidR="00872D2D" w:rsidRPr="00BB6FA3" w:rsidRDefault="00872D2D" w:rsidP="000B59EB">
            <w:pPr>
              <w:spacing w:line="360" w:lineRule="auto"/>
              <w:jc w:val="both"/>
              <w:rPr>
                <w:rFonts w:asciiTheme="majorBidi" w:hAnsiTheme="majorBidi" w:cstheme="majorBidi"/>
                <w:b/>
                <w:bCs/>
                <w:sz w:val="24"/>
                <w:szCs w:val="24"/>
              </w:rPr>
            </w:pPr>
          </w:p>
          <w:p w14:paraId="28F920E6" w14:textId="77777777" w:rsidR="00872D2D" w:rsidRPr="00BB6FA3" w:rsidRDefault="00872D2D" w:rsidP="000B59EB">
            <w:pPr>
              <w:spacing w:line="360" w:lineRule="auto"/>
              <w:jc w:val="both"/>
              <w:rPr>
                <w:rFonts w:asciiTheme="majorBidi" w:hAnsiTheme="majorBidi" w:cstheme="majorBidi"/>
                <w:b/>
                <w:bCs/>
                <w:sz w:val="24"/>
                <w:szCs w:val="24"/>
              </w:rPr>
            </w:pPr>
          </w:p>
          <w:p w14:paraId="3B0C3267" w14:textId="0256D378" w:rsidR="00872D2D" w:rsidRDefault="00872D2D" w:rsidP="000B59EB">
            <w:pPr>
              <w:spacing w:line="360" w:lineRule="auto"/>
              <w:jc w:val="both"/>
              <w:rPr>
                <w:rFonts w:asciiTheme="majorBidi" w:hAnsiTheme="majorBidi" w:cstheme="majorBidi"/>
                <w:b/>
                <w:bCs/>
                <w:sz w:val="24"/>
                <w:szCs w:val="24"/>
              </w:rPr>
            </w:pPr>
          </w:p>
          <w:p w14:paraId="57FB4283" w14:textId="77777777" w:rsidR="007E209A" w:rsidRDefault="007E209A" w:rsidP="000B59EB">
            <w:pPr>
              <w:spacing w:line="360" w:lineRule="auto"/>
              <w:jc w:val="both"/>
              <w:rPr>
                <w:rFonts w:asciiTheme="majorBidi" w:hAnsiTheme="majorBidi" w:cstheme="majorBidi"/>
                <w:b/>
                <w:bCs/>
                <w:sz w:val="24"/>
                <w:szCs w:val="24"/>
              </w:rPr>
            </w:pPr>
          </w:p>
          <w:p w14:paraId="418CA400" w14:textId="77777777" w:rsidR="009E12FE" w:rsidRPr="00BB6FA3" w:rsidRDefault="009E12FE" w:rsidP="000B59EB">
            <w:pPr>
              <w:spacing w:line="360" w:lineRule="auto"/>
              <w:jc w:val="both"/>
              <w:rPr>
                <w:rFonts w:asciiTheme="majorBidi" w:hAnsiTheme="majorBidi" w:cstheme="majorBidi"/>
                <w:b/>
                <w:bCs/>
                <w:sz w:val="24"/>
                <w:szCs w:val="24"/>
              </w:rPr>
            </w:pPr>
          </w:p>
          <w:p w14:paraId="581607E2" w14:textId="3C458E86" w:rsidR="00AE5067" w:rsidRPr="00BB6FA3" w:rsidRDefault="00AE5067" w:rsidP="000B59EB">
            <w:pPr>
              <w:spacing w:line="360" w:lineRule="auto"/>
              <w:jc w:val="both"/>
              <w:rPr>
                <w:rFonts w:asciiTheme="majorBidi" w:hAnsiTheme="majorBidi" w:cstheme="majorBidi"/>
                <w:b/>
                <w:bCs/>
                <w:sz w:val="24"/>
                <w:szCs w:val="24"/>
              </w:rPr>
            </w:pPr>
            <w:r w:rsidRPr="00BB6FA3">
              <w:rPr>
                <w:rFonts w:asciiTheme="majorBidi" w:hAnsiTheme="majorBidi" w:cstheme="majorBidi"/>
                <w:b/>
                <w:bCs/>
                <w:sz w:val="24"/>
                <w:szCs w:val="24"/>
              </w:rPr>
              <w:t>Gestion des domaines</w:t>
            </w:r>
          </w:p>
        </w:tc>
        <w:tc>
          <w:tcPr>
            <w:tcW w:w="1560" w:type="dxa"/>
          </w:tcPr>
          <w:p w14:paraId="1B157A02" w14:textId="77777777" w:rsidR="00872D2D" w:rsidRPr="00BB6FA3" w:rsidRDefault="00872D2D" w:rsidP="000B59EB">
            <w:pPr>
              <w:spacing w:line="360" w:lineRule="auto"/>
              <w:jc w:val="both"/>
              <w:rPr>
                <w:rFonts w:asciiTheme="majorBidi" w:hAnsiTheme="majorBidi" w:cstheme="majorBidi"/>
              </w:rPr>
            </w:pPr>
          </w:p>
          <w:p w14:paraId="02C26CE3" w14:textId="1719AADB" w:rsidR="00872D2D" w:rsidRDefault="00872D2D" w:rsidP="000B59EB">
            <w:pPr>
              <w:spacing w:line="360" w:lineRule="auto"/>
              <w:jc w:val="both"/>
              <w:rPr>
                <w:rFonts w:asciiTheme="majorBidi" w:hAnsiTheme="majorBidi" w:cstheme="majorBidi"/>
              </w:rPr>
            </w:pPr>
          </w:p>
          <w:p w14:paraId="4EBC5EDC" w14:textId="2B900CD1" w:rsidR="00B761B2" w:rsidRDefault="00B761B2" w:rsidP="000B59EB">
            <w:pPr>
              <w:spacing w:line="360" w:lineRule="auto"/>
              <w:jc w:val="both"/>
              <w:rPr>
                <w:rFonts w:asciiTheme="majorBidi" w:hAnsiTheme="majorBidi" w:cstheme="majorBidi"/>
              </w:rPr>
            </w:pPr>
          </w:p>
          <w:p w14:paraId="5048812C" w14:textId="08904742" w:rsidR="00B761B2" w:rsidRDefault="00B761B2" w:rsidP="000B59EB">
            <w:pPr>
              <w:spacing w:line="360" w:lineRule="auto"/>
              <w:jc w:val="both"/>
              <w:rPr>
                <w:rFonts w:asciiTheme="majorBidi" w:hAnsiTheme="majorBidi" w:cstheme="majorBidi"/>
              </w:rPr>
            </w:pPr>
          </w:p>
          <w:p w14:paraId="4D60F93E" w14:textId="77777777" w:rsidR="00B761B2" w:rsidRPr="00BB6FA3" w:rsidRDefault="00B761B2" w:rsidP="000B59EB">
            <w:pPr>
              <w:spacing w:line="360" w:lineRule="auto"/>
              <w:jc w:val="both"/>
              <w:rPr>
                <w:rFonts w:asciiTheme="majorBidi" w:hAnsiTheme="majorBidi" w:cstheme="majorBidi"/>
              </w:rPr>
            </w:pPr>
          </w:p>
          <w:p w14:paraId="60395765" w14:textId="0683A0F4" w:rsidR="00AE5067" w:rsidRPr="00BB6FA3" w:rsidRDefault="00AE5067" w:rsidP="000B59EB">
            <w:pPr>
              <w:spacing w:line="360" w:lineRule="auto"/>
              <w:jc w:val="both"/>
              <w:rPr>
                <w:rFonts w:asciiTheme="majorBidi" w:hAnsiTheme="majorBidi" w:cstheme="majorBidi"/>
              </w:rPr>
            </w:pPr>
            <w:r w:rsidRPr="00BB6FA3">
              <w:rPr>
                <w:rFonts w:asciiTheme="majorBidi" w:hAnsiTheme="majorBidi" w:cstheme="majorBidi"/>
              </w:rPr>
              <w:t>Admin</w:t>
            </w:r>
          </w:p>
        </w:tc>
        <w:tc>
          <w:tcPr>
            <w:tcW w:w="1275" w:type="dxa"/>
          </w:tcPr>
          <w:p w14:paraId="34A8C1CC" w14:textId="77777777" w:rsidR="00872D2D" w:rsidRPr="00BB6FA3" w:rsidRDefault="00872D2D" w:rsidP="000B59EB">
            <w:pPr>
              <w:spacing w:line="360" w:lineRule="auto"/>
              <w:jc w:val="both"/>
              <w:rPr>
                <w:rFonts w:asciiTheme="majorBidi" w:hAnsiTheme="majorBidi" w:cstheme="majorBidi"/>
              </w:rPr>
            </w:pPr>
          </w:p>
          <w:p w14:paraId="571283C3" w14:textId="1C4695B2" w:rsidR="00872D2D" w:rsidRDefault="00872D2D" w:rsidP="000B59EB">
            <w:pPr>
              <w:spacing w:line="360" w:lineRule="auto"/>
              <w:jc w:val="both"/>
              <w:rPr>
                <w:rFonts w:asciiTheme="majorBidi" w:hAnsiTheme="majorBidi" w:cstheme="majorBidi"/>
              </w:rPr>
            </w:pPr>
          </w:p>
          <w:p w14:paraId="5AE97CCB" w14:textId="4A655B40" w:rsidR="00B761B2" w:rsidRDefault="00B761B2" w:rsidP="000B59EB">
            <w:pPr>
              <w:spacing w:line="360" w:lineRule="auto"/>
              <w:jc w:val="both"/>
              <w:rPr>
                <w:rFonts w:asciiTheme="majorBidi" w:hAnsiTheme="majorBidi" w:cstheme="majorBidi"/>
              </w:rPr>
            </w:pPr>
          </w:p>
          <w:p w14:paraId="2D6A887C" w14:textId="6B02B58A" w:rsidR="00B761B2" w:rsidRDefault="00B761B2" w:rsidP="000B59EB">
            <w:pPr>
              <w:spacing w:line="360" w:lineRule="auto"/>
              <w:jc w:val="both"/>
              <w:rPr>
                <w:rFonts w:asciiTheme="majorBidi" w:hAnsiTheme="majorBidi" w:cstheme="majorBidi"/>
              </w:rPr>
            </w:pPr>
          </w:p>
          <w:p w14:paraId="61FB6DAF" w14:textId="77777777" w:rsidR="00B761B2" w:rsidRPr="00BB6FA3" w:rsidRDefault="00B761B2" w:rsidP="000B59EB">
            <w:pPr>
              <w:spacing w:line="360" w:lineRule="auto"/>
              <w:jc w:val="both"/>
              <w:rPr>
                <w:rFonts w:asciiTheme="majorBidi" w:hAnsiTheme="majorBidi" w:cstheme="majorBidi"/>
              </w:rPr>
            </w:pPr>
          </w:p>
          <w:p w14:paraId="12DAA5EB" w14:textId="7C55B98F" w:rsidR="00AE5067" w:rsidRPr="00BB6FA3" w:rsidRDefault="00AE5067" w:rsidP="000B59EB">
            <w:pPr>
              <w:spacing w:line="360" w:lineRule="auto"/>
              <w:jc w:val="both"/>
              <w:rPr>
                <w:rFonts w:asciiTheme="majorBidi" w:hAnsiTheme="majorBidi" w:cstheme="majorBidi"/>
              </w:rPr>
            </w:pPr>
            <w:r w:rsidRPr="00BB6FA3">
              <w:rPr>
                <w:rFonts w:asciiTheme="majorBidi" w:hAnsiTheme="majorBidi" w:cstheme="majorBidi"/>
              </w:rPr>
              <w:t xml:space="preserve">Gérer domaine. </w:t>
            </w:r>
          </w:p>
        </w:tc>
        <w:tc>
          <w:tcPr>
            <w:tcW w:w="1418" w:type="dxa"/>
          </w:tcPr>
          <w:p w14:paraId="081F8FFB" w14:textId="3594ADD0" w:rsidR="00AE5067" w:rsidRPr="00BB6FA3" w:rsidRDefault="00AE5067" w:rsidP="000B59EB">
            <w:pPr>
              <w:spacing w:line="360" w:lineRule="auto"/>
              <w:jc w:val="both"/>
              <w:rPr>
                <w:rFonts w:asciiTheme="majorBidi" w:hAnsiTheme="majorBidi" w:cstheme="majorBidi"/>
              </w:rPr>
            </w:pPr>
            <w:r w:rsidRPr="00BB6FA3">
              <w:rPr>
                <w:rFonts w:asciiTheme="majorBidi" w:hAnsiTheme="majorBidi" w:cstheme="majorBidi"/>
              </w:rPr>
              <w:t>-Je consulte la liste de domaines.</w:t>
            </w:r>
          </w:p>
          <w:p w14:paraId="18030C70" w14:textId="77777777" w:rsidR="00AE5067" w:rsidRPr="00BB6FA3" w:rsidRDefault="00AE5067" w:rsidP="000B59EB">
            <w:pPr>
              <w:spacing w:line="360" w:lineRule="auto"/>
              <w:jc w:val="both"/>
              <w:rPr>
                <w:rFonts w:asciiTheme="majorBidi" w:hAnsiTheme="majorBidi" w:cstheme="majorBidi"/>
              </w:rPr>
            </w:pPr>
            <w:r w:rsidRPr="00BB6FA3">
              <w:rPr>
                <w:rFonts w:asciiTheme="majorBidi" w:hAnsiTheme="majorBidi" w:cstheme="majorBidi"/>
              </w:rPr>
              <w:t>-J’ajoute un domaine.</w:t>
            </w:r>
          </w:p>
          <w:p w14:paraId="7BCD7D21" w14:textId="509DDD61" w:rsidR="00AE5067" w:rsidRPr="00BB6FA3" w:rsidRDefault="00AE5067" w:rsidP="000B59EB">
            <w:pPr>
              <w:spacing w:line="360" w:lineRule="auto"/>
              <w:jc w:val="both"/>
              <w:rPr>
                <w:rFonts w:asciiTheme="majorBidi" w:hAnsiTheme="majorBidi" w:cstheme="majorBidi"/>
              </w:rPr>
            </w:pPr>
            <w:r w:rsidRPr="00BB6FA3">
              <w:rPr>
                <w:rFonts w:asciiTheme="majorBidi" w:hAnsiTheme="majorBidi" w:cstheme="majorBidi"/>
              </w:rPr>
              <w:t>-je modifie un domaine.</w:t>
            </w:r>
          </w:p>
          <w:p w14:paraId="691BF53F" w14:textId="3FD8EC8D" w:rsidR="00AE5067" w:rsidRPr="00BB6FA3" w:rsidRDefault="00AE5067" w:rsidP="000B59EB">
            <w:pPr>
              <w:spacing w:line="360" w:lineRule="auto"/>
              <w:jc w:val="both"/>
              <w:rPr>
                <w:rFonts w:asciiTheme="majorBidi" w:hAnsiTheme="majorBidi" w:cstheme="majorBidi"/>
              </w:rPr>
            </w:pPr>
            <w:r w:rsidRPr="00BB6FA3">
              <w:rPr>
                <w:rFonts w:asciiTheme="majorBidi" w:hAnsiTheme="majorBidi" w:cstheme="majorBidi"/>
              </w:rPr>
              <w:t>-je supprime un domaine.</w:t>
            </w:r>
          </w:p>
        </w:tc>
        <w:tc>
          <w:tcPr>
            <w:tcW w:w="3969" w:type="dxa"/>
          </w:tcPr>
          <w:p w14:paraId="69A91D08" w14:textId="4E357CCC" w:rsidR="00AE5067" w:rsidRPr="00BB6FA3" w:rsidRDefault="00177DD2" w:rsidP="000B59EB">
            <w:pPr>
              <w:spacing w:line="360" w:lineRule="auto"/>
              <w:jc w:val="both"/>
              <w:rPr>
                <w:rFonts w:asciiTheme="majorBidi" w:hAnsiTheme="majorBidi" w:cstheme="majorBidi"/>
              </w:rPr>
            </w:pPr>
            <w:r w:rsidRPr="00BB6FA3">
              <w:rPr>
                <w:rFonts w:asciiTheme="majorBidi" w:hAnsiTheme="majorBidi" w:cstheme="majorBidi"/>
              </w:rPr>
              <w:t>-</w:t>
            </w:r>
            <w:r w:rsidR="00B761B2">
              <w:rPr>
                <w:rFonts w:asciiTheme="majorBidi" w:hAnsiTheme="majorBidi" w:cstheme="majorBidi"/>
              </w:rPr>
              <w:t>P</w:t>
            </w:r>
            <w:r w:rsidR="00026135" w:rsidRPr="00BB6FA3">
              <w:rPr>
                <w:rFonts w:asciiTheme="majorBidi" w:hAnsiTheme="majorBidi" w:cstheme="majorBidi"/>
              </w:rPr>
              <w:t>our ajouter un domaine : on appuie sur le bouton ajouter pour remplir les informations nécessaires.</w:t>
            </w:r>
          </w:p>
          <w:p w14:paraId="0C1A4E73" w14:textId="79218C8B" w:rsidR="00026135" w:rsidRPr="00BB6FA3" w:rsidRDefault="00026135" w:rsidP="000B59EB">
            <w:pPr>
              <w:spacing w:line="360" w:lineRule="auto"/>
              <w:jc w:val="both"/>
              <w:rPr>
                <w:rFonts w:asciiTheme="majorBidi" w:hAnsiTheme="majorBidi" w:cstheme="majorBidi"/>
              </w:rPr>
            </w:pPr>
            <w:r w:rsidRPr="00BB6FA3">
              <w:rPr>
                <w:rFonts w:asciiTheme="majorBidi" w:hAnsiTheme="majorBidi" w:cstheme="majorBidi"/>
              </w:rPr>
              <w:t>-Appui</w:t>
            </w:r>
            <w:r w:rsidR="00177DD2" w:rsidRPr="00BB6FA3">
              <w:rPr>
                <w:rFonts w:asciiTheme="majorBidi" w:hAnsiTheme="majorBidi" w:cstheme="majorBidi"/>
              </w:rPr>
              <w:t xml:space="preserve"> </w:t>
            </w:r>
            <w:r w:rsidRPr="00BB6FA3">
              <w:rPr>
                <w:rFonts w:asciiTheme="majorBidi" w:hAnsiTheme="majorBidi" w:cstheme="majorBidi"/>
              </w:rPr>
              <w:t>sur</w:t>
            </w:r>
            <w:r w:rsidR="00177DD2" w:rsidRPr="00BB6FA3">
              <w:rPr>
                <w:rFonts w:asciiTheme="majorBidi" w:hAnsiTheme="majorBidi" w:cstheme="majorBidi"/>
              </w:rPr>
              <w:t xml:space="preserve"> icone</w:t>
            </w:r>
            <w:r w:rsidR="00B761B2" w:rsidRPr="00BB6FA3">
              <w:rPr>
                <w:rFonts w:asciiTheme="majorBidi" w:hAnsiTheme="majorBidi" w:cstheme="majorBidi"/>
              </w:rPr>
              <w:t xml:space="preserve"> « modifier » pour</w:t>
            </w:r>
            <w:r w:rsidRPr="00BB6FA3">
              <w:rPr>
                <w:rFonts w:asciiTheme="majorBidi" w:hAnsiTheme="majorBidi" w:cstheme="majorBidi"/>
              </w:rPr>
              <w:t xml:space="preserve"> modifier un domaine.</w:t>
            </w:r>
          </w:p>
          <w:p w14:paraId="709C59A9" w14:textId="5FE56E11" w:rsidR="00872D2D" w:rsidRPr="00BB6FA3" w:rsidRDefault="00026135" w:rsidP="000B59EB">
            <w:pPr>
              <w:spacing w:line="360" w:lineRule="auto"/>
              <w:jc w:val="both"/>
              <w:rPr>
                <w:rFonts w:asciiTheme="majorBidi" w:hAnsiTheme="majorBidi" w:cstheme="majorBidi"/>
              </w:rPr>
            </w:pPr>
            <w:r w:rsidRPr="00BB6FA3">
              <w:rPr>
                <w:rFonts w:asciiTheme="majorBidi" w:hAnsiTheme="majorBidi" w:cstheme="majorBidi"/>
              </w:rPr>
              <w:t>-Appui</w:t>
            </w:r>
            <w:r w:rsidR="005C1437" w:rsidRPr="00BB6FA3">
              <w:rPr>
                <w:rFonts w:asciiTheme="majorBidi" w:hAnsiTheme="majorBidi" w:cstheme="majorBidi"/>
              </w:rPr>
              <w:t xml:space="preserve"> </w:t>
            </w:r>
            <w:r w:rsidRPr="00BB6FA3">
              <w:rPr>
                <w:rFonts w:asciiTheme="majorBidi" w:hAnsiTheme="majorBidi" w:cstheme="majorBidi"/>
              </w:rPr>
              <w:t>sur icone « supprimer » pour supprimer un domaine</w:t>
            </w:r>
            <w:r w:rsidR="00177DD2" w:rsidRPr="00BB6FA3">
              <w:rPr>
                <w:rFonts w:asciiTheme="majorBidi" w:hAnsiTheme="majorBidi" w:cstheme="majorBidi"/>
              </w:rPr>
              <w:t>.</w:t>
            </w:r>
          </w:p>
        </w:tc>
        <w:tc>
          <w:tcPr>
            <w:tcW w:w="992" w:type="dxa"/>
          </w:tcPr>
          <w:p w14:paraId="39289830" w14:textId="77777777" w:rsidR="00AE5067" w:rsidRPr="00BB6FA3" w:rsidRDefault="00AE5067" w:rsidP="000B59EB">
            <w:pPr>
              <w:spacing w:line="360" w:lineRule="auto"/>
              <w:jc w:val="both"/>
              <w:rPr>
                <w:rFonts w:asciiTheme="majorBidi" w:hAnsiTheme="majorBidi" w:cstheme="majorBidi"/>
                <w:sz w:val="24"/>
                <w:szCs w:val="24"/>
              </w:rPr>
            </w:pPr>
          </w:p>
        </w:tc>
      </w:tr>
      <w:tr w:rsidR="00AE5067" w:rsidRPr="00BB6FA3" w14:paraId="69F788AA" w14:textId="77777777" w:rsidTr="000B6D16">
        <w:trPr>
          <w:trHeight w:val="690"/>
        </w:trPr>
        <w:tc>
          <w:tcPr>
            <w:tcW w:w="709" w:type="dxa"/>
            <w:vMerge/>
            <w:shd w:val="clear" w:color="auto" w:fill="F2F2F2" w:themeFill="background1" w:themeFillShade="F2"/>
          </w:tcPr>
          <w:p w14:paraId="30CB6B07" w14:textId="77777777" w:rsidR="00AE5067" w:rsidRPr="00BB6FA3" w:rsidRDefault="00AE5067" w:rsidP="000B59EB">
            <w:pPr>
              <w:spacing w:line="360" w:lineRule="auto"/>
              <w:jc w:val="both"/>
              <w:rPr>
                <w:rFonts w:asciiTheme="majorBidi" w:hAnsiTheme="majorBidi" w:cstheme="majorBidi"/>
                <w:sz w:val="24"/>
                <w:szCs w:val="24"/>
              </w:rPr>
            </w:pPr>
          </w:p>
        </w:tc>
        <w:tc>
          <w:tcPr>
            <w:tcW w:w="1276" w:type="dxa"/>
            <w:vMerge/>
            <w:shd w:val="clear" w:color="auto" w:fill="F2F2F2" w:themeFill="background1" w:themeFillShade="F2"/>
          </w:tcPr>
          <w:p w14:paraId="06D5B2E1" w14:textId="77777777" w:rsidR="00AE5067" w:rsidRPr="00BB6FA3" w:rsidRDefault="00AE5067" w:rsidP="000B59EB">
            <w:pPr>
              <w:spacing w:line="360" w:lineRule="auto"/>
              <w:jc w:val="both"/>
              <w:rPr>
                <w:rFonts w:asciiTheme="majorBidi" w:hAnsiTheme="majorBidi" w:cstheme="majorBidi"/>
                <w:b/>
                <w:bCs/>
                <w:sz w:val="24"/>
                <w:szCs w:val="24"/>
              </w:rPr>
            </w:pPr>
          </w:p>
        </w:tc>
        <w:tc>
          <w:tcPr>
            <w:tcW w:w="1560" w:type="dxa"/>
          </w:tcPr>
          <w:p w14:paraId="6E0BA6CD" w14:textId="77777777" w:rsidR="00872D2D" w:rsidRPr="00BB6FA3" w:rsidRDefault="00872D2D" w:rsidP="000B59EB">
            <w:pPr>
              <w:spacing w:line="360" w:lineRule="auto"/>
              <w:jc w:val="both"/>
              <w:rPr>
                <w:rFonts w:asciiTheme="majorBidi" w:hAnsiTheme="majorBidi" w:cstheme="majorBidi"/>
              </w:rPr>
            </w:pPr>
          </w:p>
          <w:p w14:paraId="5C269C29" w14:textId="77777777" w:rsidR="00872D2D" w:rsidRPr="00BB6FA3" w:rsidRDefault="00872D2D" w:rsidP="000B59EB">
            <w:pPr>
              <w:spacing w:line="360" w:lineRule="auto"/>
              <w:jc w:val="both"/>
              <w:rPr>
                <w:rFonts w:asciiTheme="majorBidi" w:hAnsiTheme="majorBidi" w:cstheme="majorBidi"/>
              </w:rPr>
            </w:pPr>
          </w:p>
          <w:p w14:paraId="4F3C1237" w14:textId="68A9FB9D" w:rsidR="00AE5067" w:rsidRPr="00BB6FA3" w:rsidRDefault="00AE5067" w:rsidP="000B59EB">
            <w:pPr>
              <w:spacing w:line="360" w:lineRule="auto"/>
              <w:jc w:val="both"/>
              <w:rPr>
                <w:rFonts w:asciiTheme="majorBidi" w:hAnsiTheme="majorBidi" w:cstheme="majorBidi"/>
              </w:rPr>
            </w:pPr>
            <w:r w:rsidRPr="00BB6FA3">
              <w:rPr>
                <w:rFonts w:asciiTheme="majorBidi" w:hAnsiTheme="majorBidi" w:cstheme="majorBidi"/>
              </w:rPr>
              <w:t>Editeur</w:t>
            </w:r>
          </w:p>
        </w:tc>
        <w:tc>
          <w:tcPr>
            <w:tcW w:w="1275" w:type="dxa"/>
          </w:tcPr>
          <w:p w14:paraId="2F5FC759" w14:textId="77777777" w:rsidR="00872D2D" w:rsidRPr="00BB6FA3" w:rsidRDefault="00872D2D" w:rsidP="000B59EB">
            <w:pPr>
              <w:spacing w:line="360" w:lineRule="auto"/>
              <w:jc w:val="both"/>
              <w:rPr>
                <w:rFonts w:asciiTheme="majorBidi" w:hAnsiTheme="majorBidi" w:cstheme="majorBidi"/>
              </w:rPr>
            </w:pPr>
          </w:p>
          <w:p w14:paraId="4E93B5D3" w14:textId="1ABDD357" w:rsidR="00AE5067" w:rsidRPr="00BB6FA3" w:rsidRDefault="00AE5067" w:rsidP="000B59EB">
            <w:pPr>
              <w:spacing w:line="360" w:lineRule="auto"/>
              <w:jc w:val="both"/>
              <w:rPr>
                <w:rFonts w:asciiTheme="majorBidi" w:hAnsiTheme="majorBidi" w:cstheme="majorBidi"/>
              </w:rPr>
            </w:pPr>
            <w:r w:rsidRPr="00BB6FA3">
              <w:rPr>
                <w:rFonts w:asciiTheme="majorBidi" w:hAnsiTheme="majorBidi" w:cstheme="majorBidi"/>
              </w:rPr>
              <w:t>Gérer domaine.</w:t>
            </w:r>
          </w:p>
        </w:tc>
        <w:tc>
          <w:tcPr>
            <w:tcW w:w="1418" w:type="dxa"/>
          </w:tcPr>
          <w:p w14:paraId="336403E0" w14:textId="7DBF650A" w:rsidR="00AE5067" w:rsidRPr="00BB6FA3" w:rsidRDefault="00AE5067" w:rsidP="000B59EB">
            <w:pPr>
              <w:spacing w:line="360" w:lineRule="auto"/>
              <w:jc w:val="both"/>
              <w:rPr>
                <w:rFonts w:asciiTheme="majorBidi" w:hAnsiTheme="majorBidi" w:cstheme="majorBidi"/>
              </w:rPr>
            </w:pPr>
            <w:r w:rsidRPr="00BB6FA3">
              <w:rPr>
                <w:rFonts w:asciiTheme="majorBidi" w:hAnsiTheme="majorBidi" w:cstheme="majorBidi"/>
              </w:rPr>
              <w:t>-</w:t>
            </w:r>
            <w:r w:rsidR="00177DD2" w:rsidRPr="00BB6FA3">
              <w:rPr>
                <w:rFonts w:asciiTheme="majorBidi" w:hAnsiTheme="majorBidi" w:cstheme="majorBidi"/>
              </w:rPr>
              <w:t>Je consulte la liste de domaines.</w:t>
            </w:r>
          </w:p>
          <w:p w14:paraId="296C8F99" w14:textId="77777777" w:rsidR="00177DD2" w:rsidRPr="00BB6FA3" w:rsidRDefault="00177DD2" w:rsidP="000B59EB">
            <w:pPr>
              <w:spacing w:line="360" w:lineRule="auto"/>
              <w:jc w:val="both"/>
              <w:rPr>
                <w:rFonts w:asciiTheme="majorBidi" w:hAnsiTheme="majorBidi" w:cstheme="majorBidi"/>
              </w:rPr>
            </w:pPr>
            <w:r w:rsidRPr="00BB6FA3">
              <w:rPr>
                <w:rFonts w:asciiTheme="majorBidi" w:hAnsiTheme="majorBidi" w:cstheme="majorBidi"/>
              </w:rPr>
              <w:t>-J’ajoute un domaine.</w:t>
            </w:r>
          </w:p>
          <w:p w14:paraId="04BD4754" w14:textId="77777777" w:rsidR="00177DD2" w:rsidRPr="00BB6FA3" w:rsidRDefault="00177DD2" w:rsidP="000B59EB">
            <w:pPr>
              <w:spacing w:line="360" w:lineRule="auto"/>
              <w:jc w:val="both"/>
              <w:rPr>
                <w:rFonts w:asciiTheme="majorBidi" w:hAnsiTheme="majorBidi" w:cstheme="majorBidi"/>
              </w:rPr>
            </w:pPr>
            <w:r w:rsidRPr="00BB6FA3">
              <w:rPr>
                <w:rFonts w:asciiTheme="majorBidi" w:hAnsiTheme="majorBidi" w:cstheme="majorBidi"/>
              </w:rPr>
              <w:t>-Je modifie un domaine.</w:t>
            </w:r>
          </w:p>
          <w:p w14:paraId="13B3446F" w14:textId="5E332509" w:rsidR="00177DD2" w:rsidRPr="00BB6FA3" w:rsidRDefault="00177DD2" w:rsidP="000B59EB">
            <w:pPr>
              <w:spacing w:line="360" w:lineRule="auto"/>
              <w:jc w:val="both"/>
              <w:rPr>
                <w:rFonts w:asciiTheme="majorBidi" w:hAnsiTheme="majorBidi" w:cstheme="majorBidi"/>
              </w:rPr>
            </w:pPr>
            <w:r w:rsidRPr="00BB6FA3">
              <w:rPr>
                <w:rFonts w:asciiTheme="majorBidi" w:hAnsiTheme="majorBidi" w:cstheme="majorBidi"/>
              </w:rPr>
              <w:t>-Je supprime un domaine.</w:t>
            </w:r>
          </w:p>
        </w:tc>
        <w:tc>
          <w:tcPr>
            <w:tcW w:w="3969" w:type="dxa"/>
          </w:tcPr>
          <w:p w14:paraId="62B02677" w14:textId="798FE646" w:rsidR="00177DD2" w:rsidRPr="00BB6FA3" w:rsidRDefault="00177DD2" w:rsidP="000B59EB">
            <w:pPr>
              <w:spacing w:line="360" w:lineRule="auto"/>
              <w:jc w:val="both"/>
              <w:rPr>
                <w:rFonts w:asciiTheme="majorBidi" w:hAnsiTheme="majorBidi" w:cstheme="majorBidi"/>
              </w:rPr>
            </w:pPr>
            <w:r w:rsidRPr="00BB6FA3">
              <w:rPr>
                <w:rFonts w:asciiTheme="majorBidi" w:hAnsiTheme="majorBidi" w:cstheme="majorBidi"/>
              </w:rPr>
              <w:t>-Pour ajouter un domaine</w:t>
            </w:r>
            <w:r w:rsidR="00B761B2" w:rsidRPr="00BB6FA3">
              <w:rPr>
                <w:rFonts w:asciiTheme="majorBidi" w:hAnsiTheme="majorBidi" w:cstheme="majorBidi"/>
              </w:rPr>
              <w:t xml:space="preserve"> : on</w:t>
            </w:r>
            <w:r w:rsidRPr="00BB6FA3">
              <w:rPr>
                <w:rFonts w:asciiTheme="majorBidi" w:hAnsiTheme="majorBidi" w:cstheme="majorBidi"/>
              </w:rPr>
              <w:t xml:space="preserve"> appuie sur le bouton ajouter pour remplir les informations nécessaires.</w:t>
            </w:r>
          </w:p>
          <w:p w14:paraId="6C1A66B5" w14:textId="10144BD9" w:rsidR="00177DD2" w:rsidRPr="00BB6FA3" w:rsidRDefault="00177DD2" w:rsidP="000B59EB">
            <w:pPr>
              <w:spacing w:line="360" w:lineRule="auto"/>
              <w:jc w:val="both"/>
              <w:rPr>
                <w:rFonts w:asciiTheme="majorBidi" w:hAnsiTheme="majorBidi" w:cstheme="majorBidi"/>
              </w:rPr>
            </w:pPr>
            <w:r w:rsidRPr="00BB6FA3">
              <w:rPr>
                <w:rFonts w:asciiTheme="majorBidi" w:hAnsiTheme="majorBidi" w:cstheme="majorBidi"/>
              </w:rPr>
              <w:t>-Appui sur icone « modifier</w:t>
            </w:r>
            <w:r w:rsidR="005C1437" w:rsidRPr="00BB6FA3">
              <w:rPr>
                <w:rFonts w:asciiTheme="majorBidi" w:hAnsiTheme="majorBidi" w:cstheme="majorBidi"/>
              </w:rPr>
              <w:t> » pour</w:t>
            </w:r>
            <w:r w:rsidRPr="00BB6FA3">
              <w:rPr>
                <w:rFonts w:asciiTheme="majorBidi" w:hAnsiTheme="majorBidi" w:cstheme="majorBidi"/>
              </w:rPr>
              <w:t xml:space="preserve"> modifier un domaine</w:t>
            </w:r>
            <w:r w:rsidR="005C1437" w:rsidRPr="00BB6FA3">
              <w:rPr>
                <w:rFonts w:asciiTheme="majorBidi" w:hAnsiTheme="majorBidi" w:cstheme="majorBidi"/>
              </w:rPr>
              <w:t>.</w:t>
            </w:r>
          </w:p>
          <w:p w14:paraId="7C84A16B" w14:textId="77777777" w:rsidR="00AE5067" w:rsidRDefault="005C1437" w:rsidP="000B59EB">
            <w:pPr>
              <w:spacing w:line="360" w:lineRule="auto"/>
              <w:jc w:val="both"/>
              <w:rPr>
                <w:rFonts w:asciiTheme="majorBidi" w:hAnsiTheme="majorBidi" w:cstheme="majorBidi"/>
              </w:rPr>
            </w:pPr>
            <w:r w:rsidRPr="00BB6FA3">
              <w:rPr>
                <w:rFonts w:asciiTheme="majorBidi" w:hAnsiTheme="majorBidi" w:cstheme="majorBidi"/>
              </w:rPr>
              <w:t>-Appui sur icone « supprimer</w:t>
            </w:r>
            <w:r w:rsidR="00B761B2" w:rsidRPr="00BB6FA3">
              <w:rPr>
                <w:rFonts w:asciiTheme="majorBidi" w:hAnsiTheme="majorBidi" w:cstheme="majorBidi"/>
              </w:rPr>
              <w:t xml:space="preserve"> » pour</w:t>
            </w:r>
            <w:r w:rsidRPr="00BB6FA3">
              <w:rPr>
                <w:rFonts w:asciiTheme="majorBidi" w:hAnsiTheme="majorBidi" w:cstheme="majorBidi"/>
              </w:rPr>
              <w:t xml:space="preserve"> supprimer un domaine.</w:t>
            </w:r>
          </w:p>
          <w:p w14:paraId="13196B68" w14:textId="77777777" w:rsidR="007E209A" w:rsidRDefault="007E209A" w:rsidP="000B59EB">
            <w:pPr>
              <w:spacing w:line="360" w:lineRule="auto"/>
              <w:jc w:val="both"/>
              <w:rPr>
                <w:rFonts w:asciiTheme="majorBidi" w:hAnsiTheme="majorBidi" w:cstheme="majorBidi"/>
              </w:rPr>
            </w:pPr>
          </w:p>
          <w:p w14:paraId="5F551590" w14:textId="07318DCB" w:rsidR="007E209A" w:rsidRPr="00BB6FA3" w:rsidRDefault="007E209A" w:rsidP="000B59EB">
            <w:pPr>
              <w:spacing w:line="360" w:lineRule="auto"/>
              <w:jc w:val="both"/>
              <w:rPr>
                <w:rFonts w:asciiTheme="majorBidi" w:hAnsiTheme="majorBidi" w:cstheme="majorBidi"/>
              </w:rPr>
            </w:pPr>
          </w:p>
        </w:tc>
        <w:tc>
          <w:tcPr>
            <w:tcW w:w="992" w:type="dxa"/>
          </w:tcPr>
          <w:p w14:paraId="5E291AD7" w14:textId="77777777" w:rsidR="00AE5067" w:rsidRPr="00BB6FA3" w:rsidRDefault="00AE5067" w:rsidP="000B59EB">
            <w:pPr>
              <w:spacing w:line="360" w:lineRule="auto"/>
              <w:jc w:val="both"/>
              <w:rPr>
                <w:rFonts w:asciiTheme="majorBidi" w:hAnsiTheme="majorBidi" w:cstheme="majorBidi"/>
                <w:sz w:val="24"/>
                <w:szCs w:val="24"/>
              </w:rPr>
            </w:pPr>
          </w:p>
        </w:tc>
      </w:tr>
      <w:tr w:rsidR="00026135" w:rsidRPr="00BB6FA3" w14:paraId="505EAA45" w14:textId="77777777" w:rsidTr="000B6D16">
        <w:trPr>
          <w:trHeight w:val="437"/>
        </w:trPr>
        <w:tc>
          <w:tcPr>
            <w:tcW w:w="709" w:type="dxa"/>
            <w:vMerge w:val="restart"/>
            <w:shd w:val="clear" w:color="auto" w:fill="F2F2F2" w:themeFill="background1" w:themeFillShade="F2"/>
          </w:tcPr>
          <w:p w14:paraId="05F585FA" w14:textId="37216E09" w:rsidR="00F43D00" w:rsidRDefault="00F43D00" w:rsidP="000B59EB">
            <w:pPr>
              <w:spacing w:line="360" w:lineRule="auto"/>
              <w:jc w:val="both"/>
              <w:rPr>
                <w:rFonts w:asciiTheme="majorBidi" w:hAnsiTheme="majorBidi" w:cstheme="majorBidi"/>
                <w:sz w:val="24"/>
                <w:szCs w:val="24"/>
              </w:rPr>
            </w:pPr>
          </w:p>
          <w:p w14:paraId="18871B2D" w14:textId="122A40E7" w:rsidR="00F43D00" w:rsidRDefault="00F43D00" w:rsidP="000B59EB">
            <w:pPr>
              <w:spacing w:line="360" w:lineRule="auto"/>
              <w:jc w:val="both"/>
              <w:rPr>
                <w:rFonts w:asciiTheme="majorBidi" w:hAnsiTheme="majorBidi" w:cstheme="majorBidi"/>
                <w:sz w:val="24"/>
                <w:szCs w:val="24"/>
              </w:rPr>
            </w:pPr>
          </w:p>
          <w:p w14:paraId="7A089031" w14:textId="3590A36F" w:rsidR="00F43D00" w:rsidRDefault="00F43D00" w:rsidP="000B59EB">
            <w:pPr>
              <w:spacing w:line="360" w:lineRule="auto"/>
              <w:jc w:val="both"/>
              <w:rPr>
                <w:rFonts w:asciiTheme="majorBidi" w:hAnsiTheme="majorBidi" w:cstheme="majorBidi"/>
                <w:sz w:val="24"/>
                <w:szCs w:val="24"/>
              </w:rPr>
            </w:pPr>
          </w:p>
          <w:p w14:paraId="08DAA814" w14:textId="77777777" w:rsidR="00F43D00" w:rsidRPr="00BB6FA3" w:rsidRDefault="00F43D00" w:rsidP="000B59EB">
            <w:pPr>
              <w:spacing w:line="360" w:lineRule="auto"/>
              <w:jc w:val="both"/>
              <w:rPr>
                <w:rFonts w:asciiTheme="majorBidi" w:hAnsiTheme="majorBidi" w:cstheme="majorBidi"/>
                <w:sz w:val="24"/>
                <w:szCs w:val="24"/>
              </w:rPr>
            </w:pPr>
          </w:p>
          <w:p w14:paraId="2C244BF3" w14:textId="3A75D4EE" w:rsidR="00026135" w:rsidRPr="00BB6FA3" w:rsidRDefault="00B761B2" w:rsidP="000B59EB">
            <w:pPr>
              <w:spacing w:line="360" w:lineRule="auto"/>
              <w:jc w:val="both"/>
              <w:rPr>
                <w:rFonts w:asciiTheme="majorBidi" w:hAnsiTheme="majorBidi" w:cstheme="majorBidi"/>
                <w:sz w:val="24"/>
                <w:szCs w:val="24"/>
              </w:rPr>
            </w:pPr>
            <w:r>
              <w:rPr>
                <w:rFonts w:asciiTheme="majorBidi" w:hAnsiTheme="majorBidi" w:cstheme="majorBidi"/>
                <w:sz w:val="24"/>
                <w:szCs w:val="24"/>
              </w:rPr>
              <w:t>5</w:t>
            </w:r>
          </w:p>
        </w:tc>
        <w:tc>
          <w:tcPr>
            <w:tcW w:w="1276" w:type="dxa"/>
            <w:vMerge w:val="restart"/>
            <w:shd w:val="clear" w:color="auto" w:fill="F2F2F2" w:themeFill="background1" w:themeFillShade="F2"/>
          </w:tcPr>
          <w:p w14:paraId="355135A0" w14:textId="77777777" w:rsidR="00872D2D" w:rsidRPr="00BB6FA3" w:rsidRDefault="00872D2D" w:rsidP="000B59EB">
            <w:pPr>
              <w:spacing w:line="360" w:lineRule="auto"/>
              <w:jc w:val="both"/>
              <w:rPr>
                <w:rFonts w:asciiTheme="majorBidi" w:hAnsiTheme="majorBidi" w:cstheme="majorBidi"/>
                <w:b/>
                <w:bCs/>
                <w:sz w:val="24"/>
                <w:szCs w:val="24"/>
              </w:rPr>
            </w:pPr>
          </w:p>
          <w:p w14:paraId="4B12D60A" w14:textId="77777777" w:rsidR="00872D2D" w:rsidRPr="00BB6FA3" w:rsidRDefault="00872D2D" w:rsidP="000B59EB">
            <w:pPr>
              <w:spacing w:line="360" w:lineRule="auto"/>
              <w:jc w:val="both"/>
              <w:rPr>
                <w:rFonts w:asciiTheme="majorBidi" w:hAnsiTheme="majorBidi" w:cstheme="majorBidi"/>
                <w:b/>
                <w:bCs/>
                <w:sz w:val="24"/>
                <w:szCs w:val="24"/>
              </w:rPr>
            </w:pPr>
          </w:p>
          <w:p w14:paraId="4CA28F71" w14:textId="77777777" w:rsidR="009E12FE" w:rsidRPr="00BB6FA3" w:rsidRDefault="009E12FE" w:rsidP="000B59EB">
            <w:pPr>
              <w:spacing w:line="360" w:lineRule="auto"/>
              <w:jc w:val="both"/>
              <w:rPr>
                <w:rFonts w:asciiTheme="majorBidi" w:hAnsiTheme="majorBidi" w:cstheme="majorBidi"/>
                <w:b/>
                <w:bCs/>
                <w:sz w:val="24"/>
                <w:szCs w:val="24"/>
              </w:rPr>
            </w:pPr>
          </w:p>
          <w:p w14:paraId="07827230" w14:textId="04A9604B" w:rsidR="00026135" w:rsidRPr="00BB6FA3" w:rsidRDefault="00026135" w:rsidP="000B59EB">
            <w:pPr>
              <w:spacing w:line="360" w:lineRule="auto"/>
              <w:jc w:val="both"/>
              <w:rPr>
                <w:rFonts w:asciiTheme="majorBidi" w:hAnsiTheme="majorBidi" w:cstheme="majorBidi"/>
                <w:b/>
                <w:bCs/>
                <w:sz w:val="24"/>
                <w:szCs w:val="24"/>
              </w:rPr>
            </w:pPr>
            <w:r w:rsidRPr="00BB6FA3">
              <w:rPr>
                <w:rFonts w:asciiTheme="majorBidi" w:hAnsiTheme="majorBidi" w:cstheme="majorBidi"/>
                <w:b/>
                <w:bCs/>
                <w:sz w:val="24"/>
                <w:szCs w:val="24"/>
              </w:rPr>
              <w:t xml:space="preserve">Gestion des </w:t>
            </w:r>
            <w:r w:rsidR="00B761B2">
              <w:rPr>
                <w:rFonts w:asciiTheme="majorBidi" w:hAnsiTheme="majorBidi" w:cstheme="majorBidi"/>
                <w:b/>
                <w:bCs/>
                <w:sz w:val="24"/>
                <w:szCs w:val="24"/>
              </w:rPr>
              <w:t xml:space="preserve">Secteur d’activité </w:t>
            </w:r>
            <w:r w:rsidRPr="00BB6FA3">
              <w:rPr>
                <w:rFonts w:asciiTheme="majorBidi" w:hAnsiTheme="majorBidi" w:cstheme="majorBidi"/>
                <w:b/>
                <w:bCs/>
                <w:sz w:val="24"/>
                <w:szCs w:val="24"/>
              </w:rPr>
              <w:t xml:space="preserve"> </w:t>
            </w:r>
          </w:p>
        </w:tc>
        <w:tc>
          <w:tcPr>
            <w:tcW w:w="1560" w:type="dxa"/>
          </w:tcPr>
          <w:p w14:paraId="6F5B381C" w14:textId="77777777" w:rsidR="00872D2D" w:rsidRPr="00BB6FA3" w:rsidRDefault="00872D2D" w:rsidP="000B59EB">
            <w:pPr>
              <w:spacing w:line="360" w:lineRule="auto"/>
              <w:jc w:val="both"/>
              <w:rPr>
                <w:rFonts w:asciiTheme="majorBidi" w:hAnsiTheme="majorBidi" w:cstheme="majorBidi"/>
              </w:rPr>
            </w:pPr>
          </w:p>
          <w:p w14:paraId="09FA3671" w14:textId="77777777" w:rsidR="00872D2D" w:rsidRPr="00BB6FA3" w:rsidRDefault="00872D2D" w:rsidP="000B59EB">
            <w:pPr>
              <w:spacing w:line="360" w:lineRule="auto"/>
              <w:jc w:val="both"/>
              <w:rPr>
                <w:rFonts w:asciiTheme="majorBidi" w:hAnsiTheme="majorBidi" w:cstheme="majorBidi"/>
              </w:rPr>
            </w:pPr>
          </w:p>
          <w:p w14:paraId="31F0477D" w14:textId="702D4BAD" w:rsidR="00872D2D" w:rsidRDefault="00872D2D" w:rsidP="000B59EB">
            <w:pPr>
              <w:spacing w:line="360" w:lineRule="auto"/>
              <w:jc w:val="both"/>
              <w:rPr>
                <w:rFonts w:asciiTheme="majorBidi" w:hAnsiTheme="majorBidi" w:cstheme="majorBidi"/>
              </w:rPr>
            </w:pPr>
          </w:p>
          <w:p w14:paraId="14BD21DD" w14:textId="77777777" w:rsidR="00E15112" w:rsidRPr="00BB6FA3" w:rsidRDefault="00E15112" w:rsidP="000B59EB">
            <w:pPr>
              <w:spacing w:line="360" w:lineRule="auto"/>
              <w:jc w:val="both"/>
              <w:rPr>
                <w:rFonts w:asciiTheme="majorBidi" w:hAnsiTheme="majorBidi" w:cstheme="majorBidi"/>
              </w:rPr>
            </w:pPr>
          </w:p>
          <w:p w14:paraId="344B1C44" w14:textId="77777777" w:rsidR="00872D2D" w:rsidRPr="00BB6FA3" w:rsidRDefault="00872D2D" w:rsidP="000B59EB">
            <w:pPr>
              <w:spacing w:line="360" w:lineRule="auto"/>
              <w:jc w:val="both"/>
              <w:rPr>
                <w:rFonts w:asciiTheme="majorBidi" w:hAnsiTheme="majorBidi" w:cstheme="majorBidi"/>
              </w:rPr>
            </w:pPr>
          </w:p>
          <w:p w14:paraId="326344CD" w14:textId="69F34280" w:rsidR="00026135" w:rsidRPr="00BB6FA3" w:rsidRDefault="00026135" w:rsidP="000B59EB">
            <w:pPr>
              <w:spacing w:line="360" w:lineRule="auto"/>
              <w:jc w:val="both"/>
              <w:rPr>
                <w:rFonts w:asciiTheme="majorBidi" w:hAnsiTheme="majorBidi" w:cstheme="majorBidi"/>
              </w:rPr>
            </w:pPr>
            <w:r w:rsidRPr="00BB6FA3">
              <w:rPr>
                <w:rFonts w:asciiTheme="majorBidi" w:hAnsiTheme="majorBidi" w:cstheme="majorBidi"/>
              </w:rPr>
              <w:t>Admin</w:t>
            </w:r>
          </w:p>
        </w:tc>
        <w:tc>
          <w:tcPr>
            <w:tcW w:w="1275" w:type="dxa"/>
          </w:tcPr>
          <w:p w14:paraId="4287BC5A" w14:textId="77777777" w:rsidR="00872D2D" w:rsidRPr="00BB6FA3" w:rsidRDefault="00872D2D" w:rsidP="000B59EB">
            <w:pPr>
              <w:spacing w:line="360" w:lineRule="auto"/>
              <w:jc w:val="both"/>
              <w:rPr>
                <w:rFonts w:asciiTheme="majorBidi" w:hAnsiTheme="majorBidi" w:cstheme="majorBidi"/>
              </w:rPr>
            </w:pPr>
          </w:p>
          <w:p w14:paraId="13454E67" w14:textId="77777777" w:rsidR="00872D2D" w:rsidRPr="00BB6FA3" w:rsidRDefault="00872D2D" w:rsidP="000B59EB">
            <w:pPr>
              <w:spacing w:line="360" w:lineRule="auto"/>
              <w:jc w:val="both"/>
              <w:rPr>
                <w:rFonts w:asciiTheme="majorBidi" w:hAnsiTheme="majorBidi" w:cstheme="majorBidi"/>
              </w:rPr>
            </w:pPr>
          </w:p>
          <w:p w14:paraId="1E4E880F" w14:textId="77777777" w:rsidR="00872D2D" w:rsidRPr="00BB6FA3" w:rsidRDefault="00872D2D" w:rsidP="000B59EB">
            <w:pPr>
              <w:spacing w:line="360" w:lineRule="auto"/>
              <w:jc w:val="both"/>
              <w:rPr>
                <w:rFonts w:asciiTheme="majorBidi" w:hAnsiTheme="majorBidi" w:cstheme="majorBidi"/>
              </w:rPr>
            </w:pPr>
          </w:p>
          <w:p w14:paraId="654A8B63" w14:textId="77777777" w:rsidR="00872D2D" w:rsidRPr="00BB6FA3" w:rsidRDefault="00872D2D" w:rsidP="000B59EB">
            <w:pPr>
              <w:spacing w:line="360" w:lineRule="auto"/>
              <w:jc w:val="both"/>
              <w:rPr>
                <w:rFonts w:asciiTheme="majorBidi" w:hAnsiTheme="majorBidi" w:cstheme="majorBidi"/>
              </w:rPr>
            </w:pPr>
          </w:p>
          <w:p w14:paraId="25532A24" w14:textId="77602FC4" w:rsidR="00026135" w:rsidRPr="00BB6FA3" w:rsidRDefault="00026135" w:rsidP="000B59EB">
            <w:pPr>
              <w:spacing w:line="360" w:lineRule="auto"/>
              <w:jc w:val="both"/>
              <w:rPr>
                <w:rFonts w:asciiTheme="majorBidi" w:hAnsiTheme="majorBidi" w:cstheme="majorBidi"/>
              </w:rPr>
            </w:pPr>
            <w:r w:rsidRPr="00BB6FA3">
              <w:rPr>
                <w:rFonts w:asciiTheme="majorBidi" w:hAnsiTheme="majorBidi" w:cstheme="majorBidi"/>
              </w:rPr>
              <w:t xml:space="preserve">Gérer </w:t>
            </w:r>
            <w:r w:rsidR="00B761B2">
              <w:rPr>
                <w:rFonts w:asciiTheme="majorBidi" w:hAnsiTheme="majorBidi" w:cstheme="majorBidi"/>
              </w:rPr>
              <w:t>secteur d’activité</w:t>
            </w:r>
            <w:r w:rsidRPr="00BB6FA3">
              <w:rPr>
                <w:rFonts w:asciiTheme="majorBidi" w:hAnsiTheme="majorBidi" w:cstheme="majorBidi"/>
              </w:rPr>
              <w:t xml:space="preserve">.  </w:t>
            </w:r>
          </w:p>
        </w:tc>
        <w:tc>
          <w:tcPr>
            <w:tcW w:w="1418" w:type="dxa"/>
          </w:tcPr>
          <w:p w14:paraId="0559B5C5" w14:textId="7B566A26" w:rsidR="00026135" w:rsidRPr="00BB6FA3" w:rsidRDefault="005C1437" w:rsidP="000B59EB">
            <w:pPr>
              <w:spacing w:line="360" w:lineRule="auto"/>
              <w:jc w:val="both"/>
              <w:rPr>
                <w:rFonts w:asciiTheme="majorBidi" w:hAnsiTheme="majorBidi" w:cstheme="majorBidi"/>
              </w:rPr>
            </w:pPr>
            <w:r w:rsidRPr="00BB6FA3">
              <w:rPr>
                <w:rFonts w:asciiTheme="majorBidi" w:hAnsiTheme="majorBidi" w:cstheme="majorBidi"/>
              </w:rPr>
              <w:t xml:space="preserve">-Je consulte la liste de </w:t>
            </w:r>
            <w:r w:rsidR="00B761B2">
              <w:rPr>
                <w:rFonts w:asciiTheme="majorBidi" w:hAnsiTheme="majorBidi" w:cstheme="majorBidi"/>
              </w:rPr>
              <w:t>secteur d’activité</w:t>
            </w:r>
            <w:r w:rsidRPr="00BB6FA3">
              <w:rPr>
                <w:rFonts w:asciiTheme="majorBidi" w:hAnsiTheme="majorBidi" w:cstheme="majorBidi"/>
              </w:rPr>
              <w:t>.</w:t>
            </w:r>
          </w:p>
          <w:p w14:paraId="6A129233" w14:textId="2CEBE651" w:rsidR="005C1437" w:rsidRPr="00BB6FA3" w:rsidRDefault="005C1437" w:rsidP="000B59EB">
            <w:pPr>
              <w:spacing w:line="360" w:lineRule="auto"/>
              <w:jc w:val="both"/>
              <w:rPr>
                <w:rFonts w:asciiTheme="majorBidi" w:hAnsiTheme="majorBidi" w:cstheme="majorBidi"/>
              </w:rPr>
            </w:pPr>
            <w:r w:rsidRPr="00BB6FA3">
              <w:rPr>
                <w:rFonts w:asciiTheme="majorBidi" w:hAnsiTheme="majorBidi" w:cstheme="majorBidi"/>
              </w:rPr>
              <w:t xml:space="preserve">-j’ajoute un </w:t>
            </w:r>
            <w:r w:rsidR="00B761B2">
              <w:rPr>
                <w:rFonts w:asciiTheme="majorBidi" w:hAnsiTheme="majorBidi" w:cstheme="majorBidi"/>
              </w:rPr>
              <w:t>secteur d’activité</w:t>
            </w:r>
            <w:r w:rsidRPr="00BB6FA3">
              <w:rPr>
                <w:rFonts w:asciiTheme="majorBidi" w:hAnsiTheme="majorBidi" w:cstheme="majorBidi"/>
              </w:rPr>
              <w:t>.</w:t>
            </w:r>
          </w:p>
          <w:p w14:paraId="364869F9" w14:textId="24A7498E" w:rsidR="005C1437" w:rsidRPr="00BB6FA3" w:rsidRDefault="005C1437" w:rsidP="000B59EB">
            <w:pPr>
              <w:spacing w:line="360" w:lineRule="auto"/>
              <w:jc w:val="both"/>
              <w:rPr>
                <w:rFonts w:asciiTheme="majorBidi" w:hAnsiTheme="majorBidi" w:cstheme="majorBidi"/>
              </w:rPr>
            </w:pPr>
            <w:r w:rsidRPr="00BB6FA3">
              <w:rPr>
                <w:rFonts w:asciiTheme="majorBidi" w:hAnsiTheme="majorBidi" w:cstheme="majorBidi"/>
              </w:rPr>
              <w:t xml:space="preserve">-Je modifie un </w:t>
            </w:r>
            <w:r w:rsidR="00B761B2">
              <w:rPr>
                <w:rFonts w:asciiTheme="majorBidi" w:hAnsiTheme="majorBidi" w:cstheme="majorBidi"/>
              </w:rPr>
              <w:t>secteur d’activité</w:t>
            </w:r>
            <w:r w:rsidRPr="00BB6FA3">
              <w:rPr>
                <w:rFonts w:asciiTheme="majorBidi" w:hAnsiTheme="majorBidi" w:cstheme="majorBidi"/>
              </w:rPr>
              <w:t>.</w:t>
            </w:r>
          </w:p>
          <w:p w14:paraId="02846D5D" w14:textId="74F7DF18" w:rsidR="005C1437" w:rsidRPr="00BB6FA3" w:rsidRDefault="005C1437" w:rsidP="000B59EB">
            <w:pPr>
              <w:spacing w:line="360" w:lineRule="auto"/>
              <w:jc w:val="both"/>
              <w:rPr>
                <w:rFonts w:asciiTheme="majorBidi" w:hAnsiTheme="majorBidi" w:cstheme="majorBidi"/>
              </w:rPr>
            </w:pPr>
            <w:r w:rsidRPr="00BB6FA3">
              <w:rPr>
                <w:rFonts w:asciiTheme="majorBidi" w:hAnsiTheme="majorBidi" w:cstheme="majorBidi"/>
              </w:rPr>
              <w:t xml:space="preserve">-Je supprime un </w:t>
            </w:r>
            <w:r w:rsidR="00B761B2">
              <w:rPr>
                <w:rFonts w:asciiTheme="majorBidi" w:hAnsiTheme="majorBidi" w:cstheme="majorBidi"/>
              </w:rPr>
              <w:t>secteur d’activité</w:t>
            </w:r>
            <w:r w:rsidRPr="00BB6FA3">
              <w:rPr>
                <w:rFonts w:asciiTheme="majorBidi" w:hAnsiTheme="majorBidi" w:cstheme="majorBidi"/>
              </w:rPr>
              <w:t>.</w:t>
            </w:r>
          </w:p>
        </w:tc>
        <w:tc>
          <w:tcPr>
            <w:tcW w:w="3969" w:type="dxa"/>
          </w:tcPr>
          <w:p w14:paraId="5B96A078" w14:textId="7C4A8973" w:rsidR="00026135" w:rsidRPr="00BB6FA3" w:rsidRDefault="005C1437" w:rsidP="000B59EB">
            <w:pPr>
              <w:spacing w:line="360" w:lineRule="auto"/>
              <w:jc w:val="both"/>
              <w:rPr>
                <w:rFonts w:asciiTheme="majorBidi" w:hAnsiTheme="majorBidi" w:cstheme="majorBidi"/>
              </w:rPr>
            </w:pPr>
            <w:r w:rsidRPr="00BB6FA3">
              <w:rPr>
                <w:rFonts w:asciiTheme="majorBidi" w:hAnsiTheme="majorBidi" w:cstheme="majorBidi"/>
              </w:rPr>
              <w:t xml:space="preserve">-Pour ajouter un </w:t>
            </w:r>
            <w:r w:rsidR="005173EB">
              <w:rPr>
                <w:rFonts w:asciiTheme="majorBidi" w:hAnsiTheme="majorBidi" w:cstheme="majorBidi"/>
              </w:rPr>
              <w:t>secteur d’activité</w:t>
            </w:r>
            <w:r w:rsidR="00B761B2" w:rsidRPr="00BB6FA3">
              <w:rPr>
                <w:rFonts w:asciiTheme="majorBidi" w:hAnsiTheme="majorBidi" w:cstheme="majorBidi"/>
              </w:rPr>
              <w:t xml:space="preserve"> : on</w:t>
            </w:r>
            <w:r w:rsidRPr="00BB6FA3">
              <w:rPr>
                <w:rFonts w:asciiTheme="majorBidi" w:hAnsiTheme="majorBidi" w:cstheme="majorBidi"/>
              </w:rPr>
              <w:t xml:space="preserve"> appuie sur le bouton </w:t>
            </w:r>
            <w:r w:rsidR="00B761B2" w:rsidRPr="00BB6FA3">
              <w:rPr>
                <w:rFonts w:asciiTheme="majorBidi" w:hAnsiTheme="majorBidi" w:cstheme="majorBidi"/>
              </w:rPr>
              <w:t>ajouter pour</w:t>
            </w:r>
            <w:r w:rsidRPr="00BB6FA3">
              <w:rPr>
                <w:rFonts w:asciiTheme="majorBidi" w:hAnsiTheme="majorBidi" w:cstheme="majorBidi"/>
              </w:rPr>
              <w:t xml:space="preserve"> remplir les informations nécessaires.</w:t>
            </w:r>
          </w:p>
          <w:p w14:paraId="1108B115" w14:textId="502B5E04" w:rsidR="005C1437" w:rsidRPr="00BB6FA3" w:rsidRDefault="005C1437" w:rsidP="000B59EB">
            <w:pPr>
              <w:spacing w:line="360" w:lineRule="auto"/>
              <w:jc w:val="both"/>
              <w:rPr>
                <w:rFonts w:asciiTheme="majorBidi" w:hAnsiTheme="majorBidi" w:cstheme="majorBidi"/>
              </w:rPr>
            </w:pPr>
            <w:r w:rsidRPr="00BB6FA3">
              <w:rPr>
                <w:rFonts w:asciiTheme="majorBidi" w:hAnsiTheme="majorBidi" w:cstheme="majorBidi"/>
              </w:rPr>
              <w:t xml:space="preserve">-Appui sur icone « modifier » pour modifie un </w:t>
            </w:r>
            <w:r w:rsidR="00B761B2">
              <w:rPr>
                <w:rFonts w:asciiTheme="majorBidi" w:hAnsiTheme="majorBidi" w:cstheme="majorBidi"/>
              </w:rPr>
              <w:t>secteur d’activité</w:t>
            </w:r>
            <w:r w:rsidRPr="00BB6FA3">
              <w:rPr>
                <w:rFonts w:asciiTheme="majorBidi" w:hAnsiTheme="majorBidi" w:cstheme="majorBidi"/>
              </w:rPr>
              <w:t>.</w:t>
            </w:r>
          </w:p>
          <w:p w14:paraId="2D644ACC" w14:textId="6CFA0911" w:rsidR="005C1437" w:rsidRPr="00BB6FA3" w:rsidRDefault="005C1437" w:rsidP="000B59EB">
            <w:pPr>
              <w:spacing w:line="360" w:lineRule="auto"/>
              <w:jc w:val="both"/>
              <w:rPr>
                <w:rFonts w:asciiTheme="majorBidi" w:hAnsiTheme="majorBidi" w:cstheme="majorBidi"/>
                <w:sz w:val="24"/>
                <w:szCs w:val="24"/>
              </w:rPr>
            </w:pPr>
            <w:r w:rsidRPr="00BB6FA3">
              <w:rPr>
                <w:rFonts w:asciiTheme="majorBidi" w:hAnsiTheme="majorBidi" w:cstheme="majorBidi"/>
              </w:rPr>
              <w:t>-Appui sur icone « supprimer</w:t>
            </w:r>
            <w:r w:rsidR="009E12FE" w:rsidRPr="00BB6FA3">
              <w:rPr>
                <w:rFonts w:asciiTheme="majorBidi" w:hAnsiTheme="majorBidi" w:cstheme="majorBidi"/>
              </w:rPr>
              <w:t xml:space="preserve"> » pour</w:t>
            </w:r>
            <w:r w:rsidRPr="00BB6FA3">
              <w:rPr>
                <w:rFonts w:asciiTheme="majorBidi" w:hAnsiTheme="majorBidi" w:cstheme="majorBidi"/>
              </w:rPr>
              <w:t xml:space="preserve"> supprimer un </w:t>
            </w:r>
            <w:r w:rsidR="00B761B2">
              <w:rPr>
                <w:rFonts w:asciiTheme="majorBidi" w:hAnsiTheme="majorBidi" w:cstheme="majorBidi"/>
              </w:rPr>
              <w:t>secteur d’activité</w:t>
            </w:r>
            <w:r w:rsidRPr="00BB6FA3">
              <w:rPr>
                <w:rFonts w:asciiTheme="majorBidi" w:hAnsiTheme="majorBidi" w:cstheme="majorBidi"/>
              </w:rPr>
              <w:t>.</w:t>
            </w:r>
          </w:p>
        </w:tc>
        <w:tc>
          <w:tcPr>
            <w:tcW w:w="992" w:type="dxa"/>
          </w:tcPr>
          <w:p w14:paraId="7B964EEC" w14:textId="77777777" w:rsidR="00026135" w:rsidRPr="00BB6FA3" w:rsidRDefault="00026135" w:rsidP="000B59EB">
            <w:pPr>
              <w:spacing w:line="360" w:lineRule="auto"/>
              <w:jc w:val="both"/>
              <w:rPr>
                <w:rFonts w:asciiTheme="majorBidi" w:hAnsiTheme="majorBidi" w:cstheme="majorBidi"/>
                <w:sz w:val="24"/>
                <w:szCs w:val="24"/>
              </w:rPr>
            </w:pPr>
          </w:p>
        </w:tc>
      </w:tr>
      <w:tr w:rsidR="00026135" w:rsidRPr="00BB6FA3" w14:paraId="16DA0266" w14:textId="77777777" w:rsidTr="000B6D16">
        <w:trPr>
          <w:trHeight w:val="5094"/>
        </w:trPr>
        <w:tc>
          <w:tcPr>
            <w:tcW w:w="709" w:type="dxa"/>
            <w:vMerge/>
            <w:shd w:val="clear" w:color="auto" w:fill="F2F2F2" w:themeFill="background1" w:themeFillShade="F2"/>
          </w:tcPr>
          <w:p w14:paraId="0ABAAB2B" w14:textId="77777777" w:rsidR="00026135" w:rsidRPr="00BB6FA3" w:rsidRDefault="00026135" w:rsidP="000B59EB">
            <w:pPr>
              <w:spacing w:line="360" w:lineRule="auto"/>
              <w:jc w:val="both"/>
              <w:rPr>
                <w:rFonts w:asciiTheme="majorBidi" w:hAnsiTheme="majorBidi" w:cstheme="majorBidi"/>
                <w:sz w:val="24"/>
                <w:szCs w:val="24"/>
              </w:rPr>
            </w:pPr>
          </w:p>
        </w:tc>
        <w:tc>
          <w:tcPr>
            <w:tcW w:w="1276" w:type="dxa"/>
            <w:vMerge/>
            <w:shd w:val="clear" w:color="auto" w:fill="F2F2F2" w:themeFill="background1" w:themeFillShade="F2"/>
          </w:tcPr>
          <w:p w14:paraId="364545E5" w14:textId="77777777" w:rsidR="00026135" w:rsidRPr="00BB6FA3" w:rsidRDefault="00026135" w:rsidP="000B59EB">
            <w:pPr>
              <w:spacing w:line="360" w:lineRule="auto"/>
              <w:jc w:val="both"/>
              <w:rPr>
                <w:rFonts w:asciiTheme="majorBidi" w:hAnsiTheme="majorBidi" w:cstheme="majorBidi"/>
                <w:b/>
                <w:bCs/>
                <w:sz w:val="24"/>
                <w:szCs w:val="24"/>
              </w:rPr>
            </w:pPr>
          </w:p>
        </w:tc>
        <w:tc>
          <w:tcPr>
            <w:tcW w:w="1560" w:type="dxa"/>
          </w:tcPr>
          <w:p w14:paraId="7C37BE93" w14:textId="36C8D20F" w:rsidR="00F43D00" w:rsidRDefault="00F43D00" w:rsidP="000B59EB">
            <w:pPr>
              <w:spacing w:line="360" w:lineRule="auto"/>
              <w:jc w:val="both"/>
              <w:rPr>
                <w:rFonts w:asciiTheme="majorBidi" w:hAnsiTheme="majorBidi" w:cstheme="majorBidi"/>
              </w:rPr>
            </w:pPr>
          </w:p>
          <w:p w14:paraId="512F5AD2" w14:textId="77777777" w:rsidR="00E15112" w:rsidRPr="00BB6FA3" w:rsidRDefault="00E15112" w:rsidP="000B59EB">
            <w:pPr>
              <w:spacing w:line="360" w:lineRule="auto"/>
              <w:jc w:val="both"/>
              <w:rPr>
                <w:rFonts w:asciiTheme="majorBidi" w:hAnsiTheme="majorBidi" w:cstheme="majorBidi"/>
              </w:rPr>
            </w:pPr>
          </w:p>
          <w:p w14:paraId="1A9741A7" w14:textId="16791974" w:rsidR="00026135" w:rsidRPr="00BB6FA3" w:rsidRDefault="00026135" w:rsidP="000B59EB">
            <w:pPr>
              <w:spacing w:line="360" w:lineRule="auto"/>
              <w:jc w:val="both"/>
              <w:rPr>
                <w:rFonts w:asciiTheme="majorBidi" w:hAnsiTheme="majorBidi" w:cstheme="majorBidi"/>
              </w:rPr>
            </w:pPr>
            <w:r w:rsidRPr="00BB6FA3">
              <w:rPr>
                <w:rFonts w:asciiTheme="majorBidi" w:hAnsiTheme="majorBidi" w:cstheme="majorBidi"/>
              </w:rPr>
              <w:t>Editeur</w:t>
            </w:r>
          </w:p>
        </w:tc>
        <w:tc>
          <w:tcPr>
            <w:tcW w:w="1275" w:type="dxa"/>
          </w:tcPr>
          <w:p w14:paraId="2694A736" w14:textId="77777777" w:rsidR="00872D2D" w:rsidRPr="00BB6FA3" w:rsidRDefault="00872D2D" w:rsidP="000B59EB">
            <w:pPr>
              <w:spacing w:line="360" w:lineRule="auto"/>
              <w:jc w:val="both"/>
              <w:rPr>
                <w:rFonts w:asciiTheme="majorBidi" w:hAnsiTheme="majorBidi" w:cstheme="majorBidi"/>
              </w:rPr>
            </w:pPr>
          </w:p>
          <w:p w14:paraId="37BE66E1" w14:textId="1B630BE3" w:rsidR="00026135" w:rsidRPr="00BB6FA3" w:rsidRDefault="00026135" w:rsidP="000B59EB">
            <w:pPr>
              <w:spacing w:line="360" w:lineRule="auto"/>
              <w:jc w:val="both"/>
              <w:rPr>
                <w:rFonts w:asciiTheme="majorBidi" w:hAnsiTheme="majorBidi" w:cstheme="majorBidi"/>
              </w:rPr>
            </w:pPr>
            <w:r w:rsidRPr="00BB6FA3">
              <w:rPr>
                <w:rFonts w:asciiTheme="majorBidi" w:hAnsiTheme="majorBidi" w:cstheme="majorBidi"/>
              </w:rPr>
              <w:t xml:space="preserve">Gérer </w:t>
            </w:r>
            <w:r w:rsidR="009E12FE">
              <w:rPr>
                <w:rFonts w:asciiTheme="majorBidi" w:hAnsiTheme="majorBidi" w:cstheme="majorBidi"/>
              </w:rPr>
              <w:t>secteur d’activité</w:t>
            </w:r>
            <w:r w:rsidRPr="00BB6FA3">
              <w:rPr>
                <w:rFonts w:asciiTheme="majorBidi" w:hAnsiTheme="majorBidi" w:cstheme="majorBidi"/>
              </w:rPr>
              <w:t xml:space="preserve">. </w:t>
            </w:r>
          </w:p>
        </w:tc>
        <w:tc>
          <w:tcPr>
            <w:tcW w:w="1418" w:type="dxa"/>
          </w:tcPr>
          <w:p w14:paraId="614C96CC" w14:textId="62E6DB90" w:rsidR="00026135" w:rsidRPr="00BB6FA3" w:rsidRDefault="005C1437"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w:t>
            </w:r>
            <w:r w:rsidRPr="00BB6FA3">
              <w:rPr>
                <w:rFonts w:asciiTheme="majorBidi" w:hAnsiTheme="majorBidi" w:cstheme="majorBidi"/>
              </w:rPr>
              <w:t xml:space="preserve">Je consulte la liste de </w:t>
            </w:r>
            <w:r w:rsidR="005173EB">
              <w:rPr>
                <w:rFonts w:asciiTheme="majorBidi" w:hAnsiTheme="majorBidi" w:cstheme="majorBidi"/>
              </w:rPr>
              <w:t>secteur d’activité</w:t>
            </w:r>
            <w:r w:rsidRPr="00BB6FA3">
              <w:rPr>
                <w:rFonts w:asciiTheme="majorBidi" w:hAnsiTheme="majorBidi" w:cstheme="majorBidi"/>
              </w:rPr>
              <w:t>.</w:t>
            </w:r>
          </w:p>
          <w:p w14:paraId="460BA4C6" w14:textId="724D0E84" w:rsidR="005C1437" w:rsidRPr="00BB6FA3" w:rsidRDefault="005C1437" w:rsidP="000B59EB">
            <w:pPr>
              <w:spacing w:line="360" w:lineRule="auto"/>
              <w:jc w:val="both"/>
              <w:rPr>
                <w:rFonts w:asciiTheme="majorBidi" w:hAnsiTheme="majorBidi" w:cstheme="majorBidi"/>
              </w:rPr>
            </w:pPr>
            <w:r w:rsidRPr="00BB6FA3">
              <w:rPr>
                <w:rFonts w:asciiTheme="majorBidi" w:hAnsiTheme="majorBidi" w:cstheme="majorBidi"/>
              </w:rPr>
              <w:t xml:space="preserve">-J’ajoute un </w:t>
            </w:r>
            <w:r w:rsidR="005173EB">
              <w:rPr>
                <w:rFonts w:asciiTheme="majorBidi" w:hAnsiTheme="majorBidi" w:cstheme="majorBidi"/>
              </w:rPr>
              <w:t>secteur d’activité</w:t>
            </w:r>
            <w:r w:rsidRPr="00BB6FA3">
              <w:rPr>
                <w:rFonts w:asciiTheme="majorBidi" w:hAnsiTheme="majorBidi" w:cstheme="majorBidi"/>
              </w:rPr>
              <w:t>.</w:t>
            </w:r>
          </w:p>
          <w:p w14:paraId="628C5C82" w14:textId="43624C17" w:rsidR="005C1437" w:rsidRPr="00BB6FA3" w:rsidRDefault="005C1437" w:rsidP="000B59EB">
            <w:pPr>
              <w:spacing w:line="360" w:lineRule="auto"/>
              <w:jc w:val="both"/>
              <w:rPr>
                <w:rFonts w:asciiTheme="majorBidi" w:hAnsiTheme="majorBidi" w:cstheme="majorBidi"/>
              </w:rPr>
            </w:pPr>
            <w:r w:rsidRPr="00BB6FA3">
              <w:rPr>
                <w:rFonts w:asciiTheme="majorBidi" w:hAnsiTheme="majorBidi" w:cstheme="majorBidi"/>
              </w:rPr>
              <w:t xml:space="preserve">-Je modifie un </w:t>
            </w:r>
            <w:r w:rsidR="005173EB">
              <w:rPr>
                <w:rFonts w:asciiTheme="majorBidi" w:hAnsiTheme="majorBidi" w:cstheme="majorBidi"/>
              </w:rPr>
              <w:t>secteur d’activité</w:t>
            </w:r>
            <w:r w:rsidRPr="00BB6FA3">
              <w:rPr>
                <w:rFonts w:asciiTheme="majorBidi" w:hAnsiTheme="majorBidi" w:cstheme="majorBidi"/>
              </w:rPr>
              <w:t>.</w:t>
            </w:r>
          </w:p>
          <w:p w14:paraId="1E7D9CF5" w14:textId="20BC0E2C" w:rsidR="005C1437" w:rsidRPr="00E15112" w:rsidRDefault="005C1437" w:rsidP="000B59EB">
            <w:pPr>
              <w:spacing w:line="360" w:lineRule="auto"/>
              <w:jc w:val="both"/>
              <w:rPr>
                <w:rFonts w:asciiTheme="majorBidi" w:hAnsiTheme="majorBidi" w:cstheme="majorBidi"/>
              </w:rPr>
            </w:pPr>
            <w:r w:rsidRPr="00BB6FA3">
              <w:rPr>
                <w:rFonts w:asciiTheme="majorBidi" w:hAnsiTheme="majorBidi" w:cstheme="majorBidi"/>
              </w:rPr>
              <w:t xml:space="preserve">-Je supprime un </w:t>
            </w:r>
            <w:r w:rsidR="005173EB">
              <w:rPr>
                <w:rFonts w:asciiTheme="majorBidi" w:hAnsiTheme="majorBidi" w:cstheme="majorBidi"/>
              </w:rPr>
              <w:t>secteur d’activité</w:t>
            </w:r>
            <w:r w:rsidRPr="00BB6FA3">
              <w:rPr>
                <w:rFonts w:asciiTheme="majorBidi" w:hAnsiTheme="majorBidi" w:cstheme="majorBidi"/>
              </w:rPr>
              <w:t>.</w:t>
            </w:r>
          </w:p>
        </w:tc>
        <w:tc>
          <w:tcPr>
            <w:tcW w:w="3969" w:type="dxa"/>
          </w:tcPr>
          <w:p w14:paraId="469946EA" w14:textId="4E2E7EB0" w:rsidR="00026135" w:rsidRPr="00BB6FA3" w:rsidRDefault="00872D2D" w:rsidP="000B59EB">
            <w:pPr>
              <w:spacing w:line="360" w:lineRule="auto"/>
              <w:jc w:val="both"/>
              <w:rPr>
                <w:rFonts w:asciiTheme="majorBidi" w:hAnsiTheme="majorBidi" w:cstheme="majorBidi"/>
              </w:rPr>
            </w:pPr>
            <w:r w:rsidRPr="00BB6FA3">
              <w:rPr>
                <w:rFonts w:asciiTheme="majorBidi" w:hAnsiTheme="majorBidi" w:cstheme="majorBidi"/>
              </w:rPr>
              <w:t>-Pour ajouter un</w:t>
            </w:r>
            <w:r w:rsidR="005173EB">
              <w:rPr>
                <w:rFonts w:asciiTheme="majorBidi" w:hAnsiTheme="majorBidi" w:cstheme="majorBidi"/>
              </w:rPr>
              <w:t xml:space="preserve"> secteur d’activité</w:t>
            </w:r>
            <w:r w:rsidR="00095FF0">
              <w:rPr>
                <w:rFonts w:asciiTheme="majorBidi" w:hAnsiTheme="majorBidi" w:cstheme="majorBidi"/>
              </w:rPr>
              <w:t xml:space="preserve"> </w:t>
            </w:r>
            <w:r w:rsidR="00095FF0" w:rsidRPr="00BB6FA3">
              <w:rPr>
                <w:rFonts w:asciiTheme="majorBidi" w:hAnsiTheme="majorBidi" w:cstheme="majorBidi"/>
              </w:rPr>
              <w:t>: on</w:t>
            </w:r>
            <w:r w:rsidRPr="00BB6FA3">
              <w:rPr>
                <w:rFonts w:asciiTheme="majorBidi" w:hAnsiTheme="majorBidi" w:cstheme="majorBidi"/>
              </w:rPr>
              <w:t xml:space="preserve"> appuie sur le bouton ajouter pour remplir les informations nécessaires.</w:t>
            </w:r>
          </w:p>
          <w:p w14:paraId="0F008D1A" w14:textId="0D54E68D" w:rsidR="00872D2D" w:rsidRPr="00BB6FA3" w:rsidRDefault="00872D2D" w:rsidP="000B59EB">
            <w:pPr>
              <w:spacing w:line="360" w:lineRule="auto"/>
              <w:jc w:val="both"/>
              <w:rPr>
                <w:rFonts w:asciiTheme="majorBidi" w:hAnsiTheme="majorBidi" w:cstheme="majorBidi"/>
              </w:rPr>
            </w:pPr>
            <w:r w:rsidRPr="00BB6FA3">
              <w:rPr>
                <w:rFonts w:asciiTheme="majorBidi" w:hAnsiTheme="majorBidi" w:cstheme="majorBidi"/>
              </w:rPr>
              <w:t xml:space="preserve">-Appui sur icone « modifier » pour modifie un </w:t>
            </w:r>
            <w:r w:rsidR="009E12FE">
              <w:rPr>
                <w:rFonts w:asciiTheme="majorBidi" w:hAnsiTheme="majorBidi" w:cstheme="majorBidi"/>
              </w:rPr>
              <w:t>secteur d’activité</w:t>
            </w:r>
            <w:r w:rsidRPr="00BB6FA3">
              <w:rPr>
                <w:rFonts w:asciiTheme="majorBidi" w:hAnsiTheme="majorBidi" w:cstheme="majorBidi"/>
              </w:rPr>
              <w:t>.</w:t>
            </w:r>
          </w:p>
          <w:p w14:paraId="53FB26F7" w14:textId="46F627CB" w:rsidR="00872D2D" w:rsidRPr="00BB6FA3" w:rsidRDefault="00872D2D" w:rsidP="000B59EB">
            <w:pPr>
              <w:spacing w:line="360" w:lineRule="auto"/>
              <w:jc w:val="both"/>
              <w:rPr>
                <w:rFonts w:asciiTheme="majorBidi" w:hAnsiTheme="majorBidi" w:cstheme="majorBidi"/>
                <w:sz w:val="24"/>
                <w:szCs w:val="24"/>
              </w:rPr>
            </w:pPr>
            <w:r w:rsidRPr="00BB6FA3">
              <w:rPr>
                <w:rFonts w:asciiTheme="majorBidi" w:hAnsiTheme="majorBidi" w:cstheme="majorBidi"/>
              </w:rPr>
              <w:t xml:space="preserve">-Appui sur icone « supprimer » pour supprimer un </w:t>
            </w:r>
            <w:r w:rsidR="009E12FE">
              <w:rPr>
                <w:rFonts w:asciiTheme="majorBidi" w:hAnsiTheme="majorBidi" w:cstheme="majorBidi"/>
              </w:rPr>
              <w:t>secteur d’activité</w:t>
            </w:r>
            <w:r w:rsidRPr="00BB6FA3">
              <w:rPr>
                <w:rFonts w:asciiTheme="majorBidi" w:hAnsiTheme="majorBidi" w:cstheme="majorBidi"/>
              </w:rPr>
              <w:t>.</w:t>
            </w:r>
          </w:p>
        </w:tc>
        <w:tc>
          <w:tcPr>
            <w:tcW w:w="992" w:type="dxa"/>
          </w:tcPr>
          <w:p w14:paraId="6512A1E7" w14:textId="77777777" w:rsidR="00026135" w:rsidRPr="00BB6FA3" w:rsidRDefault="00026135" w:rsidP="000B59EB">
            <w:pPr>
              <w:spacing w:line="360" w:lineRule="auto"/>
              <w:jc w:val="both"/>
              <w:rPr>
                <w:rFonts w:asciiTheme="majorBidi" w:hAnsiTheme="majorBidi" w:cstheme="majorBidi"/>
                <w:sz w:val="24"/>
                <w:szCs w:val="24"/>
              </w:rPr>
            </w:pPr>
          </w:p>
        </w:tc>
      </w:tr>
      <w:tr w:rsidR="00530A51" w:rsidRPr="00BB6FA3" w14:paraId="730E59D5" w14:textId="77777777" w:rsidTr="000B6D16">
        <w:trPr>
          <w:trHeight w:val="3813"/>
        </w:trPr>
        <w:tc>
          <w:tcPr>
            <w:tcW w:w="709" w:type="dxa"/>
            <w:vMerge w:val="restart"/>
            <w:shd w:val="clear" w:color="auto" w:fill="F2F2F2" w:themeFill="background1" w:themeFillShade="F2"/>
          </w:tcPr>
          <w:p w14:paraId="4BA1CC48" w14:textId="77777777" w:rsidR="00662A33" w:rsidRPr="00BB6FA3" w:rsidRDefault="00662A33" w:rsidP="000B59EB">
            <w:pPr>
              <w:spacing w:line="360" w:lineRule="auto"/>
              <w:jc w:val="both"/>
              <w:rPr>
                <w:rFonts w:asciiTheme="majorBidi" w:hAnsiTheme="majorBidi" w:cstheme="majorBidi"/>
                <w:sz w:val="24"/>
                <w:szCs w:val="24"/>
              </w:rPr>
            </w:pPr>
          </w:p>
          <w:p w14:paraId="749A0D8A" w14:textId="26B5CDFC" w:rsidR="00E15112" w:rsidRDefault="00E15112" w:rsidP="000B59EB">
            <w:pPr>
              <w:spacing w:line="360" w:lineRule="auto"/>
              <w:jc w:val="both"/>
              <w:rPr>
                <w:rFonts w:asciiTheme="majorBidi" w:hAnsiTheme="majorBidi" w:cstheme="majorBidi"/>
                <w:sz w:val="24"/>
                <w:szCs w:val="24"/>
              </w:rPr>
            </w:pPr>
          </w:p>
          <w:p w14:paraId="27AC05D4" w14:textId="77777777" w:rsidR="00AA34A0" w:rsidRDefault="00AA34A0" w:rsidP="000B59EB">
            <w:pPr>
              <w:spacing w:line="360" w:lineRule="auto"/>
              <w:jc w:val="both"/>
              <w:rPr>
                <w:rFonts w:asciiTheme="majorBidi" w:hAnsiTheme="majorBidi" w:cstheme="majorBidi"/>
                <w:sz w:val="24"/>
                <w:szCs w:val="24"/>
              </w:rPr>
            </w:pPr>
          </w:p>
          <w:p w14:paraId="6EC04221" w14:textId="77777777" w:rsidR="00E15112" w:rsidRDefault="00E15112" w:rsidP="000B59EB">
            <w:pPr>
              <w:spacing w:line="360" w:lineRule="auto"/>
              <w:jc w:val="both"/>
              <w:rPr>
                <w:rFonts w:asciiTheme="majorBidi" w:hAnsiTheme="majorBidi" w:cstheme="majorBidi"/>
                <w:sz w:val="24"/>
                <w:szCs w:val="24"/>
              </w:rPr>
            </w:pPr>
          </w:p>
          <w:p w14:paraId="3B7E24CA" w14:textId="77777777" w:rsidR="00E15112" w:rsidRDefault="00E15112" w:rsidP="000B59EB">
            <w:pPr>
              <w:spacing w:line="360" w:lineRule="auto"/>
              <w:jc w:val="both"/>
              <w:rPr>
                <w:rFonts w:asciiTheme="majorBidi" w:hAnsiTheme="majorBidi" w:cstheme="majorBidi"/>
                <w:sz w:val="24"/>
                <w:szCs w:val="24"/>
              </w:rPr>
            </w:pPr>
          </w:p>
          <w:p w14:paraId="0C633319" w14:textId="60B5DA22" w:rsidR="00530A51" w:rsidRPr="00BB6FA3" w:rsidRDefault="00F43D00" w:rsidP="000B59EB">
            <w:pPr>
              <w:spacing w:line="360" w:lineRule="auto"/>
              <w:jc w:val="both"/>
              <w:rPr>
                <w:rFonts w:asciiTheme="majorBidi" w:hAnsiTheme="majorBidi" w:cstheme="majorBidi"/>
                <w:sz w:val="24"/>
                <w:szCs w:val="24"/>
              </w:rPr>
            </w:pPr>
            <w:r>
              <w:rPr>
                <w:rFonts w:asciiTheme="majorBidi" w:hAnsiTheme="majorBidi" w:cstheme="majorBidi"/>
                <w:sz w:val="24"/>
                <w:szCs w:val="24"/>
              </w:rPr>
              <w:t>6</w:t>
            </w:r>
          </w:p>
        </w:tc>
        <w:tc>
          <w:tcPr>
            <w:tcW w:w="1276" w:type="dxa"/>
            <w:vMerge w:val="restart"/>
            <w:shd w:val="clear" w:color="auto" w:fill="F2F2F2" w:themeFill="background1" w:themeFillShade="F2"/>
          </w:tcPr>
          <w:p w14:paraId="4CE39B36" w14:textId="77777777" w:rsidR="0023397F" w:rsidRPr="00BB6FA3" w:rsidRDefault="0023397F" w:rsidP="000B59EB">
            <w:pPr>
              <w:spacing w:line="360" w:lineRule="auto"/>
              <w:jc w:val="both"/>
              <w:rPr>
                <w:rFonts w:asciiTheme="majorBidi" w:hAnsiTheme="majorBidi" w:cstheme="majorBidi"/>
                <w:b/>
                <w:bCs/>
              </w:rPr>
            </w:pPr>
          </w:p>
          <w:p w14:paraId="20E912BE" w14:textId="77777777" w:rsidR="00F43D00" w:rsidRPr="00BB6FA3" w:rsidRDefault="00F43D00" w:rsidP="000B59EB">
            <w:pPr>
              <w:spacing w:line="360" w:lineRule="auto"/>
              <w:jc w:val="both"/>
              <w:rPr>
                <w:rFonts w:asciiTheme="majorBidi" w:hAnsiTheme="majorBidi" w:cstheme="majorBidi"/>
                <w:b/>
                <w:bCs/>
              </w:rPr>
            </w:pPr>
          </w:p>
          <w:p w14:paraId="2DF3B278" w14:textId="77777777" w:rsidR="00E15112" w:rsidRDefault="00E15112" w:rsidP="000B59EB">
            <w:pPr>
              <w:spacing w:line="360" w:lineRule="auto"/>
              <w:jc w:val="both"/>
              <w:rPr>
                <w:rFonts w:asciiTheme="majorBidi" w:hAnsiTheme="majorBidi" w:cstheme="majorBidi"/>
                <w:b/>
                <w:bCs/>
              </w:rPr>
            </w:pPr>
          </w:p>
          <w:p w14:paraId="563F5087" w14:textId="77777777" w:rsidR="00E15112" w:rsidRDefault="00E15112" w:rsidP="000B59EB">
            <w:pPr>
              <w:spacing w:line="360" w:lineRule="auto"/>
              <w:jc w:val="both"/>
              <w:rPr>
                <w:rFonts w:asciiTheme="majorBidi" w:hAnsiTheme="majorBidi" w:cstheme="majorBidi"/>
                <w:b/>
                <w:bCs/>
              </w:rPr>
            </w:pPr>
          </w:p>
          <w:p w14:paraId="54ABFAD5" w14:textId="7912832D" w:rsidR="00530A51" w:rsidRPr="00BB6FA3" w:rsidRDefault="00530A51" w:rsidP="000B59EB">
            <w:pPr>
              <w:spacing w:line="360" w:lineRule="auto"/>
              <w:jc w:val="both"/>
              <w:rPr>
                <w:rFonts w:asciiTheme="majorBidi" w:hAnsiTheme="majorBidi" w:cstheme="majorBidi"/>
                <w:b/>
                <w:bCs/>
              </w:rPr>
            </w:pPr>
            <w:r w:rsidRPr="00BB6FA3">
              <w:rPr>
                <w:rFonts w:asciiTheme="majorBidi" w:hAnsiTheme="majorBidi" w:cstheme="majorBidi"/>
                <w:b/>
                <w:bCs/>
              </w:rPr>
              <w:t>Gestion des compétences</w:t>
            </w:r>
          </w:p>
        </w:tc>
        <w:tc>
          <w:tcPr>
            <w:tcW w:w="1560" w:type="dxa"/>
          </w:tcPr>
          <w:p w14:paraId="28216262" w14:textId="4067A60C" w:rsidR="00A641CE" w:rsidRDefault="00A641CE" w:rsidP="000B59EB">
            <w:pPr>
              <w:spacing w:line="360" w:lineRule="auto"/>
              <w:jc w:val="both"/>
              <w:rPr>
                <w:rFonts w:asciiTheme="majorBidi" w:hAnsiTheme="majorBidi" w:cstheme="majorBidi"/>
              </w:rPr>
            </w:pPr>
          </w:p>
          <w:p w14:paraId="6359EB35" w14:textId="0BA129B9" w:rsidR="00F43D00" w:rsidRDefault="00F43D00" w:rsidP="000B59EB">
            <w:pPr>
              <w:spacing w:line="360" w:lineRule="auto"/>
              <w:jc w:val="both"/>
              <w:rPr>
                <w:rFonts w:asciiTheme="majorBidi" w:hAnsiTheme="majorBidi" w:cstheme="majorBidi"/>
              </w:rPr>
            </w:pPr>
          </w:p>
          <w:p w14:paraId="40CA4D0A" w14:textId="2BFA4044" w:rsidR="00F43D00" w:rsidRDefault="00F43D00" w:rsidP="000B59EB">
            <w:pPr>
              <w:spacing w:line="360" w:lineRule="auto"/>
              <w:jc w:val="both"/>
              <w:rPr>
                <w:rFonts w:asciiTheme="majorBidi" w:hAnsiTheme="majorBidi" w:cstheme="majorBidi"/>
              </w:rPr>
            </w:pPr>
          </w:p>
          <w:p w14:paraId="72539082" w14:textId="77777777" w:rsidR="00F43D00" w:rsidRDefault="00F43D00" w:rsidP="000B59EB">
            <w:pPr>
              <w:spacing w:line="360" w:lineRule="auto"/>
              <w:jc w:val="both"/>
              <w:rPr>
                <w:rFonts w:asciiTheme="majorBidi" w:hAnsiTheme="majorBidi" w:cstheme="majorBidi"/>
              </w:rPr>
            </w:pPr>
          </w:p>
          <w:p w14:paraId="54B304EF" w14:textId="77777777" w:rsidR="00F43D00" w:rsidRDefault="00F43D00" w:rsidP="000B59EB">
            <w:pPr>
              <w:spacing w:line="360" w:lineRule="auto"/>
              <w:jc w:val="both"/>
              <w:rPr>
                <w:rFonts w:asciiTheme="majorBidi" w:hAnsiTheme="majorBidi" w:cstheme="majorBidi"/>
              </w:rPr>
            </w:pPr>
          </w:p>
          <w:p w14:paraId="5DEDD645" w14:textId="77777777" w:rsidR="00F43D00" w:rsidRDefault="00F43D00" w:rsidP="000B59EB">
            <w:pPr>
              <w:spacing w:line="360" w:lineRule="auto"/>
              <w:jc w:val="both"/>
              <w:rPr>
                <w:rFonts w:asciiTheme="majorBidi" w:hAnsiTheme="majorBidi" w:cstheme="majorBidi"/>
              </w:rPr>
            </w:pPr>
          </w:p>
          <w:p w14:paraId="64C2926C" w14:textId="7D8AF997" w:rsidR="00530A51" w:rsidRPr="00BB6FA3" w:rsidRDefault="00F43D00" w:rsidP="000B59EB">
            <w:pPr>
              <w:spacing w:line="360" w:lineRule="auto"/>
              <w:jc w:val="both"/>
              <w:rPr>
                <w:rFonts w:asciiTheme="majorBidi" w:hAnsiTheme="majorBidi" w:cstheme="majorBidi"/>
              </w:rPr>
            </w:pPr>
            <w:r>
              <w:rPr>
                <w:rFonts w:asciiTheme="majorBidi" w:hAnsiTheme="majorBidi" w:cstheme="majorBidi"/>
              </w:rPr>
              <w:t xml:space="preserve">    </w:t>
            </w:r>
            <w:r w:rsidR="00530A51" w:rsidRPr="00BB6FA3">
              <w:rPr>
                <w:rFonts w:asciiTheme="majorBidi" w:hAnsiTheme="majorBidi" w:cstheme="majorBidi"/>
              </w:rPr>
              <w:t>Admin</w:t>
            </w:r>
          </w:p>
        </w:tc>
        <w:tc>
          <w:tcPr>
            <w:tcW w:w="1275" w:type="dxa"/>
          </w:tcPr>
          <w:p w14:paraId="46CA3EB1" w14:textId="77777777" w:rsidR="00F43D00" w:rsidRDefault="00F43D00" w:rsidP="000B59EB">
            <w:pPr>
              <w:spacing w:line="360" w:lineRule="auto"/>
              <w:jc w:val="both"/>
              <w:rPr>
                <w:rFonts w:asciiTheme="majorBidi" w:hAnsiTheme="majorBidi" w:cstheme="majorBidi"/>
              </w:rPr>
            </w:pPr>
          </w:p>
          <w:p w14:paraId="76D7A8C2" w14:textId="77777777" w:rsidR="00F43D00" w:rsidRDefault="00F43D00" w:rsidP="000B59EB">
            <w:pPr>
              <w:spacing w:line="360" w:lineRule="auto"/>
              <w:jc w:val="both"/>
              <w:rPr>
                <w:rFonts w:asciiTheme="majorBidi" w:hAnsiTheme="majorBidi" w:cstheme="majorBidi"/>
              </w:rPr>
            </w:pPr>
          </w:p>
          <w:p w14:paraId="7A1255C7" w14:textId="77777777" w:rsidR="00F43D00" w:rsidRDefault="00F43D00" w:rsidP="000B59EB">
            <w:pPr>
              <w:spacing w:line="360" w:lineRule="auto"/>
              <w:jc w:val="both"/>
              <w:rPr>
                <w:rFonts w:asciiTheme="majorBidi" w:hAnsiTheme="majorBidi" w:cstheme="majorBidi"/>
              </w:rPr>
            </w:pPr>
          </w:p>
          <w:p w14:paraId="3D3C82ED" w14:textId="77777777" w:rsidR="00F43D00" w:rsidRDefault="00F43D00" w:rsidP="000B59EB">
            <w:pPr>
              <w:spacing w:line="360" w:lineRule="auto"/>
              <w:jc w:val="both"/>
              <w:rPr>
                <w:rFonts w:asciiTheme="majorBidi" w:hAnsiTheme="majorBidi" w:cstheme="majorBidi"/>
              </w:rPr>
            </w:pPr>
          </w:p>
          <w:p w14:paraId="650766A5" w14:textId="77777777" w:rsidR="00F43D00" w:rsidRDefault="00F43D00" w:rsidP="000B59EB">
            <w:pPr>
              <w:spacing w:line="360" w:lineRule="auto"/>
              <w:jc w:val="both"/>
              <w:rPr>
                <w:rFonts w:asciiTheme="majorBidi" w:hAnsiTheme="majorBidi" w:cstheme="majorBidi"/>
              </w:rPr>
            </w:pPr>
          </w:p>
          <w:p w14:paraId="1778194C" w14:textId="05201BBA" w:rsidR="00530A51" w:rsidRPr="00BB6FA3" w:rsidRDefault="00872D2D" w:rsidP="000B59EB">
            <w:pPr>
              <w:spacing w:line="360" w:lineRule="auto"/>
              <w:jc w:val="both"/>
              <w:rPr>
                <w:rFonts w:asciiTheme="majorBidi" w:hAnsiTheme="majorBidi" w:cstheme="majorBidi"/>
              </w:rPr>
            </w:pPr>
            <w:r w:rsidRPr="00BB6FA3">
              <w:rPr>
                <w:rFonts w:asciiTheme="majorBidi" w:hAnsiTheme="majorBidi" w:cstheme="majorBidi"/>
              </w:rPr>
              <w:t xml:space="preserve">Gérer </w:t>
            </w:r>
            <w:r w:rsidR="00F43D00" w:rsidRPr="00BB6FA3">
              <w:rPr>
                <w:rFonts w:asciiTheme="majorBidi" w:hAnsiTheme="majorBidi" w:cstheme="majorBidi"/>
              </w:rPr>
              <w:t>compétence</w:t>
            </w:r>
            <w:r w:rsidR="009E12FE">
              <w:rPr>
                <w:rFonts w:asciiTheme="majorBidi" w:hAnsiTheme="majorBidi" w:cstheme="majorBidi"/>
              </w:rPr>
              <w:t>.</w:t>
            </w:r>
          </w:p>
        </w:tc>
        <w:tc>
          <w:tcPr>
            <w:tcW w:w="1418" w:type="dxa"/>
          </w:tcPr>
          <w:p w14:paraId="4AC1CFBD" w14:textId="77777777" w:rsidR="00F43D00" w:rsidRDefault="00F43D00" w:rsidP="000B59EB">
            <w:pPr>
              <w:spacing w:line="360" w:lineRule="auto"/>
              <w:jc w:val="both"/>
              <w:rPr>
                <w:rFonts w:asciiTheme="majorBidi" w:hAnsiTheme="majorBidi" w:cstheme="majorBidi"/>
              </w:rPr>
            </w:pPr>
          </w:p>
          <w:p w14:paraId="07F4B426" w14:textId="131D2A4E" w:rsidR="00530A51" w:rsidRPr="00BB6FA3" w:rsidRDefault="00872D2D" w:rsidP="000B59EB">
            <w:pPr>
              <w:spacing w:line="360" w:lineRule="auto"/>
              <w:jc w:val="both"/>
              <w:rPr>
                <w:rFonts w:asciiTheme="majorBidi" w:hAnsiTheme="majorBidi" w:cstheme="majorBidi"/>
              </w:rPr>
            </w:pPr>
            <w:r w:rsidRPr="00BB6FA3">
              <w:rPr>
                <w:rFonts w:asciiTheme="majorBidi" w:hAnsiTheme="majorBidi" w:cstheme="majorBidi"/>
              </w:rPr>
              <w:t>-Je consulte la liste de</w:t>
            </w:r>
            <w:r w:rsidR="00F43D00">
              <w:rPr>
                <w:rFonts w:asciiTheme="majorBidi" w:hAnsiTheme="majorBidi" w:cstheme="majorBidi"/>
              </w:rPr>
              <w:t>s</w:t>
            </w:r>
            <w:r w:rsidRPr="00BB6FA3">
              <w:rPr>
                <w:rFonts w:asciiTheme="majorBidi" w:hAnsiTheme="majorBidi" w:cstheme="majorBidi"/>
              </w:rPr>
              <w:t xml:space="preserve"> compétences.</w:t>
            </w:r>
          </w:p>
          <w:p w14:paraId="5B2C8977" w14:textId="55D2FDCB" w:rsidR="00872D2D" w:rsidRPr="00BB6FA3" w:rsidRDefault="00872D2D" w:rsidP="000B59EB">
            <w:pPr>
              <w:spacing w:line="360" w:lineRule="auto"/>
              <w:jc w:val="both"/>
              <w:rPr>
                <w:rFonts w:asciiTheme="majorBidi" w:hAnsiTheme="majorBidi" w:cstheme="majorBidi"/>
              </w:rPr>
            </w:pPr>
            <w:r w:rsidRPr="00BB6FA3">
              <w:rPr>
                <w:rFonts w:asciiTheme="majorBidi" w:hAnsiTheme="majorBidi" w:cstheme="majorBidi"/>
              </w:rPr>
              <w:t xml:space="preserve">-J’ajoute </w:t>
            </w:r>
            <w:r w:rsidR="0023397F" w:rsidRPr="00BB6FA3">
              <w:rPr>
                <w:rFonts w:asciiTheme="majorBidi" w:hAnsiTheme="majorBidi" w:cstheme="majorBidi"/>
              </w:rPr>
              <w:t>une compétence.</w:t>
            </w:r>
          </w:p>
          <w:p w14:paraId="61898665" w14:textId="37A3BB24" w:rsidR="0023397F" w:rsidRPr="00BB6FA3" w:rsidRDefault="0023397F" w:rsidP="000B59EB">
            <w:pPr>
              <w:spacing w:line="360" w:lineRule="auto"/>
              <w:jc w:val="both"/>
              <w:rPr>
                <w:rFonts w:asciiTheme="majorBidi" w:hAnsiTheme="majorBidi" w:cstheme="majorBidi"/>
              </w:rPr>
            </w:pPr>
            <w:r w:rsidRPr="00BB6FA3">
              <w:rPr>
                <w:rFonts w:asciiTheme="majorBidi" w:hAnsiTheme="majorBidi" w:cstheme="majorBidi"/>
              </w:rPr>
              <w:t>-Je modifie une compétence.</w:t>
            </w:r>
          </w:p>
          <w:p w14:paraId="756F26D6" w14:textId="5C2CF179" w:rsidR="0023397F" w:rsidRPr="00BB6FA3" w:rsidRDefault="0023397F" w:rsidP="000B59EB">
            <w:pPr>
              <w:spacing w:line="360" w:lineRule="auto"/>
              <w:jc w:val="both"/>
              <w:rPr>
                <w:rFonts w:asciiTheme="majorBidi" w:hAnsiTheme="majorBidi" w:cstheme="majorBidi"/>
              </w:rPr>
            </w:pPr>
            <w:r w:rsidRPr="00BB6FA3">
              <w:rPr>
                <w:rFonts w:asciiTheme="majorBidi" w:hAnsiTheme="majorBidi" w:cstheme="majorBidi"/>
              </w:rPr>
              <w:t>-Je supprime une compétence.</w:t>
            </w:r>
          </w:p>
        </w:tc>
        <w:tc>
          <w:tcPr>
            <w:tcW w:w="3969" w:type="dxa"/>
          </w:tcPr>
          <w:p w14:paraId="60380A42" w14:textId="77777777" w:rsidR="00F43D00" w:rsidRDefault="00F43D00" w:rsidP="000B59EB">
            <w:pPr>
              <w:spacing w:line="360" w:lineRule="auto"/>
              <w:jc w:val="both"/>
              <w:rPr>
                <w:rFonts w:asciiTheme="majorBidi" w:hAnsiTheme="majorBidi" w:cstheme="majorBidi"/>
              </w:rPr>
            </w:pPr>
          </w:p>
          <w:p w14:paraId="55DC0498" w14:textId="53CB0385" w:rsidR="0023397F" w:rsidRPr="00BB6FA3" w:rsidRDefault="0023397F" w:rsidP="000B59EB">
            <w:pPr>
              <w:spacing w:line="360" w:lineRule="auto"/>
              <w:jc w:val="both"/>
              <w:rPr>
                <w:rFonts w:asciiTheme="majorBidi" w:hAnsiTheme="majorBidi" w:cstheme="majorBidi"/>
              </w:rPr>
            </w:pPr>
            <w:r w:rsidRPr="00BB6FA3">
              <w:rPr>
                <w:rFonts w:asciiTheme="majorBidi" w:hAnsiTheme="majorBidi" w:cstheme="majorBidi"/>
              </w:rPr>
              <w:t xml:space="preserve">-Pour ajouter une compétence : on appuie sur le bouton </w:t>
            </w:r>
            <w:r w:rsidR="00095FF0">
              <w:rPr>
                <w:rFonts w:asciiTheme="majorBidi" w:hAnsiTheme="majorBidi" w:cstheme="majorBidi"/>
              </w:rPr>
              <w:t>&lt;&lt;</w:t>
            </w:r>
            <w:r w:rsidRPr="00BB6FA3">
              <w:rPr>
                <w:rFonts w:asciiTheme="majorBidi" w:hAnsiTheme="majorBidi" w:cstheme="majorBidi"/>
              </w:rPr>
              <w:t>ajouter</w:t>
            </w:r>
            <w:r w:rsidR="00095FF0">
              <w:rPr>
                <w:rFonts w:asciiTheme="majorBidi" w:hAnsiTheme="majorBidi" w:cstheme="majorBidi"/>
              </w:rPr>
              <w:t>&gt;&gt;</w:t>
            </w:r>
            <w:r w:rsidRPr="00BB6FA3">
              <w:rPr>
                <w:rFonts w:asciiTheme="majorBidi" w:hAnsiTheme="majorBidi" w:cstheme="majorBidi"/>
              </w:rPr>
              <w:t xml:space="preserve"> pour remplir les informations nécessaires.</w:t>
            </w:r>
          </w:p>
          <w:p w14:paraId="598AB794" w14:textId="69C9FA91" w:rsidR="00530A51" w:rsidRPr="00BB6FA3" w:rsidRDefault="0023397F" w:rsidP="000B59EB">
            <w:pPr>
              <w:spacing w:line="360" w:lineRule="auto"/>
              <w:jc w:val="both"/>
              <w:rPr>
                <w:rFonts w:asciiTheme="majorBidi" w:hAnsiTheme="majorBidi" w:cstheme="majorBidi"/>
              </w:rPr>
            </w:pPr>
            <w:r w:rsidRPr="00BB6FA3">
              <w:rPr>
                <w:rFonts w:asciiTheme="majorBidi" w:hAnsiTheme="majorBidi" w:cstheme="majorBidi"/>
              </w:rPr>
              <w:t xml:space="preserve"> -Appui sur icone « modifier » pour modifie une compétence.</w:t>
            </w:r>
          </w:p>
          <w:p w14:paraId="4431E2B8" w14:textId="458F758D" w:rsidR="0023397F" w:rsidRPr="00BB6FA3" w:rsidRDefault="0023397F" w:rsidP="000B59EB">
            <w:pPr>
              <w:spacing w:line="360" w:lineRule="auto"/>
              <w:jc w:val="both"/>
              <w:rPr>
                <w:rFonts w:asciiTheme="majorBidi" w:hAnsiTheme="majorBidi" w:cstheme="majorBidi"/>
                <w:sz w:val="24"/>
                <w:szCs w:val="24"/>
              </w:rPr>
            </w:pPr>
            <w:r w:rsidRPr="00BB6FA3">
              <w:rPr>
                <w:rFonts w:asciiTheme="majorBidi" w:hAnsiTheme="majorBidi" w:cstheme="majorBidi"/>
              </w:rPr>
              <w:t>-Appui sur icone « supprimer » pour supprimer une compétence.</w:t>
            </w:r>
          </w:p>
        </w:tc>
        <w:tc>
          <w:tcPr>
            <w:tcW w:w="992" w:type="dxa"/>
          </w:tcPr>
          <w:p w14:paraId="48D373CD" w14:textId="77777777" w:rsidR="00530A51" w:rsidRPr="00BB6FA3" w:rsidRDefault="00530A51" w:rsidP="000B59EB">
            <w:pPr>
              <w:spacing w:line="360" w:lineRule="auto"/>
              <w:jc w:val="both"/>
              <w:rPr>
                <w:rFonts w:asciiTheme="majorBidi" w:hAnsiTheme="majorBidi" w:cstheme="majorBidi"/>
                <w:sz w:val="24"/>
                <w:szCs w:val="24"/>
              </w:rPr>
            </w:pPr>
          </w:p>
        </w:tc>
      </w:tr>
      <w:tr w:rsidR="00530A51" w:rsidRPr="00BB6FA3" w14:paraId="79C9185D" w14:textId="77777777" w:rsidTr="000B6D16">
        <w:trPr>
          <w:trHeight w:val="4249"/>
        </w:trPr>
        <w:tc>
          <w:tcPr>
            <w:tcW w:w="709" w:type="dxa"/>
            <w:vMerge/>
            <w:shd w:val="clear" w:color="auto" w:fill="F2F2F2" w:themeFill="background1" w:themeFillShade="F2"/>
          </w:tcPr>
          <w:p w14:paraId="6A5A5729" w14:textId="77777777" w:rsidR="00530A51" w:rsidRPr="00BB6FA3" w:rsidRDefault="00530A51" w:rsidP="000B59EB">
            <w:pPr>
              <w:spacing w:line="360" w:lineRule="auto"/>
              <w:jc w:val="both"/>
              <w:rPr>
                <w:rFonts w:asciiTheme="majorBidi" w:hAnsiTheme="majorBidi" w:cstheme="majorBidi"/>
                <w:sz w:val="24"/>
                <w:szCs w:val="24"/>
              </w:rPr>
            </w:pPr>
          </w:p>
        </w:tc>
        <w:tc>
          <w:tcPr>
            <w:tcW w:w="1276" w:type="dxa"/>
            <w:vMerge/>
            <w:shd w:val="clear" w:color="auto" w:fill="F2F2F2" w:themeFill="background1" w:themeFillShade="F2"/>
          </w:tcPr>
          <w:p w14:paraId="26CEBEE6" w14:textId="77777777" w:rsidR="00530A51" w:rsidRPr="00BB6FA3" w:rsidRDefault="00530A51" w:rsidP="000B59EB">
            <w:pPr>
              <w:spacing w:line="360" w:lineRule="auto"/>
              <w:jc w:val="both"/>
              <w:rPr>
                <w:rFonts w:asciiTheme="majorBidi" w:hAnsiTheme="majorBidi" w:cstheme="majorBidi"/>
                <w:b/>
                <w:bCs/>
              </w:rPr>
            </w:pPr>
          </w:p>
        </w:tc>
        <w:tc>
          <w:tcPr>
            <w:tcW w:w="1560" w:type="dxa"/>
          </w:tcPr>
          <w:p w14:paraId="2557A8BE" w14:textId="77777777" w:rsidR="00E15112" w:rsidRDefault="00E15112" w:rsidP="000B59EB">
            <w:pPr>
              <w:spacing w:line="360" w:lineRule="auto"/>
              <w:jc w:val="both"/>
              <w:rPr>
                <w:rFonts w:asciiTheme="majorBidi" w:hAnsiTheme="majorBidi" w:cstheme="majorBidi"/>
              </w:rPr>
            </w:pPr>
          </w:p>
          <w:p w14:paraId="647E52D2" w14:textId="38E431CF" w:rsidR="00530A51" w:rsidRPr="00BB6FA3" w:rsidRDefault="00530A51" w:rsidP="000B59EB">
            <w:pPr>
              <w:spacing w:line="360" w:lineRule="auto"/>
              <w:jc w:val="both"/>
              <w:rPr>
                <w:rFonts w:asciiTheme="majorBidi" w:hAnsiTheme="majorBidi" w:cstheme="majorBidi"/>
              </w:rPr>
            </w:pPr>
            <w:r w:rsidRPr="00BB6FA3">
              <w:rPr>
                <w:rFonts w:asciiTheme="majorBidi" w:hAnsiTheme="majorBidi" w:cstheme="majorBidi"/>
              </w:rPr>
              <w:t>Editeur</w:t>
            </w:r>
          </w:p>
        </w:tc>
        <w:tc>
          <w:tcPr>
            <w:tcW w:w="1275" w:type="dxa"/>
          </w:tcPr>
          <w:p w14:paraId="52B3DF1C" w14:textId="77777777" w:rsidR="00F43D00" w:rsidRDefault="00F43D00" w:rsidP="000B59EB">
            <w:pPr>
              <w:spacing w:line="360" w:lineRule="auto"/>
              <w:jc w:val="both"/>
              <w:rPr>
                <w:rFonts w:asciiTheme="majorBidi" w:hAnsiTheme="majorBidi" w:cstheme="majorBidi"/>
              </w:rPr>
            </w:pPr>
          </w:p>
          <w:p w14:paraId="5D3C3740" w14:textId="3BD471BE" w:rsidR="00530A51" w:rsidRPr="00BB6FA3" w:rsidRDefault="00872D2D" w:rsidP="000B59EB">
            <w:pPr>
              <w:spacing w:line="360" w:lineRule="auto"/>
              <w:jc w:val="both"/>
              <w:rPr>
                <w:rFonts w:asciiTheme="majorBidi" w:hAnsiTheme="majorBidi" w:cstheme="majorBidi"/>
              </w:rPr>
            </w:pPr>
            <w:r w:rsidRPr="00BB6FA3">
              <w:rPr>
                <w:rFonts w:asciiTheme="majorBidi" w:hAnsiTheme="majorBidi" w:cstheme="majorBidi"/>
              </w:rPr>
              <w:t>Gérer compétence.</w:t>
            </w:r>
          </w:p>
        </w:tc>
        <w:tc>
          <w:tcPr>
            <w:tcW w:w="1418" w:type="dxa"/>
          </w:tcPr>
          <w:p w14:paraId="479F1C65" w14:textId="77777777" w:rsidR="0023397F" w:rsidRPr="00BB6FA3" w:rsidRDefault="0023397F" w:rsidP="000B59EB">
            <w:pPr>
              <w:spacing w:line="360" w:lineRule="auto"/>
              <w:jc w:val="both"/>
              <w:rPr>
                <w:rFonts w:asciiTheme="majorBidi" w:hAnsiTheme="majorBidi" w:cstheme="majorBidi"/>
              </w:rPr>
            </w:pPr>
            <w:r w:rsidRPr="00BB6FA3">
              <w:rPr>
                <w:rFonts w:asciiTheme="majorBidi" w:hAnsiTheme="majorBidi" w:cstheme="majorBidi"/>
              </w:rPr>
              <w:t>-Je consulte la liste de compétences.</w:t>
            </w:r>
          </w:p>
          <w:p w14:paraId="14F421BC" w14:textId="77777777" w:rsidR="0023397F" w:rsidRPr="00BB6FA3" w:rsidRDefault="0023397F" w:rsidP="000B59EB">
            <w:pPr>
              <w:spacing w:line="360" w:lineRule="auto"/>
              <w:jc w:val="both"/>
              <w:rPr>
                <w:rFonts w:asciiTheme="majorBidi" w:hAnsiTheme="majorBidi" w:cstheme="majorBidi"/>
              </w:rPr>
            </w:pPr>
            <w:r w:rsidRPr="00BB6FA3">
              <w:rPr>
                <w:rFonts w:asciiTheme="majorBidi" w:hAnsiTheme="majorBidi" w:cstheme="majorBidi"/>
              </w:rPr>
              <w:t>-J’ajoute une compétence.</w:t>
            </w:r>
          </w:p>
          <w:p w14:paraId="30818CB8" w14:textId="77777777" w:rsidR="0023397F" w:rsidRPr="00BB6FA3" w:rsidRDefault="0023397F" w:rsidP="000B59EB">
            <w:pPr>
              <w:spacing w:line="360" w:lineRule="auto"/>
              <w:jc w:val="both"/>
              <w:rPr>
                <w:rFonts w:asciiTheme="majorBidi" w:hAnsiTheme="majorBidi" w:cstheme="majorBidi"/>
              </w:rPr>
            </w:pPr>
            <w:r w:rsidRPr="00BB6FA3">
              <w:rPr>
                <w:rFonts w:asciiTheme="majorBidi" w:hAnsiTheme="majorBidi" w:cstheme="majorBidi"/>
              </w:rPr>
              <w:t>-Je modifie une compétence.</w:t>
            </w:r>
          </w:p>
          <w:p w14:paraId="6A2080D8" w14:textId="3B894188" w:rsidR="0023397F" w:rsidRPr="00BB6FA3" w:rsidRDefault="0023397F" w:rsidP="000B59EB">
            <w:pPr>
              <w:spacing w:line="360" w:lineRule="auto"/>
              <w:jc w:val="both"/>
              <w:rPr>
                <w:rFonts w:asciiTheme="majorBidi" w:hAnsiTheme="majorBidi" w:cstheme="majorBidi"/>
              </w:rPr>
            </w:pPr>
            <w:r w:rsidRPr="00BB6FA3">
              <w:rPr>
                <w:rFonts w:asciiTheme="majorBidi" w:hAnsiTheme="majorBidi" w:cstheme="majorBidi"/>
              </w:rPr>
              <w:t>-Je supprime une compétence. </w:t>
            </w:r>
          </w:p>
        </w:tc>
        <w:tc>
          <w:tcPr>
            <w:tcW w:w="3969" w:type="dxa"/>
          </w:tcPr>
          <w:p w14:paraId="25B3FABB" w14:textId="0928395C" w:rsidR="00530A51" w:rsidRPr="00BB6FA3" w:rsidRDefault="0023397F" w:rsidP="000B59EB">
            <w:pPr>
              <w:spacing w:line="360" w:lineRule="auto"/>
              <w:jc w:val="both"/>
              <w:rPr>
                <w:rFonts w:asciiTheme="majorBidi" w:hAnsiTheme="majorBidi" w:cstheme="majorBidi"/>
              </w:rPr>
            </w:pPr>
            <w:r w:rsidRPr="00BB6FA3">
              <w:rPr>
                <w:rFonts w:asciiTheme="majorBidi" w:hAnsiTheme="majorBidi" w:cstheme="majorBidi"/>
              </w:rPr>
              <w:t xml:space="preserve">-Pour ajouter une compétence : on appuie sur le bouton </w:t>
            </w:r>
            <w:r w:rsidR="0089119E">
              <w:rPr>
                <w:rFonts w:asciiTheme="majorBidi" w:hAnsiTheme="majorBidi" w:cstheme="majorBidi"/>
              </w:rPr>
              <w:t>&lt;&lt;</w:t>
            </w:r>
            <w:r w:rsidRPr="00BB6FA3">
              <w:rPr>
                <w:rFonts w:asciiTheme="majorBidi" w:hAnsiTheme="majorBidi" w:cstheme="majorBidi"/>
              </w:rPr>
              <w:t>ajouter</w:t>
            </w:r>
            <w:r w:rsidR="0089119E">
              <w:rPr>
                <w:rFonts w:asciiTheme="majorBidi" w:hAnsiTheme="majorBidi" w:cstheme="majorBidi"/>
              </w:rPr>
              <w:t>&gt;&gt;</w:t>
            </w:r>
            <w:r w:rsidRPr="00BB6FA3">
              <w:rPr>
                <w:rFonts w:asciiTheme="majorBidi" w:hAnsiTheme="majorBidi" w:cstheme="majorBidi"/>
              </w:rPr>
              <w:t xml:space="preserve"> pour remplir les informations nécessaires.</w:t>
            </w:r>
          </w:p>
          <w:p w14:paraId="7250B645" w14:textId="7BB3B511" w:rsidR="0023397F" w:rsidRPr="00BB6FA3" w:rsidRDefault="0023397F" w:rsidP="000B59EB">
            <w:pPr>
              <w:spacing w:line="360" w:lineRule="auto"/>
              <w:jc w:val="both"/>
              <w:rPr>
                <w:rFonts w:asciiTheme="majorBidi" w:hAnsiTheme="majorBidi" w:cstheme="majorBidi"/>
              </w:rPr>
            </w:pPr>
            <w:r w:rsidRPr="00BB6FA3">
              <w:rPr>
                <w:rFonts w:asciiTheme="majorBidi" w:hAnsiTheme="majorBidi" w:cstheme="majorBidi"/>
              </w:rPr>
              <w:t xml:space="preserve">-Appui sur icone « modifier » pour </w:t>
            </w:r>
            <w:r w:rsidR="007E209A">
              <w:rPr>
                <w:rFonts w:asciiTheme="majorBidi" w:hAnsiTheme="majorBidi" w:cstheme="majorBidi"/>
              </w:rPr>
              <w:t xml:space="preserve">modifier </w:t>
            </w:r>
            <w:r w:rsidR="007E209A" w:rsidRPr="00BB6FA3">
              <w:rPr>
                <w:rFonts w:asciiTheme="majorBidi" w:hAnsiTheme="majorBidi" w:cstheme="majorBidi"/>
              </w:rPr>
              <w:t>une</w:t>
            </w:r>
            <w:r w:rsidRPr="00BB6FA3">
              <w:rPr>
                <w:rFonts w:asciiTheme="majorBidi" w:hAnsiTheme="majorBidi" w:cstheme="majorBidi"/>
              </w:rPr>
              <w:t xml:space="preserve"> compétence.</w:t>
            </w:r>
          </w:p>
          <w:p w14:paraId="7BFBBC33" w14:textId="4AEEEB33" w:rsidR="0023397F" w:rsidRPr="00BB6FA3" w:rsidRDefault="0023397F" w:rsidP="000B59EB">
            <w:pPr>
              <w:spacing w:line="360" w:lineRule="auto"/>
              <w:jc w:val="both"/>
              <w:rPr>
                <w:rFonts w:asciiTheme="majorBidi" w:hAnsiTheme="majorBidi" w:cstheme="majorBidi"/>
              </w:rPr>
            </w:pPr>
            <w:r w:rsidRPr="00BB6FA3">
              <w:rPr>
                <w:rFonts w:asciiTheme="majorBidi" w:hAnsiTheme="majorBidi" w:cstheme="majorBidi"/>
              </w:rPr>
              <w:t>-Appui sur icone « supprimer » pour supprimer une compétence.</w:t>
            </w:r>
          </w:p>
        </w:tc>
        <w:tc>
          <w:tcPr>
            <w:tcW w:w="992" w:type="dxa"/>
          </w:tcPr>
          <w:p w14:paraId="036FF9A6" w14:textId="77777777" w:rsidR="00530A51" w:rsidRPr="00BB6FA3" w:rsidRDefault="00530A51" w:rsidP="000B59EB">
            <w:pPr>
              <w:spacing w:line="360" w:lineRule="auto"/>
              <w:jc w:val="both"/>
              <w:rPr>
                <w:rFonts w:asciiTheme="majorBidi" w:hAnsiTheme="majorBidi" w:cstheme="majorBidi"/>
                <w:sz w:val="24"/>
                <w:szCs w:val="24"/>
              </w:rPr>
            </w:pPr>
          </w:p>
        </w:tc>
      </w:tr>
      <w:tr w:rsidR="007E209A" w:rsidRPr="00BB6FA3" w14:paraId="5B49CB7C" w14:textId="77777777" w:rsidTr="000B6D16">
        <w:trPr>
          <w:trHeight w:val="615"/>
        </w:trPr>
        <w:tc>
          <w:tcPr>
            <w:tcW w:w="709" w:type="dxa"/>
            <w:vMerge w:val="restart"/>
            <w:shd w:val="clear" w:color="auto" w:fill="F2F2F2" w:themeFill="background1" w:themeFillShade="F2"/>
          </w:tcPr>
          <w:p w14:paraId="3121D0D2" w14:textId="77777777" w:rsidR="007E209A" w:rsidRPr="00BB6FA3" w:rsidRDefault="007E209A" w:rsidP="000B59EB">
            <w:pPr>
              <w:spacing w:line="360" w:lineRule="auto"/>
              <w:jc w:val="both"/>
              <w:rPr>
                <w:rFonts w:asciiTheme="majorBidi" w:hAnsiTheme="majorBidi" w:cstheme="majorBidi"/>
                <w:sz w:val="24"/>
                <w:szCs w:val="24"/>
              </w:rPr>
            </w:pPr>
          </w:p>
          <w:p w14:paraId="45A2301D" w14:textId="77777777" w:rsidR="007E209A" w:rsidRPr="00BB6FA3" w:rsidRDefault="007E209A" w:rsidP="000B59EB">
            <w:pPr>
              <w:spacing w:line="360" w:lineRule="auto"/>
              <w:jc w:val="both"/>
              <w:rPr>
                <w:rFonts w:asciiTheme="majorBidi" w:hAnsiTheme="majorBidi" w:cstheme="majorBidi"/>
                <w:sz w:val="24"/>
                <w:szCs w:val="24"/>
              </w:rPr>
            </w:pPr>
          </w:p>
          <w:p w14:paraId="3A00B25B" w14:textId="2A4EDA4F" w:rsidR="007E209A" w:rsidRDefault="007E209A" w:rsidP="000B59EB">
            <w:pPr>
              <w:spacing w:line="360" w:lineRule="auto"/>
              <w:jc w:val="both"/>
              <w:rPr>
                <w:rFonts w:asciiTheme="majorBidi" w:hAnsiTheme="majorBidi" w:cstheme="majorBidi"/>
                <w:sz w:val="24"/>
                <w:szCs w:val="24"/>
              </w:rPr>
            </w:pPr>
          </w:p>
          <w:p w14:paraId="2E19CBC3" w14:textId="2EAAC11F" w:rsidR="00E15112" w:rsidRDefault="00E15112" w:rsidP="000B59EB">
            <w:pPr>
              <w:spacing w:line="360" w:lineRule="auto"/>
              <w:jc w:val="both"/>
              <w:rPr>
                <w:rFonts w:asciiTheme="majorBidi" w:hAnsiTheme="majorBidi" w:cstheme="majorBidi"/>
                <w:sz w:val="24"/>
                <w:szCs w:val="24"/>
              </w:rPr>
            </w:pPr>
          </w:p>
          <w:p w14:paraId="67BF8E76" w14:textId="3AC93AA8" w:rsidR="00E15112" w:rsidRDefault="00E15112" w:rsidP="000B59EB">
            <w:pPr>
              <w:spacing w:line="360" w:lineRule="auto"/>
              <w:jc w:val="both"/>
              <w:rPr>
                <w:rFonts w:asciiTheme="majorBidi" w:hAnsiTheme="majorBidi" w:cstheme="majorBidi"/>
                <w:sz w:val="24"/>
                <w:szCs w:val="24"/>
              </w:rPr>
            </w:pPr>
          </w:p>
          <w:p w14:paraId="54DC0730" w14:textId="180C9335" w:rsidR="00E15112" w:rsidRDefault="00E15112" w:rsidP="000B59EB">
            <w:pPr>
              <w:spacing w:line="360" w:lineRule="auto"/>
              <w:jc w:val="both"/>
              <w:rPr>
                <w:rFonts w:asciiTheme="majorBidi" w:hAnsiTheme="majorBidi" w:cstheme="majorBidi"/>
                <w:sz w:val="24"/>
                <w:szCs w:val="24"/>
              </w:rPr>
            </w:pPr>
          </w:p>
          <w:p w14:paraId="357818C5" w14:textId="77777777" w:rsidR="00E15112" w:rsidRPr="00BB6FA3" w:rsidRDefault="00E15112" w:rsidP="000B59EB">
            <w:pPr>
              <w:spacing w:line="360" w:lineRule="auto"/>
              <w:jc w:val="both"/>
              <w:rPr>
                <w:rFonts w:asciiTheme="majorBidi" w:hAnsiTheme="majorBidi" w:cstheme="majorBidi"/>
                <w:sz w:val="24"/>
                <w:szCs w:val="24"/>
              </w:rPr>
            </w:pPr>
          </w:p>
          <w:p w14:paraId="3BB3B3AE" w14:textId="77777777" w:rsidR="007E209A" w:rsidRPr="00BB6FA3" w:rsidRDefault="007E209A" w:rsidP="000B59EB">
            <w:pPr>
              <w:spacing w:line="360" w:lineRule="auto"/>
              <w:jc w:val="both"/>
              <w:rPr>
                <w:rFonts w:asciiTheme="majorBidi" w:hAnsiTheme="majorBidi" w:cstheme="majorBidi"/>
                <w:sz w:val="24"/>
                <w:szCs w:val="24"/>
              </w:rPr>
            </w:pPr>
          </w:p>
          <w:p w14:paraId="33A600FF" w14:textId="2F754C26" w:rsidR="007E209A" w:rsidRPr="00BB6FA3" w:rsidRDefault="007E209A" w:rsidP="000B59EB">
            <w:pPr>
              <w:spacing w:line="360" w:lineRule="auto"/>
              <w:jc w:val="both"/>
              <w:rPr>
                <w:rFonts w:asciiTheme="majorBidi" w:hAnsiTheme="majorBidi" w:cstheme="majorBidi"/>
                <w:sz w:val="24"/>
                <w:szCs w:val="24"/>
              </w:rPr>
            </w:pPr>
            <w:r>
              <w:rPr>
                <w:rFonts w:asciiTheme="majorBidi" w:hAnsiTheme="majorBidi" w:cstheme="majorBidi"/>
                <w:sz w:val="24"/>
                <w:szCs w:val="24"/>
              </w:rPr>
              <w:t>7</w:t>
            </w:r>
          </w:p>
        </w:tc>
        <w:tc>
          <w:tcPr>
            <w:tcW w:w="1276" w:type="dxa"/>
            <w:vMerge w:val="restart"/>
            <w:shd w:val="clear" w:color="auto" w:fill="F2F2F2" w:themeFill="background1" w:themeFillShade="F2"/>
          </w:tcPr>
          <w:p w14:paraId="739AC996" w14:textId="77777777" w:rsidR="007E209A" w:rsidRPr="00BB6FA3" w:rsidRDefault="007E209A" w:rsidP="000B59EB">
            <w:pPr>
              <w:spacing w:line="360" w:lineRule="auto"/>
              <w:jc w:val="both"/>
              <w:rPr>
                <w:rFonts w:asciiTheme="majorBidi" w:hAnsiTheme="majorBidi" w:cstheme="majorBidi"/>
                <w:b/>
                <w:bCs/>
              </w:rPr>
            </w:pPr>
          </w:p>
          <w:p w14:paraId="3A929E2D" w14:textId="62373E6C" w:rsidR="007E209A" w:rsidRDefault="007E209A" w:rsidP="000B59EB">
            <w:pPr>
              <w:spacing w:line="360" w:lineRule="auto"/>
              <w:jc w:val="both"/>
              <w:rPr>
                <w:rFonts w:asciiTheme="majorBidi" w:hAnsiTheme="majorBidi" w:cstheme="majorBidi"/>
                <w:b/>
                <w:bCs/>
              </w:rPr>
            </w:pPr>
          </w:p>
          <w:p w14:paraId="7C62A074" w14:textId="6EB27F91" w:rsidR="00E15112" w:rsidRDefault="00E15112" w:rsidP="000B59EB">
            <w:pPr>
              <w:spacing w:line="360" w:lineRule="auto"/>
              <w:jc w:val="both"/>
              <w:rPr>
                <w:rFonts w:asciiTheme="majorBidi" w:hAnsiTheme="majorBidi" w:cstheme="majorBidi"/>
                <w:b/>
                <w:bCs/>
              </w:rPr>
            </w:pPr>
          </w:p>
          <w:p w14:paraId="50D4E093" w14:textId="11B84DD5" w:rsidR="00E15112" w:rsidRDefault="00E15112" w:rsidP="000B59EB">
            <w:pPr>
              <w:spacing w:line="360" w:lineRule="auto"/>
              <w:jc w:val="both"/>
              <w:rPr>
                <w:rFonts w:asciiTheme="majorBidi" w:hAnsiTheme="majorBidi" w:cstheme="majorBidi"/>
                <w:b/>
                <w:bCs/>
              </w:rPr>
            </w:pPr>
          </w:p>
          <w:p w14:paraId="668EA377" w14:textId="09220A30" w:rsidR="00E15112" w:rsidRDefault="00E15112" w:rsidP="000B59EB">
            <w:pPr>
              <w:spacing w:line="360" w:lineRule="auto"/>
              <w:jc w:val="both"/>
              <w:rPr>
                <w:rFonts w:asciiTheme="majorBidi" w:hAnsiTheme="majorBidi" w:cstheme="majorBidi"/>
                <w:b/>
                <w:bCs/>
              </w:rPr>
            </w:pPr>
          </w:p>
          <w:p w14:paraId="79ED93DF" w14:textId="77777777" w:rsidR="00E15112" w:rsidRPr="00BB6FA3" w:rsidRDefault="00E15112" w:rsidP="000B59EB">
            <w:pPr>
              <w:spacing w:line="360" w:lineRule="auto"/>
              <w:jc w:val="both"/>
              <w:rPr>
                <w:rFonts w:asciiTheme="majorBidi" w:hAnsiTheme="majorBidi" w:cstheme="majorBidi"/>
                <w:b/>
                <w:bCs/>
              </w:rPr>
            </w:pPr>
          </w:p>
          <w:p w14:paraId="0BA49CA9" w14:textId="77777777" w:rsidR="007E209A" w:rsidRPr="00BB6FA3" w:rsidRDefault="007E209A" w:rsidP="000B59EB">
            <w:pPr>
              <w:spacing w:line="360" w:lineRule="auto"/>
              <w:jc w:val="both"/>
              <w:rPr>
                <w:rFonts w:asciiTheme="majorBidi" w:hAnsiTheme="majorBidi" w:cstheme="majorBidi"/>
                <w:b/>
                <w:bCs/>
              </w:rPr>
            </w:pPr>
          </w:p>
          <w:p w14:paraId="2E01D307" w14:textId="77777777" w:rsidR="007E209A" w:rsidRPr="00BB6FA3" w:rsidRDefault="007E209A" w:rsidP="000B59EB">
            <w:pPr>
              <w:spacing w:line="360" w:lineRule="auto"/>
              <w:jc w:val="both"/>
              <w:rPr>
                <w:rFonts w:asciiTheme="majorBidi" w:hAnsiTheme="majorBidi" w:cstheme="majorBidi"/>
                <w:b/>
                <w:bCs/>
              </w:rPr>
            </w:pPr>
          </w:p>
          <w:p w14:paraId="0280FD99" w14:textId="451ABE42" w:rsidR="007E209A" w:rsidRPr="00BB6FA3" w:rsidRDefault="007E209A" w:rsidP="000B59EB">
            <w:pPr>
              <w:spacing w:line="360" w:lineRule="auto"/>
              <w:jc w:val="both"/>
              <w:rPr>
                <w:rFonts w:asciiTheme="majorBidi" w:hAnsiTheme="majorBidi" w:cstheme="majorBidi"/>
                <w:b/>
                <w:bCs/>
              </w:rPr>
            </w:pPr>
            <w:r w:rsidRPr="007E209A">
              <w:rPr>
                <w:rFonts w:asciiTheme="majorBidi" w:hAnsiTheme="majorBidi" w:cstheme="majorBidi"/>
                <w:b/>
                <w:bCs/>
              </w:rPr>
              <w:t>Gestion des postes</w:t>
            </w:r>
            <w:r w:rsidRPr="00BB6FA3">
              <w:rPr>
                <w:rFonts w:asciiTheme="majorBidi" w:hAnsiTheme="majorBidi" w:cstheme="majorBidi"/>
                <w:b/>
                <w:bCs/>
              </w:rPr>
              <w:t xml:space="preserve"> </w:t>
            </w:r>
          </w:p>
        </w:tc>
        <w:tc>
          <w:tcPr>
            <w:tcW w:w="1560" w:type="dxa"/>
          </w:tcPr>
          <w:p w14:paraId="7A2816C0" w14:textId="77777777" w:rsidR="007E209A" w:rsidRPr="00BB6FA3" w:rsidRDefault="007E209A" w:rsidP="000B59EB">
            <w:pPr>
              <w:spacing w:line="360" w:lineRule="auto"/>
              <w:jc w:val="both"/>
              <w:rPr>
                <w:rFonts w:asciiTheme="majorBidi" w:hAnsiTheme="majorBidi" w:cstheme="majorBidi"/>
              </w:rPr>
            </w:pPr>
          </w:p>
          <w:p w14:paraId="154B1C4F" w14:textId="77777777" w:rsidR="007E209A" w:rsidRPr="00BB6FA3" w:rsidRDefault="007E209A" w:rsidP="000B59EB">
            <w:pPr>
              <w:spacing w:line="360" w:lineRule="auto"/>
              <w:jc w:val="both"/>
              <w:rPr>
                <w:rFonts w:asciiTheme="majorBidi" w:hAnsiTheme="majorBidi" w:cstheme="majorBidi"/>
              </w:rPr>
            </w:pPr>
          </w:p>
          <w:p w14:paraId="298D8A95" w14:textId="6EFDAFB8" w:rsidR="007E209A" w:rsidRPr="00BB6FA3" w:rsidRDefault="007E209A" w:rsidP="000B59EB">
            <w:pPr>
              <w:spacing w:line="360" w:lineRule="auto"/>
              <w:jc w:val="both"/>
              <w:rPr>
                <w:rFonts w:asciiTheme="majorBidi" w:hAnsiTheme="majorBidi" w:cstheme="majorBidi"/>
              </w:rPr>
            </w:pPr>
            <w:r w:rsidRPr="00BB6FA3">
              <w:rPr>
                <w:rFonts w:asciiTheme="majorBidi" w:hAnsiTheme="majorBidi" w:cstheme="majorBidi"/>
              </w:rPr>
              <w:t>Admin</w:t>
            </w:r>
          </w:p>
        </w:tc>
        <w:tc>
          <w:tcPr>
            <w:tcW w:w="1275" w:type="dxa"/>
          </w:tcPr>
          <w:p w14:paraId="360A5238" w14:textId="46737EAE" w:rsidR="007E209A" w:rsidRPr="00BB6FA3" w:rsidRDefault="007E209A" w:rsidP="000B59EB">
            <w:pPr>
              <w:spacing w:line="360" w:lineRule="auto"/>
              <w:jc w:val="both"/>
              <w:rPr>
                <w:rFonts w:asciiTheme="majorBidi" w:hAnsiTheme="majorBidi" w:cstheme="majorBidi"/>
              </w:rPr>
            </w:pPr>
            <w:r w:rsidRPr="007E209A">
              <w:rPr>
                <w:rFonts w:asciiTheme="majorBidi" w:hAnsiTheme="majorBidi" w:cstheme="majorBidi"/>
              </w:rPr>
              <w:t xml:space="preserve">-Filtrer les postes postées par les </w:t>
            </w:r>
            <w:r w:rsidR="001A555B">
              <w:rPr>
                <w:rFonts w:asciiTheme="majorBidi" w:hAnsiTheme="majorBidi" w:cstheme="majorBidi"/>
              </w:rPr>
              <w:t>membres</w:t>
            </w:r>
            <w:r w:rsidRPr="007E209A">
              <w:rPr>
                <w:rFonts w:asciiTheme="majorBidi" w:hAnsiTheme="majorBidi" w:cstheme="majorBidi"/>
              </w:rPr>
              <w:t>.</w:t>
            </w:r>
            <w:r w:rsidR="001A555B">
              <w:rPr>
                <w:rFonts w:asciiTheme="majorBidi" w:hAnsiTheme="majorBidi" w:cstheme="majorBidi"/>
              </w:rPr>
              <w:t xml:space="preserve"> </w:t>
            </w:r>
          </w:p>
        </w:tc>
        <w:tc>
          <w:tcPr>
            <w:tcW w:w="1418" w:type="dxa"/>
          </w:tcPr>
          <w:p w14:paraId="450101E4" w14:textId="00399F34" w:rsidR="007E209A" w:rsidRPr="00BB6FA3" w:rsidRDefault="007E209A"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w:t>
            </w:r>
            <w:r w:rsidR="00A6247A" w:rsidRPr="00BB6FA3">
              <w:rPr>
                <w:rFonts w:asciiTheme="majorBidi" w:hAnsiTheme="majorBidi" w:cstheme="majorBidi"/>
                <w:sz w:val="24"/>
                <w:szCs w:val="24"/>
              </w:rPr>
              <w:t xml:space="preserve">Mettre à jour </w:t>
            </w:r>
            <w:r w:rsidR="0083703C">
              <w:rPr>
                <w:rFonts w:asciiTheme="majorBidi" w:hAnsiTheme="majorBidi" w:cstheme="majorBidi"/>
                <w:sz w:val="24"/>
                <w:szCs w:val="24"/>
              </w:rPr>
              <w:t>une</w:t>
            </w:r>
            <w:r w:rsidR="00A6247A" w:rsidRPr="00BB6FA3">
              <w:rPr>
                <w:rFonts w:asciiTheme="majorBidi" w:hAnsiTheme="majorBidi" w:cstheme="majorBidi"/>
                <w:sz w:val="24"/>
                <w:szCs w:val="24"/>
              </w:rPr>
              <w:t xml:space="preserve"> poste</w:t>
            </w:r>
            <w:r w:rsidRPr="00BB6FA3">
              <w:rPr>
                <w:rFonts w:asciiTheme="majorBidi" w:hAnsiTheme="majorBidi" w:cstheme="majorBidi"/>
                <w:sz w:val="24"/>
                <w:szCs w:val="24"/>
              </w:rPr>
              <w:t>.</w:t>
            </w:r>
          </w:p>
        </w:tc>
        <w:tc>
          <w:tcPr>
            <w:tcW w:w="3969" w:type="dxa"/>
          </w:tcPr>
          <w:p w14:paraId="0348E0B7" w14:textId="39575E86" w:rsidR="007E209A" w:rsidRPr="00BB6FA3" w:rsidRDefault="007E209A" w:rsidP="000B59EB">
            <w:pPr>
              <w:spacing w:line="360" w:lineRule="auto"/>
              <w:jc w:val="both"/>
              <w:rPr>
                <w:rFonts w:asciiTheme="majorBidi" w:hAnsiTheme="majorBidi" w:cstheme="majorBidi"/>
              </w:rPr>
            </w:pPr>
            <w:r w:rsidRPr="00BB6FA3">
              <w:rPr>
                <w:rFonts w:asciiTheme="majorBidi" w:hAnsiTheme="majorBidi" w:cstheme="majorBidi"/>
              </w:rPr>
              <w:t>-Bascule l</w:t>
            </w:r>
            <w:r>
              <w:rPr>
                <w:rFonts w:asciiTheme="majorBidi" w:hAnsiTheme="majorBidi" w:cstheme="majorBidi"/>
              </w:rPr>
              <w:t>e</w:t>
            </w:r>
            <w:r w:rsidRPr="00BB6FA3">
              <w:rPr>
                <w:rFonts w:asciiTheme="majorBidi" w:hAnsiTheme="majorBidi" w:cstheme="majorBidi"/>
              </w:rPr>
              <w:t xml:space="preserve"> </w:t>
            </w:r>
            <w:r>
              <w:rPr>
                <w:rFonts w:asciiTheme="majorBidi" w:hAnsiTheme="majorBidi" w:cstheme="majorBidi"/>
              </w:rPr>
              <w:t>bouton &lt;&lt;</w:t>
            </w:r>
            <w:r w:rsidRPr="00BB6FA3">
              <w:rPr>
                <w:rFonts w:asciiTheme="majorBidi" w:hAnsiTheme="majorBidi" w:cstheme="majorBidi"/>
              </w:rPr>
              <w:t>checkbox</w:t>
            </w:r>
            <w:r>
              <w:rPr>
                <w:rFonts w:asciiTheme="majorBidi" w:hAnsiTheme="majorBidi" w:cstheme="majorBidi"/>
              </w:rPr>
              <w:t>&gt;&gt;</w:t>
            </w:r>
            <w:r w:rsidRPr="00BB6FA3">
              <w:rPr>
                <w:rFonts w:asciiTheme="majorBidi" w:hAnsiTheme="majorBidi" w:cstheme="majorBidi"/>
              </w:rPr>
              <w:t xml:space="preserve"> à droite pour accepter de publier la poste.</w:t>
            </w:r>
          </w:p>
          <w:p w14:paraId="52B24F9C" w14:textId="7182805F" w:rsidR="007E209A" w:rsidRPr="00BB6FA3" w:rsidRDefault="007E209A" w:rsidP="000B59EB">
            <w:pPr>
              <w:spacing w:line="360" w:lineRule="auto"/>
              <w:jc w:val="both"/>
              <w:rPr>
                <w:rFonts w:asciiTheme="majorBidi" w:hAnsiTheme="majorBidi" w:cstheme="majorBidi"/>
              </w:rPr>
            </w:pPr>
            <w:r w:rsidRPr="00BB6FA3">
              <w:rPr>
                <w:rFonts w:asciiTheme="majorBidi" w:hAnsiTheme="majorBidi" w:cstheme="majorBidi"/>
              </w:rPr>
              <w:t>-</w:t>
            </w:r>
            <w:r>
              <w:rPr>
                <w:rFonts w:asciiTheme="majorBidi" w:hAnsiTheme="majorBidi" w:cstheme="majorBidi"/>
              </w:rPr>
              <w:t>Appui sur icone &lt;&lt;supprimer&gt;&gt; pour supprimer la poste</w:t>
            </w:r>
            <w:r w:rsidRPr="00BB6FA3">
              <w:rPr>
                <w:rFonts w:asciiTheme="majorBidi" w:hAnsiTheme="majorBidi" w:cstheme="majorBidi"/>
              </w:rPr>
              <w:t>.</w:t>
            </w:r>
            <w:r>
              <w:rPr>
                <w:rFonts w:asciiTheme="majorBidi" w:hAnsiTheme="majorBidi" w:cstheme="majorBidi"/>
              </w:rPr>
              <w:t xml:space="preserve"> </w:t>
            </w:r>
            <w:r w:rsidRPr="00BB6FA3">
              <w:rPr>
                <w:rFonts w:asciiTheme="majorBidi" w:hAnsiTheme="majorBidi" w:cstheme="majorBidi"/>
              </w:rPr>
              <w:t xml:space="preserve">  </w:t>
            </w:r>
          </w:p>
        </w:tc>
        <w:tc>
          <w:tcPr>
            <w:tcW w:w="992" w:type="dxa"/>
          </w:tcPr>
          <w:p w14:paraId="3EB71860" w14:textId="77777777" w:rsidR="007E209A" w:rsidRPr="00BB6FA3" w:rsidRDefault="007E209A" w:rsidP="000B59EB">
            <w:pPr>
              <w:spacing w:line="360" w:lineRule="auto"/>
              <w:jc w:val="both"/>
              <w:rPr>
                <w:rFonts w:asciiTheme="majorBidi" w:hAnsiTheme="majorBidi" w:cstheme="majorBidi"/>
                <w:sz w:val="24"/>
                <w:szCs w:val="24"/>
              </w:rPr>
            </w:pPr>
          </w:p>
          <w:p w14:paraId="1DA4EDF6" w14:textId="112EF7DD" w:rsidR="007E209A" w:rsidRPr="00BB6FA3" w:rsidRDefault="007E209A" w:rsidP="000B59EB">
            <w:pPr>
              <w:spacing w:line="360" w:lineRule="auto"/>
              <w:jc w:val="both"/>
              <w:rPr>
                <w:rFonts w:asciiTheme="majorBidi" w:hAnsiTheme="majorBidi" w:cstheme="majorBidi"/>
                <w:sz w:val="24"/>
                <w:szCs w:val="24"/>
              </w:rPr>
            </w:pPr>
          </w:p>
        </w:tc>
      </w:tr>
      <w:tr w:rsidR="007E209A" w:rsidRPr="00BB6FA3" w14:paraId="462A0038" w14:textId="77777777" w:rsidTr="000B6D16">
        <w:trPr>
          <w:trHeight w:val="2784"/>
        </w:trPr>
        <w:tc>
          <w:tcPr>
            <w:tcW w:w="709" w:type="dxa"/>
            <w:vMerge/>
            <w:shd w:val="clear" w:color="auto" w:fill="F2F2F2" w:themeFill="background1" w:themeFillShade="F2"/>
          </w:tcPr>
          <w:p w14:paraId="209252AC" w14:textId="77777777" w:rsidR="007E209A" w:rsidRPr="00BB6FA3" w:rsidRDefault="007E209A" w:rsidP="000B59EB">
            <w:pPr>
              <w:spacing w:line="360" w:lineRule="auto"/>
              <w:jc w:val="both"/>
              <w:rPr>
                <w:rFonts w:asciiTheme="majorBidi" w:hAnsiTheme="majorBidi" w:cstheme="majorBidi"/>
                <w:sz w:val="24"/>
                <w:szCs w:val="24"/>
              </w:rPr>
            </w:pPr>
          </w:p>
        </w:tc>
        <w:tc>
          <w:tcPr>
            <w:tcW w:w="1276" w:type="dxa"/>
            <w:vMerge/>
            <w:shd w:val="clear" w:color="auto" w:fill="F2F2F2" w:themeFill="background1" w:themeFillShade="F2"/>
          </w:tcPr>
          <w:p w14:paraId="287A4DED" w14:textId="77777777" w:rsidR="007E209A" w:rsidRPr="00BB6FA3" w:rsidRDefault="007E209A" w:rsidP="000B59EB">
            <w:pPr>
              <w:spacing w:line="360" w:lineRule="auto"/>
              <w:jc w:val="both"/>
              <w:rPr>
                <w:rFonts w:asciiTheme="majorBidi" w:hAnsiTheme="majorBidi" w:cstheme="majorBidi"/>
                <w:b/>
                <w:bCs/>
              </w:rPr>
            </w:pPr>
          </w:p>
        </w:tc>
        <w:tc>
          <w:tcPr>
            <w:tcW w:w="1560" w:type="dxa"/>
          </w:tcPr>
          <w:p w14:paraId="628D90C6" w14:textId="77777777" w:rsidR="007E209A" w:rsidRPr="00BB6FA3" w:rsidRDefault="007E209A" w:rsidP="000B59EB">
            <w:pPr>
              <w:spacing w:line="360" w:lineRule="auto"/>
              <w:jc w:val="both"/>
              <w:rPr>
                <w:rFonts w:asciiTheme="majorBidi" w:hAnsiTheme="majorBidi" w:cstheme="majorBidi"/>
              </w:rPr>
            </w:pPr>
          </w:p>
          <w:p w14:paraId="21B90B3C" w14:textId="77777777" w:rsidR="007E209A" w:rsidRPr="00BB6FA3" w:rsidRDefault="007E209A" w:rsidP="000B59EB">
            <w:pPr>
              <w:spacing w:line="360" w:lineRule="auto"/>
              <w:jc w:val="both"/>
              <w:rPr>
                <w:rFonts w:asciiTheme="majorBidi" w:hAnsiTheme="majorBidi" w:cstheme="majorBidi"/>
              </w:rPr>
            </w:pPr>
          </w:p>
          <w:p w14:paraId="3026DC21" w14:textId="77777777" w:rsidR="007E209A" w:rsidRDefault="007E209A" w:rsidP="000B59EB">
            <w:pPr>
              <w:spacing w:line="360" w:lineRule="auto"/>
              <w:jc w:val="both"/>
              <w:rPr>
                <w:rFonts w:asciiTheme="majorBidi" w:hAnsiTheme="majorBidi" w:cstheme="majorBidi"/>
              </w:rPr>
            </w:pPr>
            <w:r w:rsidRPr="00BB6FA3">
              <w:rPr>
                <w:rFonts w:asciiTheme="majorBidi" w:hAnsiTheme="majorBidi" w:cstheme="majorBidi"/>
              </w:rPr>
              <w:t>Editeur</w:t>
            </w:r>
            <w:r>
              <w:rPr>
                <w:rFonts w:asciiTheme="majorBidi" w:hAnsiTheme="majorBidi" w:cstheme="majorBidi"/>
              </w:rPr>
              <w:t xml:space="preserve"> </w:t>
            </w:r>
          </w:p>
          <w:p w14:paraId="374116DD" w14:textId="5716DAB3" w:rsidR="007E209A" w:rsidRDefault="007E209A" w:rsidP="000B59EB">
            <w:pPr>
              <w:spacing w:line="360" w:lineRule="auto"/>
              <w:jc w:val="both"/>
              <w:rPr>
                <w:rFonts w:asciiTheme="majorBidi" w:hAnsiTheme="majorBidi" w:cstheme="majorBidi"/>
              </w:rPr>
            </w:pPr>
          </w:p>
          <w:p w14:paraId="770C54D6" w14:textId="5DD7B4D4" w:rsidR="007E209A" w:rsidRPr="00BB6FA3" w:rsidRDefault="007E209A" w:rsidP="000B59EB">
            <w:pPr>
              <w:spacing w:line="360" w:lineRule="auto"/>
              <w:jc w:val="both"/>
              <w:rPr>
                <w:rFonts w:asciiTheme="majorBidi" w:hAnsiTheme="majorBidi" w:cstheme="majorBidi"/>
              </w:rPr>
            </w:pPr>
          </w:p>
        </w:tc>
        <w:tc>
          <w:tcPr>
            <w:tcW w:w="1275" w:type="dxa"/>
          </w:tcPr>
          <w:p w14:paraId="295B78C2" w14:textId="76353423" w:rsidR="007E209A" w:rsidRDefault="007E209A" w:rsidP="000B59EB">
            <w:pPr>
              <w:spacing w:line="360" w:lineRule="auto"/>
              <w:jc w:val="both"/>
              <w:rPr>
                <w:rFonts w:asciiTheme="majorBidi" w:hAnsiTheme="majorBidi" w:cstheme="majorBidi"/>
                <w:color w:val="FF0000"/>
              </w:rPr>
            </w:pPr>
            <w:r w:rsidRPr="00BB6FA3">
              <w:rPr>
                <w:rFonts w:asciiTheme="majorBidi" w:hAnsiTheme="majorBidi" w:cstheme="majorBidi"/>
              </w:rPr>
              <w:t>-</w:t>
            </w:r>
            <w:r w:rsidRPr="007E209A">
              <w:rPr>
                <w:rFonts w:asciiTheme="majorBidi" w:hAnsiTheme="majorBidi" w:cstheme="majorBidi"/>
              </w:rPr>
              <w:t xml:space="preserve">Filtrer les postes postées par les </w:t>
            </w:r>
            <w:r w:rsidR="001A555B">
              <w:rPr>
                <w:rFonts w:asciiTheme="majorBidi" w:hAnsiTheme="majorBidi" w:cstheme="majorBidi"/>
              </w:rPr>
              <w:t>membres</w:t>
            </w:r>
            <w:r w:rsidRPr="007E209A">
              <w:rPr>
                <w:rFonts w:asciiTheme="majorBidi" w:hAnsiTheme="majorBidi" w:cstheme="majorBidi"/>
              </w:rPr>
              <w:t>.</w:t>
            </w:r>
          </w:p>
          <w:p w14:paraId="37862E79" w14:textId="77777777" w:rsidR="007E209A" w:rsidRDefault="007E209A" w:rsidP="000B59EB">
            <w:pPr>
              <w:spacing w:line="360" w:lineRule="auto"/>
              <w:jc w:val="both"/>
              <w:rPr>
                <w:rFonts w:asciiTheme="majorBidi" w:hAnsiTheme="majorBidi" w:cstheme="majorBidi"/>
                <w:color w:val="FF0000"/>
              </w:rPr>
            </w:pPr>
          </w:p>
          <w:p w14:paraId="2F1F8A7B" w14:textId="5C79923A" w:rsidR="007E209A" w:rsidRPr="00011AF2" w:rsidRDefault="007E209A" w:rsidP="000B59EB">
            <w:pPr>
              <w:spacing w:line="360" w:lineRule="auto"/>
              <w:jc w:val="both"/>
              <w:rPr>
                <w:rFonts w:asciiTheme="majorBidi" w:hAnsiTheme="majorBidi" w:cstheme="majorBidi"/>
              </w:rPr>
            </w:pPr>
          </w:p>
        </w:tc>
        <w:tc>
          <w:tcPr>
            <w:tcW w:w="1418" w:type="dxa"/>
          </w:tcPr>
          <w:p w14:paraId="68106A85" w14:textId="171A7DDC" w:rsidR="007E209A" w:rsidRPr="00BB6FA3" w:rsidRDefault="007E209A"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 xml:space="preserve">-Mettre à jour </w:t>
            </w:r>
            <w:r w:rsidR="0083703C">
              <w:rPr>
                <w:rFonts w:asciiTheme="majorBidi" w:hAnsiTheme="majorBidi" w:cstheme="majorBidi"/>
                <w:sz w:val="24"/>
                <w:szCs w:val="24"/>
              </w:rPr>
              <w:t>une</w:t>
            </w:r>
            <w:r w:rsidRPr="00BB6FA3">
              <w:rPr>
                <w:rFonts w:asciiTheme="majorBidi" w:hAnsiTheme="majorBidi" w:cstheme="majorBidi"/>
                <w:sz w:val="24"/>
                <w:szCs w:val="24"/>
              </w:rPr>
              <w:t xml:space="preserve"> poste.</w:t>
            </w:r>
          </w:p>
        </w:tc>
        <w:tc>
          <w:tcPr>
            <w:tcW w:w="3969" w:type="dxa"/>
          </w:tcPr>
          <w:p w14:paraId="6DC31701" w14:textId="7979FA59" w:rsidR="007E209A" w:rsidRPr="00BB6FA3" w:rsidRDefault="007E209A" w:rsidP="000B59EB">
            <w:pPr>
              <w:spacing w:line="360" w:lineRule="auto"/>
              <w:jc w:val="both"/>
              <w:rPr>
                <w:rFonts w:asciiTheme="majorBidi" w:hAnsiTheme="majorBidi" w:cstheme="majorBidi"/>
              </w:rPr>
            </w:pPr>
            <w:r w:rsidRPr="00BB6FA3">
              <w:rPr>
                <w:rFonts w:asciiTheme="majorBidi" w:hAnsiTheme="majorBidi" w:cstheme="majorBidi"/>
              </w:rPr>
              <w:t xml:space="preserve">-Bascule le </w:t>
            </w:r>
            <w:r>
              <w:rPr>
                <w:rFonts w:asciiTheme="majorBidi" w:hAnsiTheme="majorBidi" w:cstheme="majorBidi"/>
              </w:rPr>
              <w:t>bouton &lt;&lt;</w:t>
            </w:r>
            <w:r w:rsidRPr="00BB6FA3">
              <w:rPr>
                <w:rFonts w:asciiTheme="majorBidi" w:hAnsiTheme="majorBidi" w:cstheme="majorBidi"/>
              </w:rPr>
              <w:t>checkbox</w:t>
            </w:r>
            <w:r>
              <w:rPr>
                <w:rFonts w:asciiTheme="majorBidi" w:hAnsiTheme="majorBidi" w:cstheme="majorBidi"/>
              </w:rPr>
              <w:t>&gt;&gt;</w:t>
            </w:r>
            <w:r w:rsidRPr="00BB6FA3">
              <w:rPr>
                <w:rFonts w:asciiTheme="majorBidi" w:hAnsiTheme="majorBidi" w:cstheme="majorBidi"/>
              </w:rPr>
              <w:t xml:space="preserve"> à droite pour accepter de publier la poste.</w:t>
            </w:r>
          </w:p>
          <w:p w14:paraId="61A71E9F" w14:textId="77777777" w:rsidR="007E209A" w:rsidRDefault="007E209A" w:rsidP="000B59EB">
            <w:pPr>
              <w:spacing w:line="360" w:lineRule="auto"/>
              <w:jc w:val="both"/>
              <w:rPr>
                <w:rFonts w:asciiTheme="majorBidi" w:hAnsiTheme="majorBidi" w:cstheme="majorBidi"/>
              </w:rPr>
            </w:pPr>
            <w:r w:rsidRPr="00BB6FA3">
              <w:rPr>
                <w:rFonts w:asciiTheme="majorBidi" w:hAnsiTheme="majorBidi" w:cstheme="majorBidi"/>
              </w:rPr>
              <w:t>-</w:t>
            </w:r>
            <w:r>
              <w:rPr>
                <w:rFonts w:asciiTheme="majorBidi" w:hAnsiTheme="majorBidi" w:cstheme="majorBidi"/>
              </w:rPr>
              <w:t>Appui sur icone &lt;&lt;supprimer&gt;&gt; pour supprimer la poste</w:t>
            </w:r>
            <w:r w:rsidRPr="00BB6FA3">
              <w:rPr>
                <w:rFonts w:asciiTheme="majorBidi" w:hAnsiTheme="majorBidi" w:cstheme="majorBidi"/>
              </w:rPr>
              <w:t>.</w:t>
            </w:r>
            <w:r>
              <w:rPr>
                <w:rFonts w:asciiTheme="majorBidi" w:hAnsiTheme="majorBidi" w:cstheme="majorBidi"/>
              </w:rPr>
              <w:t xml:space="preserve"> </w:t>
            </w:r>
          </w:p>
          <w:p w14:paraId="5DD98F0E" w14:textId="77777777" w:rsidR="007E209A" w:rsidRDefault="007E209A" w:rsidP="000B59EB">
            <w:pPr>
              <w:spacing w:line="360" w:lineRule="auto"/>
              <w:jc w:val="both"/>
              <w:rPr>
                <w:rFonts w:asciiTheme="majorBidi" w:hAnsiTheme="majorBidi" w:cstheme="majorBidi"/>
              </w:rPr>
            </w:pPr>
          </w:p>
          <w:p w14:paraId="2BD98E20" w14:textId="77777777" w:rsidR="007E209A" w:rsidRDefault="007E209A" w:rsidP="000B59EB">
            <w:pPr>
              <w:spacing w:line="360" w:lineRule="auto"/>
              <w:jc w:val="both"/>
              <w:rPr>
                <w:rFonts w:asciiTheme="majorBidi" w:hAnsiTheme="majorBidi" w:cstheme="majorBidi"/>
              </w:rPr>
            </w:pPr>
          </w:p>
          <w:p w14:paraId="58D3685A" w14:textId="4AE28213" w:rsidR="007E209A" w:rsidRPr="00BB6FA3" w:rsidRDefault="007E209A" w:rsidP="000B59EB">
            <w:pPr>
              <w:spacing w:line="360" w:lineRule="auto"/>
              <w:jc w:val="both"/>
              <w:rPr>
                <w:rFonts w:asciiTheme="majorBidi" w:hAnsiTheme="majorBidi" w:cstheme="majorBidi"/>
              </w:rPr>
            </w:pPr>
          </w:p>
        </w:tc>
        <w:tc>
          <w:tcPr>
            <w:tcW w:w="992" w:type="dxa"/>
          </w:tcPr>
          <w:p w14:paraId="41571E16" w14:textId="77777777" w:rsidR="007E209A" w:rsidRPr="00BB6FA3" w:rsidRDefault="007E209A" w:rsidP="000B59EB">
            <w:pPr>
              <w:spacing w:line="360" w:lineRule="auto"/>
              <w:jc w:val="both"/>
              <w:rPr>
                <w:rFonts w:asciiTheme="majorBidi" w:hAnsiTheme="majorBidi" w:cstheme="majorBidi"/>
                <w:sz w:val="24"/>
                <w:szCs w:val="24"/>
              </w:rPr>
            </w:pPr>
          </w:p>
        </w:tc>
      </w:tr>
      <w:tr w:rsidR="007E209A" w:rsidRPr="00BB6FA3" w14:paraId="42BE6335" w14:textId="77777777" w:rsidTr="000B6D16">
        <w:trPr>
          <w:trHeight w:val="3246"/>
        </w:trPr>
        <w:tc>
          <w:tcPr>
            <w:tcW w:w="709" w:type="dxa"/>
            <w:vMerge/>
            <w:shd w:val="clear" w:color="auto" w:fill="F2F2F2" w:themeFill="background1" w:themeFillShade="F2"/>
          </w:tcPr>
          <w:p w14:paraId="2E52532C" w14:textId="77777777" w:rsidR="007E209A" w:rsidRPr="00BB6FA3" w:rsidRDefault="007E209A" w:rsidP="000B59EB">
            <w:pPr>
              <w:spacing w:line="360" w:lineRule="auto"/>
              <w:jc w:val="both"/>
              <w:rPr>
                <w:rFonts w:asciiTheme="majorBidi" w:hAnsiTheme="majorBidi" w:cstheme="majorBidi"/>
                <w:sz w:val="24"/>
                <w:szCs w:val="24"/>
              </w:rPr>
            </w:pPr>
          </w:p>
        </w:tc>
        <w:tc>
          <w:tcPr>
            <w:tcW w:w="1276" w:type="dxa"/>
            <w:vMerge/>
            <w:shd w:val="clear" w:color="auto" w:fill="F2F2F2" w:themeFill="background1" w:themeFillShade="F2"/>
          </w:tcPr>
          <w:p w14:paraId="274D78FB" w14:textId="77777777" w:rsidR="007E209A" w:rsidRPr="00BB6FA3" w:rsidRDefault="007E209A" w:rsidP="000B59EB">
            <w:pPr>
              <w:spacing w:line="360" w:lineRule="auto"/>
              <w:jc w:val="both"/>
              <w:rPr>
                <w:rFonts w:asciiTheme="majorBidi" w:hAnsiTheme="majorBidi" w:cstheme="majorBidi"/>
                <w:b/>
                <w:bCs/>
              </w:rPr>
            </w:pPr>
          </w:p>
        </w:tc>
        <w:tc>
          <w:tcPr>
            <w:tcW w:w="1560" w:type="dxa"/>
          </w:tcPr>
          <w:p w14:paraId="6226FF49" w14:textId="4139D1ED" w:rsidR="007E209A" w:rsidRPr="00BB6FA3" w:rsidRDefault="00E15112" w:rsidP="000B59EB">
            <w:pPr>
              <w:spacing w:line="360" w:lineRule="auto"/>
              <w:jc w:val="both"/>
              <w:rPr>
                <w:rFonts w:asciiTheme="majorBidi" w:hAnsiTheme="majorBidi" w:cstheme="majorBidi"/>
              </w:rPr>
            </w:pPr>
            <w:r>
              <w:rPr>
                <w:rFonts w:asciiTheme="majorBidi" w:hAnsiTheme="majorBidi" w:cstheme="majorBidi"/>
              </w:rPr>
              <w:t>Membre</w:t>
            </w:r>
          </w:p>
        </w:tc>
        <w:tc>
          <w:tcPr>
            <w:tcW w:w="1275" w:type="dxa"/>
          </w:tcPr>
          <w:p w14:paraId="0D1C8603" w14:textId="47C6294D" w:rsidR="007E209A" w:rsidRPr="00BB6FA3" w:rsidRDefault="00CF7CB3" w:rsidP="000B59EB">
            <w:pPr>
              <w:spacing w:line="360" w:lineRule="auto"/>
              <w:jc w:val="both"/>
              <w:rPr>
                <w:rFonts w:asciiTheme="majorBidi" w:hAnsiTheme="majorBidi" w:cstheme="majorBidi"/>
              </w:rPr>
            </w:pPr>
            <w:r w:rsidRPr="00BB6FA3">
              <w:rPr>
                <w:rFonts w:asciiTheme="majorBidi" w:hAnsiTheme="majorBidi" w:cstheme="majorBidi"/>
              </w:rPr>
              <w:t>Gérer les postes.</w:t>
            </w:r>
          </w:p>
        </w:tc>
        <w:tc>
          <w:tcPr>
            <w:tcW w:w="1418" w:type="dxa"/>
          </w:tcPr>
          <w:p w14:paraId="397C093D" w14:textId="77777777" w:rsidR="00CF7CB3" w:rsidRPr="00BB6FA3" w:rsidRDefault="00CF7CB3" w:rsidP="000B59EB">
            <w:pPr>
              <w:spacing w:line="360" w:lineRule="auto"/>
              <w:jc w:val="both"/>
              <w:rPr>
                <w:rFonts w:asciiTheme="majorBidi" w:hAnsiTheme="majorBidi" w:cstheme="majorBidi"/>
              </w:rPr>
            </w:pPr>
            <w:r w:rsidRPr="00BB6FA3">
              <w:rPr>
                <w:rFonts w:asciiTheme="majorBidi" w:hAnsiTheme="majorBidi" w:cstheme="majorBidi"/>
              </w:rPr>
              <w:t>-Je consulte mes postes.</w:t>
            </w:r>
          </w:p>
          <w:p w14:paraId="667B4D1D" w14:textId="77777777" w:rsidR="00CF7CB3" w:rsidRPr="00BB6FA3" w:rsidRDefault="00CF7CB3" w:rsidP="000B59EB">
            <w:pPr>
              <w:spacing w:line="360" w:lineRule="auto"/>
              <w:jc w:val="both"/>
              <w:rPr>
                <w:rFonts w:asciiTheme="majorBidi" w:hAnsiTheme="majorBidi" w:cstheme="majorBidi"/>
              </w:rPr>
            </w:pPr>
            <w:r w:rsidRPr="00BB6FA3">
              <w:rPr>
                <w:rFonts w:asciiTheme="majorBidi" w:hAnsiTheme="majorBidi" w:cstheme="majorBidi"/>
              </w:rPr>
              <w:t>-J’ajoute une poste.</w:t>
            </w:r>
          </w:p>
          <w:p w14:paraId="234A3737" w14:textId="2B668BE2" w:rsidR="00CF7CB3" w:rsidRPr="00BB6FA3" w:rsidRDefault="00CF7CB3" w:rsidP="000B59EB">
            <w:pPr>
              <w:spacing w:line="360" w:lineRule="auto"/>
              <w:jc w:val="both"/>
              <w:rPr>
                <w:rFonts w:asciiTheme="majorBidi" w:hAnsiTheme="majorBidi" w:cstheme="majorBidi"/>
              </w:rPr>
            </w:pPr>
            <w:r w:rsidRPr="00BB6FA3">
              <w:rPr>
                <w:rFonts w:asciiTheme="majorBidi" w:hAnsiTheme="majorBidi" w:cstheme="majorBidi"/>
              </w:rPr>
              <w:t xml:space="preserve">-Je modifie </w:t>
            </w:r>
            <w:r w:rsidR="0083703C">
              <w:rPr>
                <w:rFonts w:asciiTheme="majorBidi" w:hAnsiTheme="majorBidi" w:cstheme="majorBidi"/>
              </w:rPr>
              <w:t>ma</w:t>
            </w:r>
            <w:r w:rsidRPr="00BB6FA3">
              <w:rPr>
                <w:rFonts w:asciiTheme="majorBidi" w:hAnsiTheme="majorBidi" w:cstheme="majorBidi"/>
              </w:rPr>
              <w:t xml:space="preserve"> poste.</w:t>
            </w:r>
          </w:p>
          <w:p w14:paraId="1A4DE98C" w14:textId="5DC4B2C5" w:rsidR="00CF7CB3" w:rsidRPr="00CF7CB3" w:rsidRDefault="00CF7CB3" w:rsidP="000B59EB">
            <w:pPr>
              <w:spacing w:line="360" w:lineRule="auto"/>
              <w:jc w:val="both"/>
              <w:rPr>
                <w:rFonts w:asciiTheme="majorBidi" w:hAnsiTheme="majorBidi" w:cstheme="majorBidi"/>
              </w:rPr>
            </w:pPr>
            <w:r w:rsidRPr="00BB6FA3">
              <w:rPr>
                <w:rFonts w:asciiTheme="majorBidi" w:hAnsiTheme="majorBidi" w:cstheme="majorBidi"/>
              </w:rPr>
              <w:t xml:space="preserve">-Je supprime </w:t>
            </w:r>
            <w:r w:rsidR="0083703C">
              <w:rPr>
                <w:rFonts w:asciiTheme="majorBidi" w:hAnsiTheme="majorBidi" w:cstheme="majorBidi"/>
              </w:rPr>
              <w:t>ma</w:t>
            </w:r>
            <w:r w:rsidRPr="00BB6FA3">
              <w:rPr>
                <w:rFonts w:asciiTheme="majorBidi" w:hAnsiTheme="majorBidi" w:cstheme="majorBidi"/>
              </w:rPr>
              <w:t xml:space="preserve"> poste.</w:t>
            </w:r>
          </w:p>
        </w:tc>
        <w:tc>
          <w:tcPr>
            <w:tcW w:w="3969" w:type="dxa"/>
          </w:tcPr>
          <w:p w14:paraId="32A0F3C8" w14:textId="2B043EC3" w:rsidR="00CF7CB3" w:rsidRPr="00BB6FA3" w:rsidRDefault="00CF7CB3" w:rsidP="000B59EB">
            <w:pPr>
              <w:spacing w:line="360" w:lineRule="auto"/>
              <w:jc w:val="both"/>
              <w:rPr>
                <w:rFonts w:asciiTheme="majorBidi" w:hAnsiTheme="majorBidi" w:cstheme="majorBidi"/>
              </w:rPr>
            </w:pPr>
            <w:r w:rsidRPr="00BB6FA3">
              <w:rPr>
                <w:rFonts w:asciiTheme="majorBidi" w:hAnsiTheme="majorBidi" w:cstheme="majorBidi"/>
              </w:rPr>
              <w:t>-</w:t>
            </w:r>
            <w:r w:rsidR="000D0E7F">
              <w:rPr>
                <w:rFonts w:asciiTheme="majorBidi" w:hAnsiTheme="majorBidi" w:cstheme="majorBidi"/>
              </w:rPr>
              <w:t>P</w:t>
            </w:r>
            <w:r w:rsidRPr="00BB6FA3">
              <w:rPr>
                <w:rFonts w:asciiTheme="majorBidi" w:hAnsiTheme="majorBidi" w:cstheme="majorBidi"/>
              </w:rPr>
              <w:t>our ajouter une poste : on appuie sur le bouton ajouter pour remplir les informations nécessaires.</w:t>
            </w:r>
          </w:p>
          <w:p w14:paraId="63B5130D" w14:textId="77777777" w:rsidR="00CF7CB3" w:rsidRPr="00BB6FA3" w:rsidRDefault="00CF7CB3" w:rsidP="000B59EB">
            <w:pPr>
              <w:spacing w:line="360" w:lineRule="auto"/>
              <w:jc w:val="both"/>
              <w:rPr>
                <w:rFonts w:asciiTheme="majorBidi" w:hAnsiTheme="majorBidi" w:cstheme="majorBidi"/>
              </w:rPr>
            </w:pPr>
            <w:r w:rsidRPr="00BB6FA3">
              <w:rPr>
                <w:rFonts w:asciiTheme="majorBidi" w:hAnsiTheme="majorBidi" w:cstheme="majorBidi"/>
              </w:rPr>
              <w:t>-Appui sur icone « modifier » pour modifie une poste.</w:t>
            </w:r>
          </w:p>
          <w:p w14:paraId="34A8B9EE" w14:textId="77777777" w:rsidR="00CF7CB3" w:rsidRPr="00BB6FA3" w:rsidRDefault="00CF7CB3" w:rsidP="000B59EB">
            <w:pPr>
              <w:spacing w:line="360" w:lineRule="auto"/>
              <w:jc w:val="both"/>
              <w:rPr>
                <w:rFonts w:asciiTheme="majorBidi" w:hAnsiTheme="majorBidi" w:cstheme="majorBidi"/>
              </w:rPr>
            </w:pPr>
            <w:r w:rsidRPr="00BB6FA3">
              <w:rPr>
                <w:rFonts w:asciiTheme="majorBidi" w:hAnsiTheme="majorBidi" w:cstheme="majorBidi"/>
              </w:rPr>
              <w:t>-Appui sur icone « supprimer » pour supprimer une poste.</w:t>
            </w:r>
          </w:p>
          <w:p w14:paraId="3A056C23" w14:textId="77777777" w:rsidR="007E209A" w:rsidRPr="00BB6FA3" w:rsidRDefault="007E209A" w:rsidP="000B59EB">
            <w:pPr>
              <w:spacing w:line="360" w:lineRule="auto"/>
              <w:jc w:val="both"/>
              <w:rPr>
                <w:rFonts w:asciiTheme="majorBidi" w:hAnsiTheme="majorBidi" w:cstheme="majorBidi"/>
              </w:rPr>
            </w:pPr>
          </w:p>
        </w:tc>
        <w:tc>
          <w:tcPr>
            <w:tcW w:w="992" w:type="dxa"/>
          </w:tcPr>
          <w:p w14:paraId="7D12511B" w14:textId="77777777" w:rsidR="007E209A" w:rsidRPr="00BB6FA3" w:rsidRDefault="007E209A" w:rsidP="000B59EB">
            <w:pPr>
              <w:spacing w:line="360" w:lineRule="auto"/>
              <w:jc w:val="both"/>
              <w:rPr>
                <w:rFonts w:asciiTheme="majorBidi" w:hAnsiTheme="majorBidi" w:cstheme="majorBidi"/>
                <w:sz w:val="24"/>
                <w:szCs w:val="24"/>
              </w:rPr>
            </w:pPr>
          </w:p>
        </w:tc>
      </w:tr>
      <w:tr w:rsidR="00530A51" w:rsidRPr="00BB6FA3" w14:paraId="18726DCA" w14:textId="77777777" w:rsidTr="000B6D16">
        <w:trPr>
          <w:trHeight w:val="491"/>
        </w:trPr>
        <w:tc>
          <w:tcPr>
            <w:tcW w:w="709" w:type="dxa"/>
            <w:shd w:val="clear" w:color="auto" w:fill="F2F2F2" w:themeFill="background1" w:themeFillShade="F2"/>
          </w:tcPr>
          <w:p w14:paraId="0B3CCF8E" w14:textId="77777777" w:rsidR="00662A33" w:rsidRPr="00BB6FA3" w:rsidRDefault="00662A33" w:rsidP="000B59EB">
            <w:pPr>
              <w:spacing w:line="360" w:lineRule="auto"/>
              <w:jc w:val="both"/>
              <w:rPr>
                <w:rFonts w:asciiTheme="majorBidi" w:hAnsiTheme="majorBidi" w:cstheme="majorBidi"/>
              </w:rPr>
            </w:pPr>
          </w:p>
          <w:p w14:paraId="011F9E74" w14:textId="36F32A77" w:rsidR="00662A33" w:rsidRPr="00BB6FA3" w:rsidRDefault="00662A33" w:rsidP="000B59EB">
            <w:pPr>
              <w:spacing w:line="360" w:lineRule="auto"/>
              <w:jc w:val="both"/>
              <w:rPr>
                <w:rFonts w:asciiTheme="majorBidi" w:hAnsiTheme="majorBidi" w:cstheme="majorBidi"/>
              </w:rPr>
            </w:pPr>
            <w:r w:rsidRPr="00BB6FA3">
              <w:rPr>
                <w:rFonts w:asciiTheme="majorBidi" w:hAnsiTheme="majorBidi" w:cstheme="majorBidi"/>
              </w:rPr>
              <w:t>7</w:t>
            </w:r>
          </w:p>
        </w:tc>
        <w:tc>
          <w:tcPr>
            <w:tcW w:w="1276" w:type="dxa"/>
            <w:shd w:val="clear" w:color="auto" w:fill="F2F2F2" w:themeFill="background1" w:themeFillShade="F2"/>
          </w:tcPr>
          <w:p w14:paraId="3C92847F" w14:textId="77777777" w:rsidR="00530A51" w:rsidRDefault="00530A51" w:rsidP="000B59EB">
            <w:pPr>
              <w:spacing w:line="360" w:lineRule="auto"/>
              <w:jc w:val="both"/>
              <w:rPr>
                <w:rFonts w:asciiTheme="majorBidi" w:hAnsiTheme="majorBidi" w:cstheme="majorBidi"/>
                <w:b/>
                <w:bCs/>
              </w:rPr>
            </w:pPr>
            <w:r w:rsidRPr="00BB6FA3">
              <w:rPr>
                <w:rFonts w:asciiTheme="majorBidi" w:hAnsiTheme="majorBidi" w:cstheme="majorBidi"/>
                <w:b/>
                <w:bCs/>
              </w:rPr>
              <w:t xml:space="preserve">Gestion de liste des </w:t>
            </w:r>
            <w:r w:rsidR="00662A33" w:rsidRPr="00BB6FA3">
              <w:rPr>
                <w:rFonts w:asciiTheme="majorBidi" w:hAnsiTheme="majorBidi" w:cstheme="majorBidi"/>
                <w:b/>
                <w:bCs/>
              </w:rPr>
              <w:t>membres</w:t>
            </w:r>
          </w:p>
          <w:p w14:paraId="350E88A8" w14:textId="0D686239" w:rsidR="00281A6B" w:rsidRPr="00BB6FA3" w:rsidRDefault="00281A6B" w:rsidP="000B59EB">
            <w:pPr>
              <w:spacing w:line="360" w:lineRule="auto"/>
              <w:jc w:val="both"/>
              <w:rPr>
                <w:rFonts w:asciiTheme="majorBidi" w:hAnsiTheme="majorBidi" w:cstheme="majorBidi"/>
                <w:b/>
                <w:bCs/>
              </w:rPr>
            </w:pPr>
          </w:p>
        </w:tc>
        <w:tc>
          <w:tcPr>
            <w:tcW w:w="1560" w:type="dxa"/>
          </w:tcPr>
          <w:p w14:paraId="41167215" w14:textId="77777777" w:rsidR="00530A51" w:rsidRPr="00BB6FA3" w:rsidRDefault="00530A51" w:rsidP="000B59EB">
            <w:pPr>
              <w:spacing w:line="360" w:lineRule="auto"/>
              <w:jc w:val="both"/>
              <w:rPr>
                <w:rFonts w:asciiTheme="majorBidi" w:hAnsiTheme="majorBidi" w:cstheme="majorBidi"/>
                <w:sz w:val="24"/>
                <w:szCs w:val="24"/>
              </w:rPr>
            </w:pPr>
          </w:p>
          <w:p w14:paraId="099D5793" w14:textId="5A45C153" w:rsidR="00530A51" w:rsidRPr="00BB6FA3" w:rsidRDefault="00530A51"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Admin</w:t>
            </w:r>
          </w:p>
        </w:tc>
        <w:tc>
          <w:tcPr>
            <w:tcW w:w="1275" w:type="dxa"/>
          </w:tcPr>
          <w:p w14:paraId="74354667" w14:textId="049B1DE7" w:rsidR="00530A51" w:rsidRPr="00BB6FA3" w:rsidRDefault="00A641CE" w:rsidP="000B59EB">
            <w:pPr>
              <w:spacing w:line="360" w:lineRule="auto"/>
              <w:jc w:val="both"/>
              <w:rPr>
                <w:rFonts w:asciiTheme="majorBidi" w:hAnsiTheme="majorBidi" w:cstheme="majorBidi"/>
              </w:rPr>
            </w:pPr>
            <w:r w:rsidRPr="00BB6FA3">
              <w:rPr>
                <w:rFonts w:asciiTheme="majorBidi" w:hAnsiTheme="majorBidi" w:cstheme="majorBidi"/>
              </w:rPr>
              <w:t xml:space="preserve">Gérer </w:t>
            </w:r>
            <w:r w:rsidR="00662A33" w:rsidRPr="00BB6FA3">
              <w:rPr>
                <w:rFonts w:asciiTheme="majorBidi" w:hAnsiTheme="majorBidi" w:cstheme="majorBidi"/>
              </w:rPr>
              <w:t>membres.</w:t>
            </w:r>
          </w:p>
        </w:tc>
        <w:tc>
          <w:tcPr>
            <w:tcW w:w="1418" w:type="dxa"/>
          </w:tcPr>
          <w:p w14:paraId="58063456" w14:textId="6ACE3690" w:rsidR="00436F4F" w:rsidRPr="00BB6FA3" w:rsidRDefault="00991372" w:rsidP="000B59EB">
            <w:pPr>
              <w:spacing w:line="360" w:lineRule="auto"/>
              <w:jc w:val="both"/>
              <w:rPr>
                <w:rFonts w:asciiTheme="majorBidi" w:hAnsiTheme="majorBidi" w:cstheme="majorBidi"/>
              </w:rPr>
            </w:pPr>
            <w:r w:rsidRPr="00BB6FA3">
              <w:rPr>
                <w:rFonts w:asciiTheme="majorBidi" w:hAnsiTheme="majorBidi" w:cstheme="majorBidi"/>
              </w:rPr>
              <w:t>-</w:t>
            </w:r>
            <w:r w:rsidR="00436F4F" w:rsidRPr="00BB6FA3">
              <w:rPr>
                <w:rFonts w:asciiTheme="majorBidi" w:hAnsiTheme="majorBidi" w:cstheme="majorBidi"/>
              </w:rPr>
              <w:t xml:space="preserve">Je consulte la liste des </w:t>
            </w:r>
            <w:r w:rsidRPr="00BB6FA3">
              <w:rPr>
                <w:rFonts w:asciiTheme="majorBidi" w:hAnsiTheme="majorBidi" w:cstheme="majorBidi"/>
              </w:rPr>
              <w:t>membres.</w:t>
            </w:r>
            <w:r w:rsidR="00436F4F" w:rsidRPr="00BB6FA3">
              <w:rPr>
                <w:rFonts w:asciiTheme="majorBidi" w:hAnsiTheme="majorBidi" w:cstheme="majorBidi"/>
              </w:rPr>
              <w:t xml:space="preserve"> </w:t>
            </w:r>
          </w:p>
          <w:p w14:paraId="3ADAD51E" w14:textId="1A08D40E" w:rsidR="00530A51" w:rsidRPr="00BB6FA3" w:rsidRDefault="00436F4F" w:rsidP="000B59EB">
            <w:pPr>
              <w:spacing w:line="360" w:lineRule="auto"/>
              <w:jc w:val="both"/>
              <w:rPr>
                <w:rFonts w:asciiTheme="majorBidi" w:hAnsiTheme="majorBidi" w:cstheme="majorBidi"/>
              </w:rPr>
            </w:pPr>
            <w:r w:rsidRPr="00BB6FA3">
              <w:rPr>
                <w:rFonts w:asciiTheme="majorBidi" w:hAnsiTheme="majorBidi" w:cstheme="majorBidi"/>
              </w:rPr>
              <w:t>-</w:t>
            </w:r>
            <w:r w:rsidR="00991372" w:rsidRPr="00BB6FA3">
              <w:rPr>
                <w:rFonts w:asciiTheme="majorBidi" w:hAnsiTheme="majorBidi" w:cstheme="majorBidi"/>
              </w:rPr>
              <w:t>Je</w:t>
            </w:r>
            <w:r w:rsidRPr="00BB6FA3">
              <w:rPr>
                <w:rFonts w:asciiTheme="majorBidi" w:hAnsiTheme="majorBidi" w:cstheme="majorBidi"/>
              </w:rPr>
              <w:t xml:space="preserve"> supprime un </w:t>
            </w:r>
            <w:r w:rsidR="00991372" w:rsidRPr="00BB6FA3">
              <w:rPr>
                <w:rFonts w:asciiTheme="majorBidi" w:hAnsiTheme="majorBidi" w:cstheme="majorBidi"/>
              </w:rPr>
              <w:t>membre</w:t>
            </w:r>
            <w:r w:rsidRPr="00BB6FA3">
              <w:rPr>
                <w:rFonts w:asciiTheme="majorBidi" w:hAnsiTheme="majorBidi" w:cstheme="majorBidi"/>
              </w:rPr>
              <w:t xml:space="preserve">. </w:t>
            </w:r>
          </w:p>
        </w:tc>
        <w:tc>
          <w:tcPr>
            <w:tcW w:w="3969" w:type="dxa"/>
          </w:tcPr>
          <w:p w14:paraId="1EAFA7F8" w14:textId="77777777" w:rsidR="00281A6B" w:rsidRDefault="00281A6B" w:rsidP="000B59EB">
            <w:pPr>
              <w:spacing w:line="360" w:lineRule="auto"/>
              <w:jc w:val="both"/>
              <w:rPr>
                <w:rFonts w:asciiTheme="majorBidi" w:hAnsiTheme="majorBidi" w:cstheme="majorBidi"/>
                <w:sz w:val="24"/>
                <w:szCs w:val="24"/>
              </w:rPr>
            </w:pPr>
          </w:p>
          <w:p w14:paraId="782EAD25" w14:textId="702617F7" w:rsidR="00991372" w:rsidRPr="00BB6FA3" w:rsidRDefault="00436F4F" w:rsidP="000B59EB">
            <w:pPr>
              <w:spacing w:line="360" w:lineRule="auto"/>
              <w:jc w:val="both"/>
              <w:rPr>
                <w:rFonts w:asciiTheme="majorBidi" w:hAnsiTheme="majorBidi" w:cstheme="majorBidi"/>
              </w:rPr>
            </w:pPr>
            <w:r w:rsidRPr="00BB6FA3">
              <w:rPr>
                <w:rFonts w:asciiTheme="majorBidi" w:hAnsiTheme="majorBidi" w:cstheme="majorBidi"/>
                <w:sz w:val="24"/>
                <w:szCs w:val="24"/>
              </w:rPr>
              <w:t>-</w:t>
            </w:r>
            <w:r w:rsidRPr="00BB6FA3">
              <w:rPr>
                <w:rFonts w:asciiTheme="majorBidi" w:hAnsiTheme="majorBidi" w:cstheme="majorBidi"/>
              </w:rPr>
              <w:t xml:space="preserve">Pour </w:t>
            </w:r>
            <w:r w:rsidR="00991372" w:rsidRPr="00BB6FA3">
              <w:rPr>
                <w:rFonts w:asciiTheme="majorBidi" w:hAnsiTheme="majorBidi" w:cstheme="majorBidi"/>
              </w:rPr>
              <w:t>supprimer un membre de la liste</w:t>
            </w:r>
            <w:r w:rsidR="00CF7CB3" w:rsidRPr="00BB6FA3">
              <w:rPr>
                <w:rFonts w:asciiTheme="majorBidi" w:hAnsiTheme="majorBidi" w:cstheme="majorBidi"/>
              </w:rPr>
              <w:t> : appui</w:t>
            </w:r>
            <w:r w:rsidR="005155BD">
              <w:rPr>
                <w:rFonts w:asciiTheme="majorBidi" w:hAnsiTheme="majorBidi" w:cstheme="majorBidi"/>
              </w:rPr>
              <w:t xml:space="preserve"> </w:t>
            </w:r>
            <w:r w:rsidR="00991372" w:rsidRPr="00BB6FA3">
              <w:rPr>
                <w:rFonts w:asciiTheme="majorBidi" w:hAnsiTheme="majorBidi" w:cstheme="majorBidi"/>
              </w:rPr>
              <w:t xml:space="preserve">sur icone </w:t>
            </w:r>
            <w:r w:rsidR="00281A6B">
              <w:rPr>
                <w:rFonts w:asciiTheme="majorBidi" w:hAnsiTheme="majorBidi" w:cstheme="majorBidi"/>
              </w:rPr>
              <w:t>&lt;&lt;</w:t>
            </w:r>
            <w:r w:rsidR="00991372" w:rsidRPr="00BB6FA3">
              <w:rPr>
                <w:rFonts w:asciiTheme="majorBidi" w:hAnsiTheme="majorBidi" w:cstheme="majorBidi"/>
              </w:rPr>
              <w:t>supprimer</w:t>
            </w:r>
            <w:r w:rsidR="00281A6B">
              <w:rPr>
                <w:rFonts w:asciiTheme="majorBidi" w:hAnsiTheme="majorBidi" w:cstheme="majorBidi"/>
              </w:rPr>
              <w:t>&gt;&gt;</w:t>
            </w:r>
            <w:r w:rsidR="00991372" w:rsidRPr="00BB6FA3">
              <w:rPr>
                <w:rFonts w:asciiTheme="majorBidi" w:hAnsiTheme="majorBidi" w:cstheme="majorBidi"/>
              </w:rPr>
              <w:t xml:space="preserve">. </w:t>
            </w:r>
          </w:p>
        </w:tc>
        <w:tc>
          <w:tcPr>
            <w:tcW w:w="992" w:type="dxa"/>
          </w:tcPr>
          <w:p w14:paraId="31B56F0F" w14:textId="77777777" w:rsidR="00530A51" w:rsidRPr="00BB6FA3" w:rsidRDefault="00530A51" w:rsidP="000B59EB">
            <w:pPr>
              <w:spacing w:line="360" w:lineRule="auto"/>
              <w:jc w:val="both"/>
              <w:rPr>
                <w:rFonts w:asciiTheme="majorBidi" w:hAnsiTheme="majorBidi" w:cstheme="majorBidi"/>
                <w:sz w:val="24"/>
                <w:szCs w:val="24"/>
              </w:rPr>
            </w:pPr>
          </w:p>
        </w:tc>
      </w:tr>
      <w:tr w:rsidR="00662A33" w:rsidRPr="00BB6FA3" w14:paraId="6F825573" w14:textId="77777777" w:rsidTr="000B6D16">
        <w:trPr>
          <w:trHeight w:val="2462"/>
        </w:trPr>
        <w:tc>
          <w:tcPr>
            <w:tcW w:w="709" w:type="dxa"/>
            <w:shd w:val="clear" w:color="auto" w:fill="F2F2F2" w:themeFill="background1" w:themeFillShade="F2"/>
          </w:tcPr>
          <w:p w14:paraId="533E8AC8" w14:textId="77777777" w:rsidR="00E026EF" w:rsidRPr="00BB6FA3" w:rsidRDefault="00E026EF" w:rsidP="000B59EB">
            <w:pPr>
              <w:spacing w:line="360" w:lineRule="auto"/>
              <w:jc w:val="both"/>
              <w:rPr>
                <w:rFonts w:asciiTheme="majorBidi" w:hAnsiTheme="majorBidi" w:cstheme="majorBidi"/>
              </w:rPr>
            </w:pPr>
          </w:p>
          <w:p w14:paraId="0F5777BA" w14:textId="77777777" w:rsidR="00E026EF" w:rsidRPr="00BB6FA3" w:rsidRDefault="00E026EF" w:rsidP="000B59EB">
            <w:pPr>
              <w:spacing w:line="360" w:lineRule="auto"/>
              <w:jc w:val="both"/>
              <w:rPr>
                <w:rFonts w:asciiTheme="majorBidi" w:hAnsiTheme="majorBidi" w:cstheme="majorBidi"/>
              </w:rPr>
            </w:pPr>
          </w:p>
          <w:p w14:paraId="7F8E3807" w14:textId="7D430659" w:rsidR="00662A33" w:rsidRPr="00BB6FA3" w:rsidRDefault="00A80923" w:rsidP="000B59EB">
            <w:pPr>
              <w:spacing w:line="360" w:lineRule="auto"/>
              <w:jc w:val="both"/>
              <w:rPr>
                <w:rFonts w:asciiTheme="majorBidi" w:hAnsiTheme="majorBidi" w:cstheme="majorBidi"/>
              </w:rPr>
            </w:pPr>
            <w:r w:rsidRPr="00BB6FA3">
              <w:rPr>
                <w:rFonts w:asciiTheme="majorBidi" w:hAnsiTheme="majorBidi" w:cstheme="majorBidi"/>
              </w:rPr>
              <w:t>8</w:t>
            </w:r>
          </w:p>
        </w:tc>
        <w:tc>
          <w:tcPr>
            <w:tcW w:w="1276" w:type="dxa"/>
            <w:shd w:val="clear" w:color="auto" w:fill="F2F2F2" w:themeFill="background1" w:themeFillShade="F2"/>
          </w:tcPr>
          <w:p w14:paraId="2D9C14DE" w14:textId="77777777" w:rsidR="00A80923" w:rsidRPr="00BB6FA3" w:rsidRDefault="00A80923" w:rsidP="000B59EB">
            <w:pPr>
              <w:spacing w:line="360" w:lineRule="auto"/>
              <w:jc w:val="both"/>
              <w:rPr>
                <w:rFonts w:asciiTheme="majorBidi" w:hAnsiTheme="majorBidi" w:cstheme="majorBidi"/>
                <w:b/>
                <w:bCs/>
              </w:rPr>
            </w:pPr>
          </w:p>
          <w:p w14:paraId="0E085563" w14:textId="64CC5059" w:rsidR="00662A33" w:rsidRPr="00BB6FA3" w:rsidRDefault="00991372" w:rsidP="000B59EB">
            <w:pPr>
              <w:spacing w:line="360" w:lineRule="auto"/>
              <w:jc w:val="both"/>
              <w:rPr>
                <w:rFonts w:asciiTheme="majorBidi" w:hAnsiTheme="majorBidi" w:cstheme="majorBidi"/>
                <w:b/>
                <w:bCs/>
              </w:rPr>
            </w:pPr>
            <w:r w:rsidRPr="00BB6FA3">
              <w:rPr>
                <w:rFonts w:asciiTheme="majorBidi" w:hAnsiTheme="majorBidi" w:cstheme="majorBidi"/>
                <w:b/>
                <w:bCs/>
              </w:rPr>
              <w:t>Gestion de liste des éditeurs</w:t>
            </w:r>
            <w:r w:rsidR="005155BD">
              <w:rPr>
                <w:rFonts w:asciiTheme="majorBidi" w:hAnsiTheme="majorBidi" w:cstheme="majorBidi"/>
                <w:b/>
                <w:bCs/>
              </w:rPr>
              <w:t>.</w:t>
            </w:r>
          </w:p>
        </w:tc>
        <w:tc>
          <w:tcPr>
            <w:tcW w:w="1560" w:type="dxa"/>
          </w:tcPr>
          <w:p w14:paraId="70C07FB8" w14:textId="07A09B2A" w:rsidR="00662A33" w:rsidRPr="00BB6FA3" w:rsidRDefault="00991372"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Admin</w:t>
            </w:r>
          </w:p>
        </w:tc>
        <w:tc>
          <w:tcPr>
            <w:tcW w:w="1275" w:type="dxa"/>
          </w:tcPr>
          <w:p w14:paraId="23F09DFF" w14:textId="3E94BAC7" w:rsidR="00662A33" w:rsidRPr="00BB6FA3" w:rsidRDefault="00991372" w:rsidP="000B59EB">
            <w:pPr>
              <w:spacing w:line="360" w:lineRule="auto"/>
              <w:jc w:val="both"/>
              <w:rPr>
                <w:rFonts w:asciiTheme="majorBidi" w:hAnsiTheme="majorBidi" w:cstheme="majorBidi"/>
              </w:rPr>
            </w:pPr>
            <w:r w:rsidRPr="00BB6FA3">
              <w:rPr>
                <w:rFonts w:asciiTheme="majorBidi" w:hAnsiTheme="majorBidi" w:cstheme="majorBidi"/>
              </w:rPr>
              <w:t xml:space="preserve">Gérer éditeur </w:t>
            </w:r>
          </w:p>
        </w:tc>
        <w:tc>
          <w:tcPr>
            <w:tcW w:w="1418" w:type="dxa"/>
          </w:tcPr>
          <w:p w14:paraId="72599921" w14:textId="40001FEC" w:rsidR="00662A33" w:rsidRPr="00BB6FA3" w:rsidRDefault="00991372" w:rsidP="000B59EB">
            <w:pPr>
              <w:spacing w:line="360" w:lineRule="auto"/>
              <w:jc w:val="both"/>
              <w:rPr>
                <w:rFonts w:asciiTheme="majorBidi" w:hAnsiTheme="majorBidi" w:cstheme="majorBidi"/>
              </w:rPr>
            </w:pPr>
            <w:r w:rsidRPr="00BB6FA3">
              <w:rPr>
                <w:rFonts w:asciiTheme="majorBidi" w:hAnsiTheme="majorBidi" w:cstheme="majorBidi"/>
              </w:rPr>
              <w:t>-Je consulte la liste des éditeurs.</w:t>
            </w:r>
          </w:p>
          <w:p w14:paraId="60EA05B1" w14:textId="19C83241" w:rsidR="00991372" w:rsidRPr="00BB6FA3" w:rsidRDefault="00991372" w:rsidP="000B59EB">
            <w:pPr>
              <w:spacing w:line="360" w:lineRule="auto"/>
              <w:jc w:val="both"/>
              <w:rPr>
                <w:rFonts w:asciiTheme="majorBidi" w:hAnsiTheme="majorBidi" w:cstheme="majorBidi"/>
              </w:rPr>
            </w:pPr>
            <w:r w:rsidRPr="00BB6FA3">
              <w:rPr>
                <w:rFonts w:asciiTheme="majorBidi" w:hAnsiTheme="majorBidi" w:cstheme="majorBidi"/>
              </w:rPr>
              <w:t>-J’ajoute et je supprime un éditeur.</w:t>
            </w:r>
          </w:p>
        </w:tc>
        <w:tc>
          <w:tcPr>
            <w:tcW w:w="3969" w:type="dxa"/>
          </w:tcPr>
          <w:p w14:paraId="622D1FE8" w14:textId="4281F33C" w:rsidR="00A80923" w:rsidRPr="00BB6FA3" w:rsidRDefault="00A80923" w:rsidP="000B59EB">
            <w:pPr>
              <w:spacing w:line="360" w:lineRule="auto"/>
              <w:jc w:val="both"/>
              <w:rPr>
                <w:rFonts w:asciiTheme="majorBidi" w:hAnsiTheme="majorBidi" w:cstheme="majorBidi"/>
              </w:rPr>
            </w:pPr>
            <w:r w:rsidRPr="00BB6FA3">
              <w:rPr>
                <w:rFonts w:asciiTheme="majorBidi" w:hAnsiTheme="majorBidi" w:cstheme="majorBidi"/>
              </w:rPr>
              <w:t>-Pour ajouter un éditeur :</w:t>
            </w:r>
          </w:p>
          <w:p w14:paraId="46E3E6C4" w14:textId="6D7DF42B" w:rsidR="00662A33" w:rsidRPr="00BB6FA3" w:rsidRDefault="00A80923" w:rsidP="000B59EB">
            <w:pPr>
              <w:spacing w:line="360" w:lineRule="auto"/>
              <w:jc w:val="both"/>
              <w:rPr>
                <w:rFonts w:asciiTheme="majorBidi" w:hAnsiTheme="majorBidi" w:cstheme="majorBidi"/>
              </w:rPr>
            </w:pPr>
            <w:r w:rsidRPr="00BB6FA3">
              <w:rPr>
                <w:rFonts w:asciiTheme="majorBidi" w:hAnsiTheme="majorBidi" w:cstheme="majorBidi"/>
              </w:rPr>
              <w:t xml:space="preserve">Appui sur icone </w:t>
            </w:r>
            <w:r w:rsidR="00281A6B">
              <w:rPr>
                <w:rFonts w:asciiTheme="majorBidi" w:hAnsiTheme="majorBidi" w:cstheme="majorBidi"/>
              </w:rPr>
              <w:t>&lt;&lt;</w:t>
            </w:r>
            <w:r w:rsidRPr="00BB6FA3">
              <w:rPr>
                <w:rFonts w:asciiTheme="majorBidi" w:hAnsiTheme="majorBidi" w:cstheme="majorBidi"/>
              </w:rPr>
              <w:t>ajouter éditeur</w:t>
            </w:r>
            <w:r w:rsidR="00281A6B">
              <w:rPr>
                <w:rFonts w:asciiTheme="majorBidi" w:hAnsiTheme="majorBidi" w:cstheme="majorBidi"/>
              </w:rPr>
              <w:t>&gt;&gt;</w:t>
            </w:r>
            <w:r w:rsidRPr="00BB6FA3">
              <w:rPr>
                <w:rFonts w:asciiTheme="majorBidi" w:hAnsiTheme="majorBidi" w:cstheme="majorBidi"/>
              </w:rPr>
              <w:t xml:space="preserve"> et remplir les informations nécessaires. </w:t>
            </w:r>
          </w:p>
          <w:p w14:paraId="26EB73B0" w14:textId="6885DD60" w:rsidR="00A80923" w:rsidRPr="00BB6FA3" w:rsidRDefault="00A80923" w:rsidP="000B59EB">
            <w:pPr>
              <w:spacing w:line="360" w:lineRule="auto"/>
              <w:jc w:val="both"/>
              <w:rPr>
                <w:rFonts w:asciiTheme="majorBidi" w:hAnsiTheme="majorBidi" w:cstheme="majorBidi"/>
              </w:rPr>
            </w:pPr>
            <w:r w:rsidRPr="00BB6FA3">
              <w:rPr>
                <w:rFonts w:asciiTheme="majorBidi" w:hAnsiTheme="majorBidi" w:cstheme="majorBidi"/>
              </w:rPr>
              <w:t>-Pour supprimer un éditeur :</w:t>
            </w:r>
          </w:p>
          <w:p w14:paraId="0CE95123" w14:textId="4ADED6E1" w:rsidR="00A80923" w:rsidRPr="00BB6FA3" w:rsidRDefault="00A80923" w:rsidP="000B59EB">
            <w:pPr>
              <w:spacing w:line="360" w:lineRule="auto"/>
              <w:jc w:val="both"/>
              <w:rPr>
                <w:rFonts w:asciiTheme="majorBidi" w:hAnsiTheme="majorBidi" w:cstheme="majorBidi"/>
              </w:rPr>
            </w:pPr>
            <w:r w:rsidRPr="00BB6FA3">
              <w:rPr>
                <w:rFonts w:asciiTheme="majorBidi" w:hAnsiTheme="majorBidi" w:cstheme="majorBidi"/>
              </w:rPr>
              <w:t xml:space="preserve">Appui sur icone </w:t>
            </w:r>
            <w:r w:rsidR="00281A6B">
              <w:rPr>
                <w:rFonts w:asciiTheme="majorBidi" w:hAnsiTheme="majorBidi" w:cstheme="majorBidi"/>
              </w:rPr>
              <w:t>&lt;&lt;</w:t>
            </w:r>
            <w:r w:rsidRPr="00BB6FA3">
              <w:rPr>
                <w:rFonts w:asciiTheme="majorBidi" w:hAnsiTheme="majorBidi" w:cstheme="majorBidi"/>
              </w:rPr>
              <w:t>supprimer</w:t>
            </w:r>
            <w:r w:rsidR="00281A6B">
              <w:rPr>
                <w:rFonts w:asciiTheme="majorBidi" w:hAnsiTheme="majorBidi" w:cstheme="majorBidi"/>
              </w:rPr>
              <w:t>&gt;&gt;</w:t>
            </w:r>
            <w:r w:rsidRPr="00BB6FA3">
              <w:rPr>
                <w:rFonts w:asciiTheme="majorBidi" w:hAnsiTheme="majorBidi" w:cstheme="majorBidi"/>
              </w:rPr>
              <w:t>.</w:t>
            </w:r>
          </w:p>
        </w:tc>
        <w:tc>
          <w:tcPr>
            <w:tcW w:w="992" w:type="dxa"/>
          </w:tcPr>
          <w:p w14:paraId="6DDA6C86" w14:textId="77777777" w:rsidR="00662A33" w:rsidRPr="00BB6FA3" w:rsidRDefault="00662A33" w:rsidP="000B59EB">
            <w:pPr>
              <w:spacing w:line="360" w:lineRule="auto"/>
              <w:jc w:val="both"/>
              <w:rPr>
                <w:rFonts w:asciiTheme="majorBidi" w:hAnsiTheme="majorBidi" w:cstheme="majorBidi"/>
                <w:sz w:val="24"/>
                <w:szCs w:val="24"/>
              </w:rPr>
            </w:pPr>
          </w:p>
        </w:tc>
      </w:tr>
      <w:tr w:rsidR="00A80923" w:rsidRPr="00BB6FA3" w14:paraId="0BAE4A49" w14:textId="77777777" w:rsidTr="000B6D16">
        <w:trPr>
          <w:trHeight w:val="552"/>
        </w:trPr>
        <w:tc>
          <w:tcPr>
            <w:tcW w:w="709" w:type="dxa"/>
            <w:vMerge w:val="restart"/>
            <w:shd w:val="clear" w:color="auto" w:fill="F2F2F2" w:themeFill="background1" w:themeFillShade="F2"/>
          </w:tcPr>
          <w:p w14:paraId="64930623" w14:textId="77777777" w:rsidR="00E026EF" w:rsidRPr="00BB6FA3" w:rsidRDefault="00E026EF" w:rsidP="000B59EB">
            <w:pPr>
              <w:spacing w:line="360" w:lineRule="auto"/>
              <w:jc w:val="both"/>
              <w:rPr>
                <w:rFonts w:asciiTheme="majorBidi" w:hAnsiTheme="majorBidi" w:cstheme="majorBidi"/>
              </w:rPr>
            </w:pPr>
          </w:p>
          <w:p w14:paraId="1D4AC573" w14:textId="77777777" w:rsidR="00E026EF" w:rsidRPr="00BB6FA3" w:rsidRDefault="00E026EF" w:rsidP="000B59EB">
            <w:pPr>
              <w:spacing w:line="360" w:lineRule="auto"/>
              <w:jc w:val="both"/>
              <w:rPr>
                <w:rFonts w:asciiTheme="majorBidi" w:hAnsiTheme="majorBidi" w:cstheme="majorBidi"/>
              </w:rPr>
            </w:pPr>
          </w:p>
          <w:p w14:paraId="2B623DFB" w14:textId="77777777" w:rsidR="00E026EF" w:rsidRPr="00BB6FA3" w:rsidRDefault="00E026EF" w:rsidP="000B59EB">
            <w:pPr>
              <w:spacing w:line="360" w:lineRule="auto"/>
              <w:jc w:val="both"/>
              <w:rPr>
                <w:rFonts w:asciiTheme="majorBidi" w:hAnsiTheme="majorBidi" w:cstheme="majorBidi"/>
              </w:rPr>
            </w:pPr>
          </w:p>
          <w:p w14:paraId="102746AC" w14:textId="77777777" w:rsidR="00E026EF" w:rsidRPr="00BB6FA3" w:rsidRDefault="00E026EF" w:rsidP="000B59EB">
            <w:pPr>
              <w:spacing w:line="360" w:lineRule="auto"/>
              <w:jc w:val="both"/>
              <w:rPr>
                <w:rFonts w:asciiTheme="majorBidi" w:hAnsiTheme="majorBidi" w:cstheme="majorBidi"/>
              </w:rPr>
            </w:pPr>
          </w:p>
          <w:p w14:paraId="6A0D941D" w14:textId="72F084E5" w:rsidR="00A80923" w:rsidRPr="00BB6FA3" w:rsidRDefault="00A80923" w:rsidP="000B59EB">
            <w:pPr>
              <w:spacing w:line="360" w:lineRule="auto"/>
              <w:jc w:val="both"/>
              <w:rPr>
                <w:rFonts w:asciiTheme="majorBidi" w:hAnsiTheme="majorBidi" w:cstheme="majorBidi"/>
              </w:rPr>
            </w:pPr>
            <w:r w:rsidRPr="00BB6FA3">
              <w:rPr>
                <w:rFonts w:asciiTheme="majorBidi" w:hAnsiTheme="majorBidi" w:cstheme="majorBidi"/>
              </w:rPr>
              <w:t>9</w:t>
            </w:r>
          </w:p>
        </w:tc>
        <w:tc>
          <w:tcPr>
            <w:tcW w:w="1276" w:type="dxa"/>
            <w:vMerge w:val="restart"/>
            <w:shd w:val="clear" w:color="auto" w:fill="F2F2F2" w:themeFill="background1" w:themeFillShade="F2"/>
          </w:tcPr>
          <w:p w14:paraId="7712EC8B" w14:textId="77777777" w:rsidR="00E026EF" w:rsidRPr="00BB6FA3" w:rsidRDefault="00E026EF" w:rsidP="000B59EB">
            <w:pPr>
              <w:spacing w:line="360" w:lineRule="auto"/>
              <w:jc w:val="both"/>
              <w:rPr>
                <w:rFonts w:asciiTheme="majorBidi" w:hAnsiTheme="majorBidi" w:cstheme="majorBidi"/>
                <w:b/>
                <w:bCs/>
              </w:rPr>
            </w:pPr>
          </w:p>
          <w:p w14:paraId="1F493896" w14:textId="77777777" w:rsidR="00B4155F" w:rsidRPr="00BB6FA3" w:rsidRDefault="00B4155F" w:rsidP="000B59EB">
            <w:pPr>
              <w:spacing w:line="360" w:lineRule="auto"/>
              <w:jc w:val="both"/>
              <w:rPr>
                <w:rFonts w:asciiTheme="majorBidi" w:hAnsiTheme="majorBidi" w:cstheme="majorBidi"/>
                <w:b/>
                <w:bCs/>
              </w:rPr>
            </w:pPr>
          </w:p>
          <w:p w14:paraId="03B8DEA0" w14:textId="77777777" w:rsidR="00B4155F" w:rsidRPr="00BB6FA3" w:rsidRDefault="00B4155F" w:rsidP="000B59EB">
            <w:pPr>
              <w:spacing w:line="360" w:lineRule="auto"/>
              <w:jc w:val="both"/>
              <w:rPr>
                <w:rFonts w:asciiTheme="majorBidi" w:hAnsiTheme="majorBidi" w:cstheme="majorBidi"/>
                <w:b/>
                <w:bCs/>
              </w:rPr>
            </w:pPr>
          </w:p>
          <w:p w14:paraId="25F80EF4" w14:textId="1970494D" w:rsidR="00A80923" w:rsidRPr="00BB6FA3" w:rsidRDefault="00A80923" w:rsidP="000B59EB">
            <w:pPr>
              <w:spacing w:line="360" w:lineRule="auto"/>
              <w:jc w:val="both"/>
              <w:rPr>
                <w:rFonts w:asciiTheme="majorBidi" w:hAnsiTheme="majorBidi" w:cstheme="majorBidi"/>
                <w:b/>
                <w:bCs/>
              </w:rPr>
            </w:pPr>
            <w:r w:rsidRPr="00BB6FA3">
              <w:rPr>
                <w:rFonts w:asciiTheme="majorBidi" w:hAnsiTheme="majorBidi" w:cstheme="majorBidi"/>
                <w:b/>
                <w:bCs/>
              </w:rPr>
              <w:t>Gestion des cours guidées.</w:t>
            </w:r>
          </w:p>
        </w:tc>
        <w:tc>
          <w:tcPr>
            <w:tcW w:w="1560" w:type="dxa"/>
          </w:tcPr>
          <w:p w14:paraId="06B8EC80" w14:textId="77777777" w:rsidR="00E026EF" w:rsidRPr="00BB6FA3" w:rsidRDefault="00E026EF" w:rsidP="000B59EB">
            <w:pPr>
              <w:spacing w:line="360" w:lineRule="auto"/>
              <w:jc w:val="both"/>
              <w:rPr>
                <w:rFonts w:asciiTheme="majorBidi" w:hAnsiTheme="majorBidi" w:cstheme="majorBidi"/>
              </w:rPr>
            </w:pPr>
          </w:p>
          <w:p w14:paraId="73ACA70E" w14:textId="77777777" w:rsidR="00B4155F" w:rsidRPr="00BB6FA3" w:rsidRDefault="00B4155F" w:rsidP="000B59EB">
            <w:pPr>
              <w:spacing w:line="360" w:lineRule="auto"/>
              <w:jc w:val="both"/>
              <w:rPr>
                <w:rFonts w:asciiTheme="majorBidi" w:hAnsiTheme="majorBidi" w:cstheme="majorBidi"/>
              </w:rPr>
            </w:pPr>
          </w:p>
          <w:p w14:paraId="5DC7151E" w14:textId="664156D2" w:rsidR="00A80923" w:rsidRPr="00BB6FA3" w:rsidRDefault="00A80923" w:rsidP="000B59EB">
            <w:pPr>
              <w:spacing w:line="360" w:lineRule="auto"/>
              <w:jc w:val="both"/>
              <w:rPr>
                <w:rFonts w:asciiTheme="majorBidi" w:hAnsiTheme="majorBidi" w:cstheme="majorBidi"/>
              </w:rPr>
            </w:pPr>
            <w:r w:rsidRPr="00BB6FA3">
              <w:rPr>
                <w:rFonts w:asciiTheme="majorBidi" w:hAnsiTheme="majorBidi" w:cstheme="majorBidi"/>
              </w:rPr>
              <w:t>Admin</w:t>
            </w:r>
          </w:p>
          <w:p w14:paraId="38626821" w14:textId="5BBC3195" w:rsidR="00A80923" w:rsidRPr="00BB6FA3" w:rsidRDefault="00A80923" w:rsidP="000B59EB">
            <w:pPr>
              <w:spacing w:line="360" w:lineRule="auto"/>
              <w:jc w:val="both"/>
              <w:rPr>
                <w:rFonts w:asciiTheme="majorBidi" w:hAnsiTheme="majorBidi" w:cstheme="majorBidi"/>
              </w:rPr>
            </w:pPr>
          </w:p>
        </w:tc>
        <w:tc>
          <w:tcPr>
            <w:tcW w:w="1275" w:type="dxa"/>
          </w:tcPr>
          <w:p w14:paraId="32418A63" w14:textId="3093A0F6" w:rsidR="00A80923" w:rsidRPr="00BB6FA3" w:rsidRDefault="00E026EF" w:rsidP="000B59EB">
            <w:pPr>
              <w:spacing w:line="360" w:lineRule="auto"/>
              <w:jc w:val="both"/>
              <w:rPr>
                <w:rFonts w:asciiTheme="majorBidi" w:hAnsiTheme="majorBidi" w:cstheme="majorBidi"/>
              </w:rPr>
            </w:pPr>
            <w:r w:rsidRPr="00BB6FA3">
              <w:rPr>
                <w:rFonts w:asciiTheme="majorBidi" w:hAnsiTheme="majorBidi" w:cstheme="majorBidi"/>
              </w:rPr>
              <w:t>Gérer les cours guidées.</w:t>
            </w:r>
          </w:p>
        </w:tc>
        <w:tc>
          <w:tcPr>
            <w:tcW w:w="1418" w:type="dxa"/>
          </w:tcPr>
          <w:p w14:paraId="1766CDFC" w14:textId="0148B7D3" w:rsidR="00A80923" w:rsidRPr="00BB6FA3" w:rsidRDefault="00E026EF"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-Mettre à jour les cours guidées.</w:t>
            </w:r>
          </w:p>
        </w:tc>
        <w:tc>
          <w:tcPr>
            <w:tcW w:w="3969" w:type="dxa"/>
          </w:tcPr>
          <w:p w14:paraId="4F251841" w14:textId="4E75191E" w:rsidR="00A80923" w:rsidRPr="00BB6FA3" w:rsidRDefault="00E026EF"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-Bascule le checkbox à droite pour accepter de publier le cours.</w:t>
            </w:r>
          </w:p>
          <w:p w14:paraId="6483E775" w14:textId="0DC12D80" w:rsidR="00281A6B" w:rsidRPr="00BB6FA3" w:rsidRDefault="00E026EF" w:rsidP="000B59EB">
            <w:pPr>
              <w:spacing w:line="360" w:lineRule="auto"/>
              <w:jc w:val="both"/>
              <w:rPr>
                <w:rFonts w:asciiTheme="majorBidi" w:hAnsiTheme="majorBidi" w:cstheme="majorBidi"/>
              </w:rPr>
            </w:pPr>
            <w:r w:rsidRPr="00BB6FA3">
              <w:rPr>
                <w:rFonts w:asciiTheme="majorBidi" w:hAnsiTheme="majorBidi" w:cstheme="majorBidi"/>
                <w:sz w:val="24"/>
                <w:szCs w:val="24"/>
              </w:rPr>
              <w:t>-</w:t>
            </w:r>
            <w:r w:rsidR="00281A6B" w:rsidRPr="00BB6FA3">
              <w:rPr>
                <w:rFonts w:asciiTheme="majorBidi" w:hAnsiTheme="majorBidi" w:cstheme="majorBidi"/>
              </w:rPr>
              <w:t xml:space="preserve"> Pour supprimer un </w:t>
            </w:r>
            <w:r w:rsidR="0083551D">
              <w:rPr>
                <w:rFonts w:asciiTheme="majorBidi" w:hAnsiTheme="majorBidi" w:cstheme="majorBidi"/>
              </w:rPr>
              <w:t>cours</w:t>
            </w:r>
            <w:r w:rsidR="00281A6B" w:rsidRPr="00BB6FA3">
              <w:rPr>
                <w:rFonts w:asciiTheme="majorBidi" w:hAnsiTheme="majorBidi" w:cstheme="majorBidi"/>
              </w:rPr>
              <w:t> :</w:t>
            </w:r>
          </w:p>
          <w:p w14:paraId="5DF9041A" w14:textId="01EFEDC4" w:rsidR="00E026EF" w:rsidRPr="00BB6FA3" w:rsidRDefault="00281A6B" w:rsidP="000B59EB">
            <w:pPr>
              <w:spacing w:line="360" w:lineRule="auto"/>
              <w:jc w:val="both"/>
              <w:rPr>
                <w:rFonts w:asciiTheme="majorBidi" w:hAnsiTheme="majorBidi" w:cstheme="majorBidi"/>
                <w:sz w:val="24"/>
                <w:szCs w:val="24"/>
              </w:rPr>
            </w:pPr>
            <w:r w:rsidRPr="00BB6FA3">
              <w:rPr>
                <w:rFonts w:asciiTheme="majorBidi" w:hAnsiTheme="majorBidi" w:cstheme="majorBidi"/>
              </w:rPr>
              <w:t xml:space="preserve">Appui sur icone </w:t>
            </w:r>
            <w:r>
              <w:rPr>
                <w:rFonts w:asciiTheme="majorBidi" w:hAnsiTheme="majorBidi" w:cstheme="majorBidi"/>
              </w:rPr>
              <w:t>&lt;&lt;</w:t>
            </w:r>
            <w:r w:rsidRPr="00BB6FA3">
              <w:rPr>
                <w:rFonts w:asciiTheme="majorBidi" w:hAnsiTheme="majorBidi" w:cstheme="majorBidi"/>
              </w:rPr>
              <w:t>supprimer</w:t>
            </w:r>
            <w:r>
              <w:rPr>
                <w:rFonts w:asciiTheme="majorBidi" w:hAnsiTheme="majorBidi" w:cstheme="majorBidi"/>
              </w:rPr>
              <w:t>&gt;</w:t>
            </w:r>
            <w:r w:rsidR="00A2359E">
              <w:rPr>
                <w:rFonts w:asciiTheme="majorBidi" w:hAnsiTheme="majorBidi" w:cstheme="majorBidi"/>
              </w:rPr>
              <w:t>&gt;.</w:t>
            </w:r>
          </w:p>
        </w:tc>
        <w:tc>
          <w:tcPr>
            <w:tcW w:w="992" w:type="dxa"/>
          </w:tcPr>
          <w:p w14:paraId="351F4531" w14:textId="77777777" w:rsidR="00A80923" w:rsidRPr="00BB6FA3" w:rsidRDefault="00A80923" w:rsidP="000B59EB">
            <w:pPr>
              <w:spacing w:line="360" w:lineRule="auto"/>
              <w:jc w:val="both"/>
              <w:rPr>
                <w:rFonts w:asciiTheme="majorBidi" w:hAnsiTheme="majorBidi" w:cstheme="majorBidi"/>
                <w:sz w:val="24"/>
                <w:szCs w:val="24"/>
              </w:rPr>
            </w:pPr>
          </w:p>
        </w:tc>
      </w:tr>
      <w:tr w:rsidR="00A80923" w:rsidRPr="00BB6FA3" w14:paraId="2AE210CA" w14:textId="77777777" w:rsidTr="000B6D16">
        <w:trPr>
          <w:trHeight w:val="648"/>
        </w:trPr>
        <w:tc>
          <w:tcPr>
            <w:tcW w:w="709" w:type="dxa"/>
            <w:vMerge/>
            <w:shd w:val="clear" w:color="auto" w:fill="F2F2F2" w:themeFill="background1" w:themeFillShade="F2"/>
          </w:tcPr>
          <w:p w14:paraId="4ACD21D6" w14:textId="77777777" w:rsidR="00A80923" w:rsidRPr="00BB6FA3" w:rsidRDefault="00A80923" w:rsidP="000B59EB">
            <w:pPr>
              <w:spacing w:line="360" w:lineRule="auto"/>
              <w:jc w:val="both"/>
              <w:rPr>
                <w:rFonts w:asciiTheme="majorBidi" w:hAnsiTheme="majorBidi" w:cstheme="majorBidi"/>
              </w:rPr>
            </w:pPr>
          </w:p>
        </w:tc>
        <w:tc>
          <w:tcPr>
            <w:tcW w:w="1276" w:type="dxa"/>
            <w:vMerge/>
            <w:shd w:val="clear" w:color="auto" w:fill="F2F2F2" w:themeFill="background1" w:themeFillShade="F2"/>
          </w:tcPr>
          <w:p w14:paraId="3A97E1B0" w14:textId="77777777" w:rsidR="00A80923" w:rsidRPr="00BB6FA3" w:rsidRDefault="00A80923" w:rsidP="000B59EB">
            <w:pPr>
              <w:spacing w:line="360" w:lineRule="auto"/>
              <w:jc w:val="both"/>
              <w:rPr>
                <w:rFonts w:asciiTheme="majorBidi" w:hAnsiTheme="majorBidi" w:cstheme="majorBidi"/>
                <w:b/>
                <w:bCs/>
              </w:rPr>
            </w:pPr>
          </w:p>
        </w:tc>
        <w:tc>
          <w:tcPr>
            <w:tcW w:w="1560" w:type="dxa"/>
          </w:tcPr>
          <w:p w14:paraId="144C5DF8" w14:textId="77777777" w:rsidR="00E026EF" w:rsidRPr="00BB6FA3" w:rsidRDefault="00E026EF" w:rsidP="000B59EB">
            <w:pPr>
              <w:spacing w:line="360" w:lineRule="auto"/>
              <w:jc w:val="both"/>
              <w:rPr>
                <w:rFonts w:asciiTheme="majorBidi" w:hAnsiTheme="majorBidi" w:cstheme="majorBidi"/>
              </w:rPr>
            </w:pPr>
          </w:p>
          <w:p w14:paraId="0C83A655" w14:textId="77777777" w:rsidR="00B4155F" w:rsidRPr="00BB6FA3" w:rsidRDefault="00B4155F" w:rsidP="000B59EB">
            <w:pPr>
              <w:spacing w:line="360" w:lineRule="auto"/>
              <w:jc w:val="both"/>
              <w:rPr>
                <w:rFonts w:asciiTheme="majorBidi" w:hAnsiTheme="majorBidi" w:cstheme="majorBidi"/>
              </w:rPr>
            </w:pPr>
          </w:p>
          <w:p w14:paraId="1714AF8E" w14:textId="77777777" w:rsidR="00B4155F" w:rsidRPr="00BB6FA3" w:rsidRDefault="00B4155F" w:rsidP="000B59EB">
            <w:pPr>
              <w:spacing w:line="360" w:lineRule="auto"/>
              <w:jc w:val="both"/>
              <w:rPr>
                <w:rFonts w:asciiTheme="majorBidi" w:hAnsiTheme="majorBidi" w:cstheme="majorBidi"/>
              </w:rPr>
            </w:pPr>
          </w:p>
          <w:p w14:paraId="78BA9ABB" w14:textId="77777777" w:rsidR="00B4155F" w:rsidRPr="00BB6FA3" w:rsidRDefault="00B4155F" w:rsidP="000B59EB">
            <w:pPr>
              <w:spacing w:line="360" w:lineRule="auto"/>
              <w:jc w:val="both"/>
              <w:rPr>
                <w:rFonts w:asciiTheme="majorBidi" w:hAnsiTheme="majorBidi" w:cstheme="majorBidi"/>
              </w:rPr>
            </w:pPr>
          </w:p>
          <w:p w14:paraId="6FB9F9B2" w14:textId="0F9F98EE" w:rsidR="00A80923" w:rsidRPr="00BB6FA3" w:rsidRDefault="00A80923" w:rsidP="000B59EB">
            <w:pPr>
              <w:spacing w:line="360" w:lineRule="auto"/>
              <w:jc w:val="both"/>
              <w:rPr>
                <w:rFonts w:asciiTheme="majorBidi" w:hAnsiTheme="majorBidi" w:cstheme="majorBidi"/>
              </w:rPr>
            </w:pPr>
            <w:r w:rsidRPr="00BB6FA3">
              <w:rPr>
                <w:rFonts w:asciiTheme="majorBidi" w:hAnsiTheme="majorBidi" w:cstheme="majorBidi"/>
              </w:rPr>
              <w:t xml:space="preserve">Editeur </w:t>
            </w:r>
          </w:p>
        </w:tc>
        <w:tc>
          <w:tcPr>
            <w:tcW w:w="1275" w:type="dxa"/>
          </w:tcPr>
          <w:p w14:paraId="4CAD1CEC" w14:textId="4E88B185" w:rsidR="00A80923" w:rsidRPr="00BB6FA3" w:rsidRDefault="00E026EF" w:rsidP="000B59EB">
            <w:pPr>
              <w:spacing w:line="360" w:lineRule="auto"/>
              <w:jc w:val="both"/>
              <w:rPr>
                <w:rFonts w:asciiTheme="majorBidi" w:hAnsiTheme="majorBidi" w:cstheme="majorBidi"/>
              </w:rPr>
            </w:pPr>
            <w:r w:rsidRPr="00BB6FA3">
              <w:rPr>
                <w:rFonts w:asciiTheme="majorBidi" w:hAnsiTheme="majorBidi" w:cstheme="majorBidi"/>
              </w:rPr>
              <w:t xml:space="preserve">Gérer les cours guidées. </w:t>
            </w:r>
          </w:p>
        </w:tc>
        <w:tc>
          <w:tcPr>
            <w:tcW w:w="1418" w:type="dxa"/>
          </w:tcPr>
          <w:p w14:paraId="283B5BEF" w14:textId="2DA7BA3E" w:rsidR="00A80923" w:rsidRPr="00BB6FA3" w:rsidRDefault="00E026EF"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-Mettre à jour les cours guidées.</w:t>
            </w:r>
          </w:p>
        </w:tc>
        <w:tc>
          <w:tcPr>
            <w:tcW w:w="3969" w:type="dxa"/>
          </w:tcPr>
          <w:p w14:paraId="26CC0FB4" w14:textId="77777777" w:rsidR="00A80923" w:rsidRPr="00BB6FA3" w:rsidRDefault="00E026EF"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-Bascule le checkbox pour accepter de publier le cours.</w:t>
            </w:r>
          </w:p>
          <w:p w14:paraId="747AC7D9" w14:textId="775EE69B" w:rsidR="0083551D" w:rsidRPr="00BB6FA3" w:rsidRDefault="00E026EF" w:rsidP="000B59EB">
            <w:pPr>
              <w:spacing w:line="360" w:lineRule="auto"/>
              <w:jc w:val="both"/>
              <w:rPr>
                <w:rFonts w:asciiTheme="majorBidi" w:hAnsiTheme="majorBidi" w:cstheme="majorBidi"/>
              </w:rPr>
            </w:pPr>
            <w:r w:rsidRPr="00BB6FA3">
              <w:rPr>
                <w:rFonts w:asciiTheme="majorBidi" w:hAnsiTheme="majorBidi" w:cstheme="majorBidi"/>
                <w:sz w:val="24"/>
                <w:szCs w:val="24"/>
              </w:rPr>
              <w:t>-</w:t>
            </w:r>
            <w:r w:rsidR="0083551D" w:rsidRPr="00BB6FA3">
              <w:rPr>
                <w:rFonts w:asciiTheme="majorBidi" w:hAnsiTheme="majorBidi" w:cstheme="majorBidi"/>
              </w:rPr>
              <w:t xml:space="preserve"> Pour supprimer un </w:t>
            </w:r>
            <w:r w:rsidR="0083551D">
              <w:rPr>
                <w:rFonts w:asciiTheme="majorBidi" w:hAnsiTheme="majorBidi" w:cstheme="majorBidi"/>
              </w:rPr>
              <w:t>cours</w:t>
            </w:r>
            <w:r w:rsidR="0083551D" w:rsidRPr="00BB6FA3">
              <w:rPr>
                <w:rFonts w:asciiTheme="majorBidi" w:hAnsiTheme="majorBidi" w:cstheme="majorBidi"/>
              </w:rPr>
              <w:t> :</w:t>
            </w:r>
          </w:p>
          <w:p w14:paraId="08429D45" w14:textId="3BDC6929" w:rsidR="00E026EF" w:rsidRPr="00BB6FA3" w:rsidRDefault="0083551D" w:rsidP="000B59EB">
            <w:pPr>
              <w:spacing w:line="360" w:lineRule="auto"/>
              <w:jc w:val="both"/>
              <w:rPr>
                <w:rFonts w:asciiTheme="majorBidi" w:hAnsiTheme="majorBidi" w:cstheme="majorBidi"/>
                <w:sz w:val="24"/>
                <w:szCs w:val="24"/>
              </w:rPr>
            </w:pPr>
            <w:r w:rsidRPr="00BB6FA3">
              <w:rPr>
                <w:rFonts w:asciiTheme="majorBidi" w:hAnsiTheme="majorBidi" w:cstheme="majorBidi"/>
              </w:rPr>
              <w:t xml:space="preserve">Appui sur icone </w:t>
            </w:r>
            <w:r>
              <w:rPr>
                <w:rFonts w:asciiTheme="majorBidi" w:hAnsiTheme="majorBidi" w:cstheme="majorBidi"/>
              </w:rPr>
              <w:t>&lt;&lt;</w:t>
            </w:r>
            <w:r w:rsidRPr="00BB6FA3">
              <w:rPr>
                <w:rFonts w:asciiTheme="majorBidi" w:hAnsiTheme="majorBidi" w:cstheme="majorBidi"/>
              </w:rPr>
              <w:t>supprimer</w:t>
            </w:r>
            <w:r>
              <w:rPr>
                <w:rFonts w:asciiTheme="majorBidi" w:hAnsiTheme="majorBidi" w:cstheme="majorBidi"/>
              </w:rPr>
              <w:t>&gt;</w:t>
            </w:r>
            <w:r w:rsidR="00CF7CB3">
              <w:rPr>
                <w:rFonts w:asciiTheme="majorBidi" w:hAnsiTheme="majorBidi" w:cstheme="majorBidi"/>
              </w:rPr>
              <w:t>&gt;.</w:t>
            </w:r>
          </w:p>
        </w:tc>
        <w:tc>
          <w:tcPr>
            <w:tcW w:w="992" w:type="dxa"/>
          </w:tcPr>
          <w:p w14:paraId="7E981171" w14:textId="77777777" w:rsidR="00A80923" w:rsidRPr="00BB6FA3" w:rsidRDefault="00A80923" w:rsidP="000B59EB">
            <w:pPr>
              <w:spacing w:line="360" w:lineRule="auto"/>
              <w:jc w:val="both"/>
              <w:rPr>
                <w:rFonts w:asciiTheme="majorBidi" w:hAnsiTheme="majorBidi" w:cstheme="majorBidi"/>
                <w:sz w:val="24"/>
                <w:szCs w:val="24"/>
              </w:rPr>
            </w:pPr>
          </w:p>
        </w:tc>
      </w:tr>
      <w:tr w:rsidR="003B206F" w:rsidRPr="00BB6FA3" w14:paraId="52D6C642" w14:textId="77777777" w:rsidTr="000B6D16">
        <w:trPr>
          <w:trHeight w:val="742"/>
        </w:trPr>
        <w:tc>
          <w:tcPr>
            <w:tcW w:w="709" w:type="dxa"/>
            <w:vMerge w:val="restart"/>
            <w:shd w:val="clear" w:color="auto" w:fill="F2F2F2" w:themeFill="background1" w:themeFillShade="F2"/>
          </w:tcPr>
          <w:p w14:paraId="14EDA252" w14:textId="77777777" w:rsidR="003B206F" w:rsidRPr="00BB6FA3" w:rsidRDefault="003B206F" w:rsidP="000B59EB">
            <w:pPr>
              <w:spacing w:line="360" w:lineRule="auto"/>
              <w:jc w:val="both"/>
              <w:rPr>
                <w:rFonts w:asciiTheme="majorBidi" w:hAnsiTheme="majorBidi" w:cstheme="majorBidi"/>
              </w:rPr>
            </w:pPr>
          </w:p>
          <w:p w14:paraId="651DE66D" w14:textId="618B9CC4" w:rsidR="003B206F" w:rsidRDefault="003B206F" w:rsidP="000B59EB">
            <w:pPr>
              <w:spacing w:line="360" w:lineRule="auto"/>
              <w:jc w:val="both"/>
              <w:rPr>
                <w:rFonts w:asciiTheme="majorBidi" w:hAnsiTheme="majorBidi" w:cstheme="majorBidi"/>
              </w:rPr>
            </w:pPr>
          </w:p>
          <w:p w14:paraId="45046ED5" w14:textId="561CBE4A" w:rsidR="00B67C53" w:rsidRDefault="00B67C53" w:rsidP="000B59EB">
            <w:pPr>
              <w:spacing w:line="360" w:lineRule="auto"/>
              <w:jc w:val="both"/>
              <w:rPr>
                <w:rFonts w:asciiTheme="majorBidi" w:hAnsiTheme="majorBidi" w:cstheme="majorBidi"/>
              </w:rPr>
            </w:pPr>
          </w:p>
          <w:p w14:paraId="27BCFFB7" w14:textId="77777777" w:rsidR="00B67C53" w:rsidRPr="00BB6FA3" w:rsidRDefault="00B67C53" w:rsidP="000B59EB">
            <w:pPr>
              <w:spacing w:line="360" w:lineRule="auto"/>
              <w:jc w:val="both"/>
              <w:rPr>
                <w:rFonts w:asciiTheme="majorBidi" w:hAnsiTheme="majorBidi" w:cstheme="majorBidi"/>
              </w:rPr>
            </w:pPr>
          </w:p>
          <w:p w14:paraId="638251C9" w14:textId="7B78D204" w:rsidR="003B206F" w:rsidRPr="00BB6FA3" w:rsidRDefault="003B206F" w:rsidP="000B59EB">
            <w:pPr>
              <w:spacing w:line="360" w:lineRule="auto"/>
              <w:jc w:val="both"/>
              <w:rPr>
                <w:rFonts w:asciiTheme="majorBidi" w:hAnsiTheme="majorBidi" w:cstheme="majorBidi"/>
              </w:rPr>
            </w:pPr>
            <w:r w:rsidRPr="00BB6FA3">
              <w:rPr>
                <w:rFonts w:asciiTheme="majorBidi" w:hAnsiTheme="majorBidi" w:cstheme="majorBidi"/>
              </w:rPr>
              <w:t>10</w:t>
            </w:r>
          </w:p>
        </w:tc>
        <w:tc>
          <w:tcPr>
            <w:tcW w:w="1276" w:type="dxa"/>
            <w:vMerge w:val="restart"/>
            <w:shd w:val="clear" w:color="auto" w:fill="F2F2F2" w:themeFill="background1" w:themeFillShade="F2"/>
          </w:tcPr>
          <w:p w14:paraId="6D617C01" w14:textId="77777777" w:rsidR="00B67C53" w:rsidRDefault="00B67C53" w:rsidP="000B59EB">
            <w:pPr>
              <w:spacing w:line="360" w:lineRule="auto"/>
              <w:jc w:val="both"/>
              <w:rPr>
                <w:rFonts w:asciiTheme="majorBidi" w:hAnsiTheme="majorBidi" w:cstheme="majorBidi"/>
                <w:b/>
                <w:bCs/>
              </w:rPr>
            </w:pPr>
          </w:p>
          <w:p w14:paraId="619482D8" w14:textId="77777777" w:rsidR="00B67C53" w:rsidRDefault="00B67C53" w:rsidP="000B59EB">
            <w:pPr>
              <w:spacing w:line="360" w:lineRule="auto"/>
              <w:jc w:val="both"/>
              <w:rPr>
                <w:rFonts w:asciiTheme="majorBidi" w:hAnsiTheme="majorBidi" w:cstheme="majorBidi"/>
                <w:b/>
                <w:bCs/>
              </w:rPr>
            </w:pPr>
          </w:p>
          <w:p w14:paraId="74EABE82" w14:textId="77777777" w:rsidR="00B67C53" w:rsidRDefault="00B67C53" w:rsidP="000B59EB">
            <w:pPr>
              <w:spacing w:line="360" w:lineRule="auto"/>
              <w:jc w:val="both"/>
              <w:rPr>
                <w:rFonts w:asciiTheme="majorBidi" w:hAnsiTheme="majorBidi" w:cstheme="majorBidi"/>
                <w:b/>
                <w:bCs/>
              </w:rPr>
            </w:pPr>
          </w:p>
          <w:p w14:paraId="38A52F69" w14:textId="196C905B" w:rsidR="0083551D" w:rsidRDefault="0083551D" w:rsidP="000B59EB">
            <w:pPr>
              <w:spacing w:line="360" w:lineRule="auto"/>
              <w:jc w:val="both"/>
              <w:rPr>
                <w:rFonts w:asciiTheme="majorBidi" w:hAnsiTheme="majorBidi" w:cstheme="majorBidi"/>
                <w:b/>
                <w:bCs/>
              </w:rPr>
            </w:pPr>
            <w:r>
              <w:rPr>
                <w:rFonts w:asciiTheme="majorBidi" w:hAnsiTheme="majorBidi" w:cstheme="majorBidi"/>
                <w:b/>
                <w:bCs/>
              </w:rPr>
              <w:t>Gestion</w:t>
            </w:r>
          </w:p>
          <w:p w14:paraId="19888A80" w14:textId="54FE18EF" w:rsidR="003B206F" w:rsidRPr="00BB6FA3" w:rsidRDefault="00273281" w:rsidP="000B59EB">
            <w:pPr>
              <w:spacing w:line="360" w:lineRule="auto"/>
              <w:jc w:val="both"/>
              <w:rPr>
                <w:rFonts w:asciiTheme="majorBidi" w:hAnsiTheme="majorBidi" w:cstheme="majorBidi"/>
                <w:b/>
                <w:bCs/>
              </w:rPr>
            </w:pPr>
            <w:r w:rsidRPr="00BB6FA3">
              <w:rPr>
                <w:rFonts w:asciiTheme="majorBidi" w:hAnsiTheme="majorBidi" w:cstheme="majorBidi"/>
                <w:b/>
                <w:bCs/>
              </w:rPr>
              <w:t>Les</w:t>
            </w:r>
            <w:r w:rsidR="003B206F" w:rsidRPr="00BB6FA3">
              <w:rPr>
                <w:rFonts w:asciiTheme="majorBidi" w:hAnsiTheme="majorBidi" w:cstheme="majorBidi"/>
                <w:b/>
                <w:bCs/>
              </w:rPr>
              <w:t xml:space="preserve"> historiques des achats.</w:t>
            </w:r>
          </w:p>
        </w:tc>
        <w:tc>
          <w:tcPr>
            <w:tcW w:w="1560" w:type="dxa"/>
            <w:vMerge w:val="restart"/>
          </w:tcPr>
          <w:p w14:paraId="1DC9124C" w14:textId="77777777" w:rsidR="003B206F" w:rsidRPr="00BB6FA3" w:rsidRDefault="003B206F" w:rsidP="000B59EB">
            <w:pPr>
              <w:spacing w:line="360" w:lineRule="auto"/>
              <w:jc w:val="both"/>
              <w:rPr>
                <w:rFonts w:asciiTheme="majorBidi" w:hAnsiTheme="majorBidi" w:cstheme="majorBidi"/>
                <w:sz w:val="24"/>
                <w:szCs w:val="24"/>
              </w:rPr>
            </w:pPr>
          </w:p>
          <w:p w14:paraId="26361B5B" w14:textId="09F88312" w:rsidR="003B206F" w:rsidRPr="00BB6FA3" w:rsidRDefault="003B206F"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 xml:space="preserve">Admin </w:t>
            </w:r>
          </w:p>
        </w:tc>
        <w:tc>
          <w:tcPr>
            <w:tcW w:w="1275" w:type="dxa"/>
            <w:vMerge w:val="restart"/>
          </w:tcPr>
          <w:p w14:paraId="6E8D80EB" w14:textId="05C490E0" w:rsidR="003B206F" w:rsidRPr="00BB6FA3" w:rsidRDefault="00E7363C" w:rsidP="000B59EB">
            <w:pPr>
              <w:spacing w:line="360" w:lineRule="auto"/>
              <w:jc w:val="both"/>
              <w:rPr>
                <w:rFonts w:asciiTheme="majorBidi" w:hAnsiTheme="majorBidi" w:cstheme="majorBidi"/>
              </w:rPr>
            </w:pPr>
            <w:r>
              <w:rPr>
                <w:rFonts w:asciiTheme="majorBidi" w:hAnsiTheme="majorBidi" w:cstheme="majorBidi"/>
              </w:rPr>
              <w:t xml:space="preserve">- </w:t>
            </w:r>
            <w:r w:rsidR="003B206F" w:rsidRPr="00BB6FA3">
              <w:rPr>
                <w:rFonts w:asciiTheme="majorBidi" w:hAnsiTheme="majorBidi" w:cstheme="majorBidi"/>
              </w:rPr>
              <w:t xml:space="preserve">Consulter </w:t>
            </w:r>
          </w:p>
          <w:p w14:paraId="7089196B" w14:textId="77777777" w:rsidR="003B206F" w:rsidRDefault="003B206F" w:rsidP="000B59EB">
            <w:pPr>
              <w:spacing w:line="360" w:lineRule="auto"/>
              <w:jc w:val="both"/>
              <w:rPr>
                <w:rFonts w:asciiTheme="majorBidi" w:hAnsiTheme="majorBidi" w:cstheme="majorBidi"/>
              </w:rPr>
            </w:pPr>
            <w:r w:rsidRPr="00BB6FA3">
              <w:rPr>
                <w:rFonts w:asciiTheme="majorBidi" w:hAnsiTheme="majorBidi" w:cstheme="majorBidi"/>
              </w:rPr>
              <w:t>L’historique des achats.</w:t>
            </w:r>
          </w:p>
          <w:p w14:paraId="04C43725" w14:textId="3DFB8671" w:rsidR="00E7363C" w:rsidRPr="00BB6FA3" w:rsidRDefault="00E7363C" w:rsidP="000B59EB">
            <w:pPr>
              <w:spacing w:line="360" w:lineRule="auto"/>
              <w:jc w:val="both"/>
              <w:rPr>
                <w:rFonts w:asciiTheme="majorBidi" w:hAnsiTheme="majorBidi" w:cstheme="majorBidi"/>
              </w:rPr>
            </w:pPr>
            <w:r>
              <w:rPr>
                <w:rFonts w:asciiTheme="majorBidi" w:hAnsiTheme="majorBidi" w:cstheme="majorBidi"/>
              </w:rPr>
              <w:t xml:space="preserve">- Supprimer les historiques des </w:t>
            </w:r>
            <w:r w:rsidR="0083703C">
              <w:rPr>
                <w:rFonts w:asciiTheme="majorBidi" w:hAnsiTheme="majorBidi" w:cstheme="majorBidi"/>
              </w:rPr>
              <w:t>achats.</w:t>
            </w:r>
          </w:p>
        </w:tc>
        <w:tc>
          <w:tcPr>
            <w:tcW w:w="1418" w:type="dxa"/>
            <w:vMerge w:val="restart"/>
          </w:tcPr>
          <w:p w14:paraId="7CFC81C4" w14:textId="77777777" w:rsidR="003B206F" w:rsidRDefault="003B206F"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-Je consulte la liste de</w:t>
            </w:r>
            <w:r w:rsidR="00E7363C">
              <w:rPr>
                <w:rFonts w:asciiTheme="majorBidi" w:hAnsiTheme="majorBidi" w:cstheme="majorBidi"/>
                <w:sz w:val="24"/>
                <w:szCs w:val="24"/>
              </w:rPr>
              <w:t>s</w:t>
            </w:r>
            <w:r w:rsidRPr="00BB6FA3">
              <w:rPr>
                <w:rFonts w:asciiTheme="majorBidi" w:hAnsiTheme="majorBidi" w:cstheme="majorBidi"/>
                <w:sz w:val="24"/>
                <w:szCs w:val="24"/>
              </w:rPr>
              <w:t xml:space="preserve"> achats.</w:t>
            </w:r>
          </w:p>
          <w:p w14:paraId="76844C0C" w14:textId="54B85086" w:rsidR="00E7363C" w:rsidRPr="00BB6FA3" w:rsidRDefault="00E7363C" w:rsidP="000B59EB">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Je supprime les </w:t>
            </w:r>
            <w:r w:rsidR="00CF7CB3">
              <w:rPr>
                <w:rFonts w:asciiTheme="majorBidi" w:hAnsiTheme="majorBidi" w:cstheme="majorBidi"/>
                <w:sz w:val="24"/>
                <w:szCs w:val="24"/>
              </w:rPr>
              <w:t>historiques des</w:t>
            </w:r>
            <w:r>
              <w:rPr>
                <w:rFonts w:asciiTheme="majorBidi" w:hAnsiTheme="majorBidi" w:cstheme="majorBidi"/>
                <w:sz w:val="24"/>
                <w:szCs w:val="24"/>
              </w:rPr>
              <w:t xml:space="preserve"> achats.</w:t>
            </w:r>
          </w:p>
        </w:tc>
        <w:tc>
          <w:tcPr>
            <w:tcW w:w="3969" w:type="dxa"/>
            <w:vMerge w:val="restart"/>
          </w:tcPr>
          <w:p w14:paraId="6D85DBC1" w14:textId="2A6C82A1" w:rsidR="003B206F" w:rsidRPr="00BB6FA3" w:rsidRDefault="003B206F"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-Pour voir l’historique des achats :</w:t>
            </w:r>
          </w:p>
          <w:p w14:paraId="137DEA12" w14:textId="2E45033E" w:rsidR="003B206F" w:rsidRDefault="003B206F"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 xml:space="preserve">Appui sur </w:t>
            </w:r>
            <w:r w:rsidR="0083703C">
              <w:rPr>
                <w:rFonts w:asciiTheme="majorBidi" w:hAnsiTheme="majorBidi" w:cstheme="majorBidi"/>
                <w:sz w:val="24"/>
                <w:szCs w:val="24"/>
              </w:rPr>
              <w:t>l</w:t>
            </w:r>
            <w:r w:rsidRPr="00BB6FA3">
              <w:rPr>
                <w:rFonts w:asciiTheme="majorBidi" w:hAnsiTheme="majorBidi" w:cstheme="majorBidi"/>
                <w:sz w:val="24"/>
                <w:szCs w:val="24"/>
              </w:rPr>
              <w:t xml:space="preserve">e bouton </w:t>
            </w:r>
            <w:r w:rsidR="0083703C">
              <w:rPr>
                <w:rFonts w:asciiTheme="majorBidi" w:hAnsiTheme="majorBidi" w:cstheme="majorBidi"/>
                <w:sz w:val="24"/>
                <w:szCs w:val="24"/>
              </w:rPr>
              <w:t>&lt;&lt;</w:t>
            </w:r>
            <w:r w:rsidRPr="00BB6FA3">
              <w:rPr>
                <w:rFonts w:asciiTheme="majorBidi" w:hAnsiTheme="majorBidi" w:cstheme="majorBidi"/>
                <w:sz w:val="24"/>
                <w:szCs w:val="24"/>
              </w:rPr>
              <w:t>historique</w:t>
            </w:r>
            <w:r w:rsidR="00E7363C">
              <w:rPr>
                <w:rFonts w:asciiTheme="majorBidi" w:hAnsiTheme="majorBidi" w:cstheme="majorBidi"/>
                <w:sz w:val="24"/>
                <w:szCs w:val="24"/>
              </w:rPr>
              <w:t xml:space="preserve"> des achats &gt;&gt;</w:t>
            </w:r>
            <w:r w:rsidRPr="00BB6FA3">
              <w:rPr>
                <w:rFonts w:asciiTheme="majorBidi" w:hAnsiTheme="majorBidi" w:cstheme="majorBidi"/>
                <w:sz w:val="24"/>
                <w:szCs w:val="24"/>
              </w:rPr>
              <w:t>.</w:t>
            </w:r>
          </w:p>
          <w:p w14:paraId="4C665EBF" w14:textId="52BED62A" w:rsidR="00E7363C" w:rsidRPr="00E7363C" w:rsidRDefault="00E7363C" w:rsidP="000B59EB">
            <w:pPr>
              <w:spacing w:line="360" w:lineRule="auto"/>
              <w:jc w:val="both"/>
              <w:rPr>
                <w:rFonts w:asciiTheme="majorBidi" w:hAnsiTheme="majorBidi" w:cstheme="majorBidi"/>
                <w:sz w:val="24"/>
                <w:szCs w:val="24"/>
              </w:rPr>
            </w:pPr>
            <w:r>
              <w:rPr>
                <w:rFonts w:asciiTheme="majorBidi" w:hAnsiTheme="majorBidi" w:cstheme="majorBidi"/>
                <w:sz w:val="24"/>
                <w:szCs w:val="24"/>
              </w:rPr>
              <w:t>-Pour supprimer l</w:t>
            </w:r>
            <w:r w:rsidR="0083551D">
              <w:rPr>
                <w:rFonts w:asciiTheme="majorBidi" w:hAnsiTheme="majorBidi" w:cstheme="majorBidi"/>
                <w:sz w:val="24"/>
                <w:szCs w:val="24"/>
              </w:rPr>
              <w:t xml:space="preserve">a liste </w:t>
            </w:r>
            <w:r w:rsidR="00CF7CB3">
              <w:rPr>
                <w:rFonts w:asciiTheme="majorBidi" w:hAnsiTheme="majorBidi" w:cstheme="majorBidi"/>
                <w:sz w:val="24"/>
                <w:szCs w:val="24"/>
              </w:rPr>
              <w:t>d’historique</w:t>
            </w:r>
            <w:r w:rsidR="0083551D">
              <w:rPr>
                <w:rFonts w:asciiTheme="majorBidi" w:hAnsiTheme="majorBidi" w:cstheme="majorBidi"/>
                <w:sz w:val="24"/>
                <w:szCs w:val="24"/>
              </w:rPr>
              <w:t xml:space="preserve"> des achats en appui</w:t>
            </w:r>
            <w:r w:rsidR="00CF7CB3">
              <w:rPr>
                <w:rFonts w:asciiTheme="majorBidi" w:hAnsiTheme="majorBidi" w:cstheme="majorBidi"/>
                <w:sz w:val="24"/>
                <w:szCs w:val="24"/>
              </w:rPr>
              <w:t xml:space="preserve"> sur icone</w:t>
            </w:r>
            <w:r w:rsidR="0083551D">
              <w:rPr>
                <w:rFonts w:asciiTheme="majorBidi" w:hAnsiTheme="majorBidi" w:cstheme="majorBidi"/>
                <w:sz w:val="24"/>
                <w:szCs w:val="24"/>
              </w:rPr>
              <w:t xml:space="preserve"> &lt;&lt;supprimer&gt;&gt; pour chaque ligne </w:t>
            </w:r>
            <w:r w:rsidR="00CF7CB3">
              <w:rPr>
                <w:rFonts w:asciiTheme="majorBidi" w:hAnsiTheme="majorBidi" w:cstheme="majorBidi"/>
                <w:sz w:val="24"/>
                <w:szCs w:val="24"/>
              </w:rPr>
              <w:t>d’historique</w:t>
            </w:r>
            <w:r w:rsidR="0083551D">
              <w:rPr>
                <w:rFonts w:asciiTheme="majorBidi" w:hAnsiTheme="majorBidi" w:cstheme="majorBidi"/>
                <w:sz w:val="24"/>
                <w:szCs w:val="24"/>
              </w:rPr>
              <w:t xml:space="preserve"> o</w:t>
            </w:r>
            <w:r w:rsidR="00241AD6">
              <w:rPr>
                <w:rFonts w:asciiTheme="majorBidi" w:hAnsiTheme="majorBidi" w:cstheme="majorBidi"/>
                <w:sz w:val="24"/>
                <w:szCs w:val="24"/>
              </w:rPr>
              <w:t>n</w:t>
            </w:r>
            <w:r w:rsidR="0083551D">
              <w:rPr>
                <w:rFonts w:asciiTheme="majorBidi" w:hAnsiTheme="majorBidi" w:cstheme="majorBidi"/>
                <w:sz w:val="24"/>
                <w:szCs w:val="24"/>
              </w:rPr>
              <w:t xml:space="preserve"> peut</w:t>
            </w:r>
            <w:r w:rsidR="00241AD6">
              <w:rPr>
                <w:rFonts w:asciiTheme="majorBidi" w:hAnsiTheme="majorBidi" w:cstheme="majorBidi"/>
                <w:sz w:val="24"/>
                <w:szCs w:val="24"/>
              </w:rPr>
              <w:t xml:space="preserve"> supprimer </w:t>
            </w:r>
            <w:r w:rsidR="00CF7CB3">
              <w:rPr>
                <w:rFonts w:asciiTheme="majorBidi" w:hAnsiTheme="majorBidi" w:cstheme="majorBidi"/>
                <w:sz w:val="24"/>
                <w:szCs w:val="24"/>
              </w:rPr>
              <w:t>toutes les lignes</w:t>
            </w:r>
            <w:r w:rsidR="00241AD6">
              <w:rPr>
                <w:rFonts w:asciiTheme="majorBidi" w:hAnsiTheme="majorBidi" w:cstheme="majorBidi"/>
                <w:sz w:val="24"/>
                <w:szCs w:val="24"/>
              </w:rPr>
              <w:t xml:space="preserve"> en cliquant sur bouton &lt;&lt;supprimer tout&gt;</w:t>
            </w:r>
            <w:r w:rsidR="00CF7CB3">
              <w:rPr>
                <w:rFonts w:asciiTheme="majorBidi" w:hAnsiTheme="majorBidi" w:cstheme="majorBidi"/>
                <w:sz w:val="24"/>
                <w:szCs w:val="24"/>
              </w:rPr>
              <w:t>&gt;.</w:t>
            </w:r>
            <w:r w:rsidR="00241AD6">
              <w:rPr>
                <w:rFonts w:asciiTheme="majorBidi" w:hAnsiTheme="majorBidi" w:cstheme="majorBidi"/>
                <w:sz w:val="24"/>
                <w:szCs w:val="24"/>
              </w:rPr>
              <w:t xml:space="preserve"> </w:t>
            </w:r>
          </w:p>
        </w:tc>
        <w:tc>
          <w:tcPr>
            <w:tcW w:w="992" w:type="dxa"/>
          </w:tcPr>
          <w:p w14:paraId="0E4D9EEE" w14:textId="77777777" w:rsidR="003B206F" w:rsidRPr="00BB6FA3" w:rsidRDefault="003B206F" w:rsidP="000B59EB">
            <w:pPr>
              <w:spacing w:line="360" w:lineRule="auto"/>
              <w:jc w:val="both"/>
              <w:rPr>
                <w:rFonts w:asciiTheme="majorBidi" w:hAnsiTheme="majorBidi" w:cstheme="majorBidi"/>
                <w:sz w:val="24"/>
                <w:szCs w:val="24"/>
              </w:rPr>
            </w:pPr>
          </w:p>
        </w:tc>
      </w:tr>
      <w:tr w:rsidR="003B206F" w:rsidRPr="00BB6FA3" w14:paraId="37E72065" w14:textId="77777777" w:rsidTr="000B6D16">
        <w:trPr>
          <w:trHeight w:val="862"/>
        </w:trPr>
        <w:tc>
          <w:tcPr>
            <w:tcW w:w="709" w:type="dxa"/>
            <w:vMerge/>
            <w:shd w:val="clear" w:color="auto" w:fill="F2F2F2" w:themeFill="background1" w:themeFillShade="F2"/>
          </w:tcPr>
          <w:p w14:paraId="6DC40222" w14:textId="77777777" w:rsidR="003B206F" w:rsidRPr="00BB6FA3" w:rsidRDefault="003B206F" w:rsidP="000B59EB">
            <w:pPr>
              <w:spacing w:line="360" w:lineRule="auto"/>
              <w:jc w:val="both"/>
              <w:rPr>
                <w:rFonts w:asciiTheme="majorBidi" w:hAnsiTheme="majorBidi" w:cstheme="majorBidi"/>
              </w:rPr>
            </w:pPr>
          </w:p>
        </w:tc>
        <w:tc>
          <w:tcPr>
            <w:tcW w:w="1276" w:type="dxa"/>
            <w:vMerge/>
            <w:shd w:val="clear" w:color="auto" w:fill="F2F2F2" w:themeFill="background1" w:themeFillShade="F2"/>
          </w:tcPr>
          <w:p w14:paraId="1392B483" w14:textId="77777777" w:rsidR="003B206F" w:rsidRPr="00BB6FA3" w:rsidRDefault="003B206F" w:rsidP="000B59EB">
            <w:pPr>
              <w:spacing w:line="360" w:lineRule="auto"/>
              <w:jc w:val="both"/>
              <w:rPr>
                <w:rFonts w:asciiTheme="majorBidi" w:hAnsiTheme="majorBidi" w:cstheme="majorBidi"/>
                <w:b/>
                <w:bCs/>
              </w:rPr>
            </w:pPr>
          </w:p>
        </w:tc>
        <w:tc>
          <w:tcPr>
            <w:tcW w:w="1560" w:type="dxa"/>
            <w:vMerge/>
          </w:tcPr>
          <w:p w14:paraId="7E23B744" w14:textId="77777777" w:rsidR="003B206F" w:rsidRPr="00BB6FA3" w:rsidRDefault="003B206F" w:rsidP="000B59EB">
            <w:pPr>
              <w:spacing w:line="360" w:lineRule="auto"/>
              <w:jc w:val="both"/>
              <w:rPr>
                <w:rFonts w:asciiTheme="majorBidi" w:hAnsiTheme="majorBidi" w:cstheme="majorBidi"/>
                <w:sz w:val="24"/>
                <w:szCs w:val="24"/>
              </w:rPr>
            </w:pPr>
          </w:p>
        </w:tc>
        <w:tc>
          <w:tcPr>
            <w:tcW w:w="1275" w:type="dxa"/>
            <w:vMerge/>
          </w:tcPr>
          <w:p w14:paraId="3B3A95F4" w14:textId="77777777" w:rsidR="003B206F" w:rsidRPr="00BB6FA3" w:rsidRDefault="003B206F" w:rsidP="000B59EB">
            <w:pPr>
              <w:spacing w:line="360" w:lineRule="auto"/>
              <w:jc w:val="both"/>
              <w:rPr>
                <w:rFonts w:asciiTheme="majorBidi" w:hAnsiTheme="majorBidi" w:cstheme="majorBidi"/>
              </w:rPr>
            </w:pPr>
          </w:p>
        </w:tc>
        <w:tc>
          <w:tcPr>
            <w:tcW w:w="1418" w:type="dxa"/>
            <w:vMerge/>
          </w:tcPr>
          <w:p w14:paraId="51977AFF" w14:textId="77777777" w:rsidR="003B206F" w:rsidRPr="00BB6FA3" w:rsidRDefault="003B206F" w:rsidP="000B59EB">
            <w:pPr>
              <w:spacing w:line="360" w:lineRule="auto"/>
              <w:jc w:val="both"/>
              <w:rPr>
                <w:rFonts w:asciiTheme="majorBidi" w:hAnsiTheme="majorBidi" w:cstheme="majorBidi"/>
                <w:sz w:val="24"/>
                <w:szCs w:val="24"/>
              </w:rPr>
            </w:pPr>
          </w:p>
        </w:tc>
        <w:tc>
          <w:tcPr>
            <w:tcW w:w="3969" w:type="dxa"/>
            <w:vMerge/>
          </w:tcPr>
          <w:p w14:paraId="3B565BCF" w14:textId="77777777" w:rsidR="003B206F" w:rsidRPr="00BB6FA3" w:rsidRDefault="003B206F" w:rsidP="000B59EB">
            <w:pPr>
              <w:spacing w:line="360" w:lineRule="auto"/>
              <w:jc w:val="both"/>
              <w:rPr>
                <w:rFonts w:asciiTheme="majorBidi" w:hAnsiTheme="majorBidi" w:cstheme="majorBidi"/>
                <w:sz w:val="24"/>
                <w:szCs w:val="24"/>
              </w:rPr>
            </w:pPr>
          </w:p>
        </w:tc>
        <w:tc>
          <w:tcPr>
            <w:tcW w:w="992" w:type="dxa"/>
          </w:tcPr>
          <w:p w14:paraId="7B0CDF80" w14:textId="77777777" w:rsidR="003B206F" w:rsidRPr="00BB6FA3" w:rsidRDefault="003B206F" w:rsidP="000B59EB">
            <w:pPr>
              <w:spacing w:line="360" w:lineRule="auto"/>
              <w:jc w:val="both"/>
              <w:rPr>
                <w:rFonts w:asciiTheme="majorBidi" w:hAnsiTheme="majorBidi" w:cstheme="majorBidi"/>
                <w:sz w:val="24"/>
                <w:szCs w:val="24"/>
              </w:rPr>
            </w:pPr>
          </w:p>
        </w:tc>
      </w:tr>
      <w:tr w:rsidR="003B206F" w:rsidRPr="00BB6FA3" w14:paraId="4ACBF929" w14:textId="77777777" w:rsidTr="000B6D16">
        <w:trPr>
          <w:trHeight w:val="575"/>
        </w:trPr>
        <w:tc>
          <w:tcPr>
            <w:tcW w:w="709" w:type="dxa"/>
            <w:vMerge w:val="restart"/>
            <w:shd w:val="clear" w:color="auto" w:fill="F2F2F2" w:themeFill="background1" w:themeFillShade="F2"/>
          </w:tcPr>
          <w:p w14:paraId="24348D76" w14:textId="77777777" w:rsidR="003B206F" w:rsidRPr="00BB6FA3" w:rsidRDefault="003B206F" w:rsidP="000B59EB">
            <w:pPr>
              <w:spacing w:line="360" w:lineRule="auto"/>
              <w:jc w:val="both"/>
              <w:rPr>
                <w:rFonts w:asciiTheme="majorBidi" w:hAnsiTheme="majorBidi" w:cstheme="majorBidi"/>
              </w:rPr>
            </w:pPr>
          </w:p>
          <w:p w14:paraId="67CE4550" w14:textId="287E2E0D" w:rsidR="003B206F" w:rsidRDefault="003B206F" w:rsidP="000B59EB">
            <w:pPr>
              <w:spacing w:line="360" w:lineRule="auto"/>
              <w:jc w:val="both"/>
              <w:rPr>
                <w:rFonts w:asciiTheme="majorBidi" w:hAnsiTheme="majorBidi" w:cstheme="majorBidi"/>
              </w:rPr>
            </w:pPr>
          </w:p>
          <w:p w14:paraId="0BB95F59" w14:textId="77777777" w:rsidR="00B67C53" w:rsidRDefault="00B67C53" w:rsidP="000B59EB">
            <w:pPr>
              <w:spacing w:line="360" w:lineRule="auto"/>
              <w:jc w:val="both"/>
              <w:rPr>
                <w:rFonts w:asciiTheme="majorBidi" w:hAnsiTheme="majorBidi" w:cstheme="majorBidi"/>
              </w:rPr>
            </w:pPr>
          </w:p>
          <w:p w14:paraId="6C2B07C2" w14:textId="77777777" w:rsidR="00B67C53" w:rsidRPr="00BB6FA3" w:rsidRDefault="00B67C53" w:rsidP="000B59EB">
            <w:pPr>
              <w:spacing w:line="360" w:lineRule="auto"/>
              <w:jc w:val="both"/>
              <w:rPr>
                <w:rFonts w:asciiTheme="majorBidi" w:hAnsiTheme="majorBidi" w:cstheme="majorBidi"/>
              </w:rPr>
            </w:pPr>
          </w:p>
          <w:p w14:paraId="454DAE74" w14:textId="0F23B472" w:rsidR="003B206F" w:rsidRPr="00BB6FA3" w:rsidRDefault="003B206F" w:rsidP="000B59EB">
            <w:pPr>
              <w:spacing w:line="360" w:lineRule="auto"/>
              <w:jc w:val="both"/>
              <w:rPr>
                <w:rFonts w:asciiTheme="majorBidi" w:hAnsiTheme="majorBidi" w:cstheme="majorBidi"/>
              </w:rPr>
            </w:pPr>
            <w:r w:rsidRPr="00BB6FA3">
              <w:rPr>
                <w:rFonts w:asciiTheme="majorBidi" w:hAnsiTheme="majorBidi" w:cstheme="majorBidi"/>
              </w:rPr>
              <w:t>11</w:t>
            </w:r>
          </w:p>
        </w:tc>
        <w:tc>
          <w:tcPr>
            <w:tcW w:w="1276" w:type="dxa"/>
            <w:vMerge w:val="restart"/>
            <w:shd w:val="clear" w:color="auto" w:fill="F2F2F2" w:themeFill="background1" w:themeFillShade="F2"/>
          </w:tcPr>
          <w:p w14:paraId="0E9AD8A8" w14:textId="77777777" w:rsidR="00B67C53" w:rsidRDefault="00B67C53" w:rsidP="000B59EB">
            <w:pPr>
              <w:spacing w:line="360" w:lineRule="auto"/>
              <w:jc w:val="both"/>
              <w:rPr>
                <w:rFonts w:asciiTheme="majorBidi" w:hAnsiTheme="majorBidi" w:cstheme="majorBidi"/>
                <w:b/>
                <w:bCs/>
              </w:rPr>
            </w:pPr>
          </w:p>
          <w:p w14:paraId="227974AF" w14:textId="77777777" w:rsidR="00B67C53" w:rsidRDefault="00B67C53" w:rsidP="000B59EB">
            <w:pPr>
              <w:spacing w:line="360" w:lineRule="auto"/>
              <w:jc w:val="both"/>
              <w:rPr>
                <w:rFonts w:asciiTheme="majorBidi" w:hAnsiTheme="majorBidi" w:cstheme="majorBidi"/>
                <w:b/>
                <w:bCs/>
              </w:rPr>
            </w:pPr>
          </w:p>
          <w:p w14:paraId="502A6218" w14:textId="738DA132" w:rsidR="003B206F" w:rsidRPr="00BB6FA3" w:rsidRDefault="003B206F" w:rsidP="000B59EB">
            <w:pPr>
              <w:spacing w:line="360" w:lineRule="auto"/>
              <w:jc w:val="both"/>
              <w:rPr>
                <w:rFonts w:asciiTheme="majorBidi" w:hAnsiTheme="majorBidi" w:cstheme="majorBidi"/>
                <w:b/>
                <w:bCs/>
              </w:rPr>
            </w:pPr>
            <w:r w:rsidRPr="00BB6FA3">
              <w:rPr>
                <w:rFonts w:asciiTheme="majorBidi" w:hAnsiTheme="majorBidi" w:cstheme="majorBidi"/>
                <w:b/>
                <w:bCs/>
              </w:rPr>
              <w:t>Consulter les statistiques</w:t>
            </w:r>
          </w:p>
        </w:tc>
        <w:tc>
          <w:tcPr>
            <w:tcW w:w="1560" w:type="dxa"/>
            <w:vMerge w:val="restart"/>
          </w:tcPr>
          <w:p w14:paraId="4B88A1F6" w14:textId="77777777" w:rsidR="003B206F" w:rsidRPr="00BB6FA3" w:rsidRDefault="003B206F" w:rsidP="000B59EB">
            <w:pPr>
              <w:spacing w:line="360" w:lineRule="auto"/>
              <w:jc w:val="both"/>
              <w:rPr>
                <w:rFonts w:asciiTheme="majorBidi" w:hAnsiTheme="majorBidi" w:cstheme="majorBidi"/>
                <w:sz w:val="24"/>
                <w:szCs w:val="24"/>
              </w:rPr>
            </w:pPr>
          </w:p>
          <w:p w14:paraId="46A3DAE8" w14:textId="77777777" w:rsidR="003B206F" w:rsidRDefault="003B206F"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Admin</w:t>
            </w:r>
          </w:p>
          <w:p w14:paraId="2435C6BC" w14:textId="77777777" w:rsidR="00CF7CB3" w:rsidRDefault="00CF7CB3" w:rsidP="000B59EB">
            <w:pPr>
              <w:spacing w:line="360" w:lineRule="auto"/>
              <w:jc w:val="both"/>
              <w:rPr>
                <w:rFonts w:asciiTheme="majorBidi" w:hAnsiTheme="majorBidi" w:cstheme="majorBidi"/>
                <w:sz w:val="24"/>
                <w:szCs w:val="24"/>
              </w:rPr>
            </w:pPr>
          </w:p>
          <w:p w14:paraId="4CBEC6B9" w14:textId="77777777" w:rsidR="00CF7CB3" w:rsidRDefault="00CF7CB3" w:rsidP="000B59EB">
            <w:pPr>
              <w:spacing w:line="360" w:lineRule="auto"/>
              <w:jc w:val="both"/>
              <w:rPr>
                <w:rFonts w:asciiTheme="majorBidi" w:hAnsiTheme="majorBidi" w:cstheme="majorBidi"/>
                <w:sz w:val="24"/>
                <w:szCs w:val="24"/>
              </w:rPr>
            </w:pPr>
          </w:p>
          <w:p w14:paraId="52228034" w14:textId="77777777" w:rsidR="00AA34A0" w:rsidRDefault="00AA34A0" w:rsidP="000B59EB">
            <w:pPr>
              <w:spacing w:line="360" w:lineRule="auto"/>
              <w:jc w:val="both"/>
              <w:rPr>
                <w:rFonts w:asciiTheme="majorBidi" w:hAnsiTheme="majorBidi" w:cstheme="majorBidi"/>
                <w:sz w:val="24"/>
                <w:szCs w:val="24"/>
              </w:rPr>
            </w:pPr>
          </w:p>
          <w:p w14:paraId="793A98B8" w14:textId="77777777" w:rsidR="00AA34A0" w:rsidRDefault="00AA34A0" w:rsidP="000B59EB">
            <w:pPr>
              <w:spacing w:line="360" w:lineRule="auto"/>
              <w:jc w:val="both"/>
              <w:rPr>
                <w:rFonts w:asciiTheme="majorBidi" w:hAnsiTheme="majorBidi" w:cstheme="majorBidi"/>
                <w:sz w:val="24"/>
                <w:szCs w:val="24"/>
              </w:rPr>
            </w:pPr>
          </w:p>
          <w:p w14:paraId="05021747" w14:textId="109D2FAC" w:rsidR="00AA34A0" w:rsidRPr="00BB6FA3" w:rsidRDefault="00AA34A0" w:rsidP="000B59EB">
            <w:pPr>
              <w:spacing w:line="360" w:lineRule="auto"/>
              <w:jc w:val="both"/>
              <w:rPr>
                <w:rFonts w:asciiTheme="majorBidi" w:hAnsiTheme="majorBidi" w:cstheme="majorBidi"/>
                <w:sz w:val="24"/>
                <w:szCs w:val="24"/>
              </w:rPr>
            </w:pPr>
          </w:p>
        </w:tc>
        <w:tc>
          <w:tcPr>
            <w:tcW w:w="1275" w:type="dxa"/>
            <w:vMerge w:val="restart"/>
          </w:tcPr>
          <w:p w14:paraId="3C43A921" w14:textId="09215FB2" w:rsidR="003B206F" w:rsidRPr="00BB6FA3" w:rsidRDefault="003B206F" w:rsidP="000B59EB">
            <w:pPr>
              <w:spacing w:line="360" w:lineRule="auto"/>
              <w:jc w:val="both"/>
              <w:rPr>
                <w:rFonts w:asciiTheme="majorBidi" w:hAnsiTheme="majorBidi" w:cstheme="majorBidi"/>
              </w:rPr>
            </w:pPr>
            <w:r w:rsidRPr="00BB6FA3">
              <w:rPr>
                <w:rFonts w:asciiTheme="majorBidi" w:hAnsiTheme="majorBidi" w:cstheme="majorBidi"/>
              </w:rPr>
              <w:t>Consulter les statistiques.</w:t>
            </w:r>
          </w:p>
        </w:tc>
        <w:tc>
          <w:tcPr>
            <w:tcW w:w="1418" w:type="dxa"/>
            <w:vMerge w:val="restart"/>
          </w:tcPr>
          <w:p w14:paraId="0ABC2285" w14:textId="3F321764" w:rsidR="003B206F" w:rsidRPr="00BB6FA3" w:rsidRDefault="003B206F"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-Je consulte la liste des statistiques.</w:t>
            </w:r>
          </w:p>
        </w:tc>
        <w:tc>
          <w:tcPr>
            <w:tcW w:w="3969" w:type="dxa"/>
            <w:vMerge w:val="restart"/>
          </w:tcPr>
          <w:p w14:paraId="40DB89B9" w14:textId="77777777" w:rsidR="00AE5FF6" w:rsidRDefault="003B206F"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w:t>
            </w:r>
            <w:r w:rsidR="00241AD6">
              <w:rPr>
                <w:rFonts w:asciiTheme="majorBidi" w:hAnsiTheme="majorBidi" w:cstheme="majorBidi"/>
                <w:sz w:val="24"/>
                <w:szCs w:val="24"/>
              </w:rPr>
              <w:t>P</w:t>
            </w:r>
            <w:r w:rsidRPr="00BB6FA3">
              <w:rPr>
                <w:rFonts w:asciiTheme="majorBidi" w:hAnsiTheme="majorBidi" w:cstheme="majorBidi"/>
                <w:sz w:val="24"/>
                <w:szCs w:val="24"/>
              </w:rPr>
              <w:t xml:space="preserve">our voir </w:t>
            </w:r>
            <w:r w:rsidR="00CF7CB3" w:rsidRPr="00BB6FA3">
              <w:rPr>
                <w:rFonts w:asciiTheme="majorBidi" w:hAnsiTheme="majorBidi" w:cstheme="majorBidi"/>
                <w:sz w:val="24"/>
                <w:szCs w:val="24"/>
              </w:rPr>
              <w:t>les statistiques</w:t>
            </w:r>
            <w:r w:rsidR="00AE5FF6" w:rsidRPr="00BB6FA3">
              <w:rPr>
                <w:rFonts w:asciiTheme="majorBidi" w:hAnsiTheme="majorBidi" w:cstheme="majorBidi"/>
                <w:sz w:val="24"/>
                <w:szCs w:val="24"/>
              </w:rPr>
              <w:t> :</w:t>
            </w:r>
            <w:r w:rsidR="00241AD6">
              <w:rPr>
                <w:rFonts w:asciiTheme="majorBidi" w:hAnsiTheme="majorBidi" w:cstheme="majorBidi"/>
                <w:sz w:val="24"/>
                <w:szCs w:val="24"/>
              </w:rPr>
              <w:t xml:space="preserve"> on appuie sur le bouton &lt;&lt;statistiques des achats&gt;&gt; </w:t>
            </w:r>
            <w:r w:rsidR="00F03085">
              <w:rPr>
                <w:rFonts w:asciiTheme="majorBidi" w:hAnsiTheme="majorBidi" w:cstheme="majorBidi"/>
                <w:sz w:val="24"/>
                <w:szCs w:val="24"/>
              </w:rPr>
              <w:t>soit &lt;&lt;statistiques des compétences &gt;&gt;.</w:t>
            </w:r>
          </w:p>
          <w:p w14:paraId="6E84FF63" w14:textId="5EF6E5D2" w:rsidR="00A2359E" w:rsidRPr="00BB6FA3" w:rsidRDefault="00A2359E" w:rsidP="000B59EB">
            <w:pPr>
              <w:spacing w:line="360" w:lineRule="auto"/>
              <w:jc w:val="both"/>
              <w:rPr>
                <w:rFonts w:asciiTheme="majorBidi" w:hAnsiTheme="majorBidi" w:cstheme="majorBidi"/>
                <w:sz w:val="24"/>
                <w:szCs w:val="24"/>
              </w:rPr>
            </w:pPr>
          </w:p>
        </w:tc>
        <w:tc>
          <w:tcPr>
            <w:tcW w:w="992" w:type="dxa"/>
          </w:tcPr>
          <w:p w14:paraId="7F466635" w14:textId="77777777" w:rsidR="003B206F" w:rsidRPr="00BB6FA3" w:rsidRDefault="003B206F" w:rsidP="000B59EB">
            <w:pPr>
              <w:spacing w:line="360" w:lineRule="auto"/>
              <w:jc w:val="both"/>
              <w:rPr>
                <w:rFonts w:asciiTheme="majorBidi" w:hAnsiTheme="majorBidi" w:cstheme="majorBidi"/>
                <w:sz w:val="24"/>
                <w:szCs w:val="24"/>
              </w:rPr>
            </w:pPr>
          </w:p>
        </w:tc>
      </w:tr>
      <w:tr w:rsidR="003B206F" w:rsidRPr="00BB6FA3" w14:paraId="06371FF6" w14:textId="77777777" w:rsidTr="000B6D16">
        <w:trPr>
          <w:trHeight w:val="2120"/>
        </w:trPr>
        <w:tc>
          <w:tcPr>
            <w:tcW w:w="709" w:type="dxa"/>
            <w:vMerge/>
            <w:shd w:val="clear" w:color="auto" w:fill="F2F2F2" w:themeFill="background1" w:themeFillShade="F2"/>
          </w:tcPr>
          <w:p w14:paraId="6A7C9600" w14:textId="77777777" w:rsidR="003B206F" w:rsidRPr="00BB6FA3" w:rsidRDefault="003B206F" w:rsidP="000B59EB">
            <w:pPr>
              <w:spacing w:line="360" w:lineRule="auto"/>
              <w:jc w:val="both"/>
              <w:rPr>
                <w:rFonts w:asciiTheme="majorBidi" w:hAnsiTheme="majorBidi" w:cstheme="majorBidi"/>
                <w:sz w:val="24"/>
                <w:szCs w:val="24"/>
              </w:rPr>
            </w:pPr>
          </w:p>
        </w:tc>
        <w:tc>
          <w:tcPr>
            <w:tcW w:w="1276" w:type="dxa"/>
            <w:vMerge/>
            <w:shd w:val="clear" w:color="auto" w:fill="F2F2F2" w:themeFill="background1" w:themeFillShade="F2"/>
          </w:tcPr>
          <w:p w14:paraId="48938073" w14:textId="77777777" w:rsidR="003B206F" w:rsidRPr="00BB6FA3" w:rsidRDefault="003B206F" w:rsidP="000B59EB">
            <w:pPr>
              <w:spacing w:line="360" w:lineRule="auto"/>
              <w:jc w:val="both"/>
              <w:rPr>
                <w:rFonts w:asciiTheme="majorBidi" w:hAnsiTheme="majorBidi" w:cstheme="majorBidi"/>
                <w:b/>
                <w:bCs/>
              </w:rPr>
            </w:pPr>
          </w:p>
        </w:tc>
        <w:tc>
          <w:tcPr>
            <w:tcW w:w="1560" w:type="dxa"/>
            <w:vMerge/>
          </w:tcPr>
          <w:p w14:paraId="5DB39EAE" w14:textId="77777777" w:rsidR="003B206F" w:rsidRPr="00BB6FA3" w:rsidRDefault="003B206F" w:rsidP="000B59EB">
            <w:pPr>
              <w:spacing w:line="360" w:lineRule="auto"/>
              <w:jc w:val="both"/>
              <w:rPr>
                <w:rFonts w:asciiTheme="majorBidi" w:hAnsiTheme="majorBidi" w:cstheme="majorBidi"/>
                <w:sz w:val="24"/>
                <w:szCs w:val="24"/>
              </w:rPr>
            </w:pPr>
          </w:p>
        </w:tc>
        <w:tc>
          <w:tcPr>
            <w:tcW w:w="1275" w:type="dxa"/>
            <w:vMerge/>
          </w:tcPr>
          <w:p w14:paraId="4EDB706C" w14:textId="77777777" w:rsidR="003B206F" w:rsidRPr="00BB6FA3" w:rsidRDefault="003B206F" w:rsidP="000B59EB">
            <w:pPr>
              <w:spacing w:line="360" w:lineRule="auto"/>
              <w:jc w:val="both"/>
              <w:rPr>
                <w:rFonts w:asciiTheme="majorBidi" w:hAnsiTheme="majorBidi" w:cstheme="majorBidi"/>
              </w:rPr>
            </w:pPr>
          </w:p>
        </w:tc>
        <w:tc>
          <w:tcPr>
            <w:tcW w:w="1418" w:type="dxa"/>
            <w:vMerge/>
          </w:tcPr>
          <w:p w14:paraId="5374B8B3" w14:textId="77777777" w:rsidR="003B206F" w:rsidRPr="00BB6FA3" w:rsidRDefault="003B206F" w:rsidP="000B59EB">
            <w:pPr>
              <w:spacing w:line="360" w:lineRule="auto"/>
              <w:jc w:val="both"/>
              <w:rPr>
                <w:rFonts w:asciiTheme="majorBidi" w:hAnsiTheme="majorBidi" w:cstheme="majorBidi"/>
                <w:sz w:val="24"/>
                <w:szCs w:val="24"/>
              </w:rPr>
            </w:pPr>
          </w:p>
        </w:tc>
        <w:tc>
          <w:tcPr>
            <w:tcW w:w="3969" w:type="dxa"/>
            <w:vMerge/>
          </w:tcPr>
          <w:p w14:paraId="3FDE8039" w14:textId="77777777" w:rsidR="003B206F" w:rsidRPr="00BB6FA3" w:rsidRDefault="003B206F" w:rsidP="000B59EB">
            <w:pPr>
              <w:spacing w:line="360" w:lineRule="auto"/>
              <w:jc w:val="both"/>
              <w:rPr>
                <w:rFonts w:asciiTheme="majorBidi" w:hAnsiTheme="majorBidi" w:cstheme="majorBidi"/>
                <w:sz w:val="24"/>
                <w:szCs w:val="24"/>
              </w:rPr>
            </w:pPr>
          </w:p>
        </w:tc>
        <w:tc>
          <w:tcPr>
            <w:tcW w:w="992" w:type="dxa"/>
          </w:tcPr>
          <w:p w14:paraId="55E9D256" w14:textId="77777777" w:rsidR="003B206F" w:rsidRPr="00BB6FA3" w:rsidRDefault="003B206F" w:rsidP="000B59EB">
            <w:pPr>
              <w:spacing w:line="360" w:lineRule="auto"/>
              <w:jc w:val="both"/>
              <w:rPr>
                <w:rFonts w:asciiTheme="majorBidi" w:hAnsiTheme="majorBidi" w:cstheme="majorBidi"/>
                <w:sz w:val="24"/>
                <w:szCs w:val="24"/>
              </w:rPr>
            </w:pPr>
          </w:p>
        </w:tc>
      </w:tr>
      <w:tr w:rsidR="00164D8D" w:rsidRPr="00BB6FA3" w14:paraId="3D1F77E7" w14:textId="77777777" w:rsidTr="000B6D16">
        <w:trPr>
          <w:trHeight w:val="396"/>
        </w:trPr>
        <w:tc>
          <w:tcPr>
            <w:tcW w:w="709" w:type="dxa"/>
            <w:shd w:val="clear" w:color="auto" w:fill="F2F2F2" w:themeFill="background1" w:themeFillShade="F2"/>
          </w:tcPr>
          <w:p w14:paraId="0A9E86C0" w14:textId="0CC3A2EF" w:rsidR="00F760F8" w:rsidRDefault="00F760F8" w:rsidP="000B59EB">
            <w:pPr>
              <w:spacing w:line="360" w:lineRule="auto"/>
              <w:jc w:val="both"/>
              <w:rPr>
                <w:rFonts w:asciiTheme="majorBidi" w:hAnsiTheme="majorBidi" w:cstheme="majorBidi"/>
              </w:rPr>
            </w:pPr>
          </w:p>
          <w:p w14:paraId="484E699D" w14:textId="77777777" w:rsidR="00A2359E" w:rsidRPr="00BB6FA3" w:rsidRDefault="00A2359E" w:rsidP="000B59EB">
            <w:pPr>
              <w:spacing w:line="360" w:lineRule="auto"/>
              <w:jc w:val="both"/>
              <w:rPr>
                <w:rFonts w:asciiTheme="majorBidi" w:hAnsiTheme="majorBidi" w:cstheme="majorBidi"/>
              </w:rPr>
            </w:pPr>
          </w:p>
          <w:p w14:paraId="3EB395EB" w14:textId="77777777" w:rsidR="00F760F8" w:rsidRPr="00BB6FA3" w:rsidRDefault="00F760F8" w:rsidP="000B59EB">
            <w:pPr>
              <w:spacing w:line="360" w:lineRule="auto"/>
              <w:jc w:val="both"/>
              <w:rPr>
                <w:rFonts w:asciiTheme="majorBidi" w:hAnsiTheme="majorBidi" w:cstheme="majorBidi"/>
              </w:rPr>
            </w:pPr>
          </w:p>
          <w:p w14:paraId="05E9D555" w14:textId="7D36E9C8" w:rsidR="00164D8D" w:rsidRPr="00BB6FA3" w:rsidRDefault="00164D8D" w:rsidP="000B59EB">
            <w:pPr>
              <w:spacing w:line="360" w:lineRule="auto"/>
              <w:jc w:val="both"/>
              <w:rPr>
                <w:rFonts w:asciiTheme="majorBidi" w:hAnsiTheme="majorBidi" w:cstheme="majorBidi"/>
              </w:rPr>
            </w:pPr>
            <w:r w:rsidRPr="00BB6FA3">
              <w:rPr>
                <w:rFonts w:asciiTheme="majorBidi" w:hAnsiTheme="majorBidi" w:cstheme="majorBidi"/>
              </w:rPr>
              <w:t>13</w:t>
            </w:r>
          </w:p>
        </w:tc>
        <w:tc>
          <w:tcPr>
            <w:tcW w:w="1276" w:type="dxa"/>
            <w:shd w:val="clear" w:color="auto" w:fill="F2F2F2" w:themeFill="background1" w:themeFillShade="F2"/>
          </w:tcPr>
          <w:p w14:paraId="0CCD20D6" w14:textId="77777777" w:rsidR="00F760F8" w:rsidRPr="00BB6FA3" w:rsidRDefault="00F760F8" w:rsidP="000B59EB">
            <w:pPr>
              <w:spacing w:line="360" w:lineRule="auto"/>
              <w:jc w:val="both"/>
              <w:rPr>
                <w:rFonts w:asciiTheme="majorBidi" w:hAnsiTheme="majorBidi" w:cstheme="majorBidi"/>
                <w:b/>
                <w:bCs/>
              </w:rPr>
            </w:pPr>
          </w:p>
          <w:p w14:paraId="52485A44" w14:textId="77777777" w:rsidR="00F760F8" w:rsidRPr="00BB6FA3" w:rsidRDefault="00F760F8" w:rsidP="000B59EB">
            <w:pPr>
              <w:spacing w:line="360" w:lineRule="auto"/>
              <w:jc w:val="both"/>
              <w:rPr>
                <w:rFonts w:asciiTheme="majorBidi" w:hAnsiTheme="majorBidi" w:cstheme="majorBidi"/>
                <w:b/>
                <w:bCs/>
              </w:rPr>
            </w:pPr>
          </w:p>
          <w:p w14:paraId="76A9D88B" w14:textId="3CBBC7B5" w:rsidR="00164D8D" w:rsidRPr="00BB6FA3" w:rsidRDefault="00164D8D" w:rsidP="000B59EB">
            <w:pPr>
              <w:spacing w:line="360" w:lineRule="auto"/>
              <w:jc w:val="both"/>
              <w:rPr>
                <w:rFonts w:asciiTheme="majorBidi" w:hAnsiTheme="majorBidi" w:cstheme="majorBidi"/>
                <w:b/>
                <w:bCs/>
              </w:rPr>
            </w:pPr>
            <w:r w:rsidRPr="00BB6FA3">
              <w:rPr>
                <w:rFonts w:asciiTheme="majorBidi" w:hAnsiTheme="majorBidi" w:cstheme="majorBidi"/>
                <w:b/>
                <w:bCs/>
              </w:rPr>
              <w:t xml:space="preserve">Réagir sur les postes </w:t>
            </w:r>
          </w:p>
        </w:tc>
        <w:tc>
          <w:tcPr>
            <w:tcW w:w="1560" w:type="dxa"/>
          </w:tcPr>
          <w:p w14:paraId="5997C8EE" w14:textId="77777777" w:rsidR="00AA34A0" w:rsidRDefault="00AA34A0" w:rsidP="000B59EB">
            <w:pPr>
              <w:spacing w:line="360" w:lineRule="auto"/>
              <w:jc w:val="both"/>
              <w:rPr>
                <w:rFonts w:asciiTheme="majorBidi" w:hAnsiTheme="majorBidi" w:cstheme="majorBidi"/>
                <w:sz w:val="24"/>
                <w:szCs w:val="24"/>
              </w:rPr>
            </w:pPr>
          </w:p>
          <w:p w14:paraId="5082DC5B" w14:textId="77777777" w:rsidR="00AA34A0" w:rsidRDefault="00AA34A0" w:rsidP="000B59EB">
            <w:pPr>
              <w:spacing w:line="360" w:lineRule="auto"/>
              <w:jc w:val="both"/>
              <w:rPr>
                <w:rFonts w:asciiTheme="majorBidi" w:hAnsiTheme="majorBidi" w:cstheme="majorBidi"/>
                <w:sz w:val="24"/>
                <w:szCs w:val="24"/>
              </w:rPr>
            </w:pPr>
          </w:p>
          <w:p w14:paraId="6CE55550" w14:textId="2F043C1C" w:rsidR="00164D8D" w:rsidRPr="00BB6FA3" w:rsidRDefault="00C11739" w:rsidP="000B59EB">
            <w:pPr>
              <w:spacing w:line="360" w:lineRule="auto"/>
              <w:jc w:val="both"/>
              <w:rPr>
                <w:rFonts w:asciiTheme="majorBidi" w:hAnsiTheme="majorBidi" w:cstheme="majorBidi"/>
                <w:sz w:val="24"/>
                <w:szCs w:val="24"/>
              </w:rPr>
            </w:pPr>
            <w:r>
              <w:rPr>
                <w:rFonts w:asciiTheme="majorBidi" w:hAnsiTheme="majorBidi" w:cstheme="majorBidi"/>
                <w:sz w:val="24"/>
                <w:szCs w:val="24"/>
              </w:rPr>
              <w:t>Membre</w:t>
            </w:r>
          </w:p>
        </w:tc>
        <w:tc>
          <w:tcPr>
            <w:tcW w:w="1275" w:type="dxa"/>
          </w:tcPr>
          <w:p w14:paraId="3506D1FA" w14:textId="213D85B1" w:rsidR="00164D8D" w:rsidRPr="00BB6FA3" w:rsidRDefault="00164D8D" w:rsidP="000B59EB">
            <w:pPr>
              <w:spacing w:line="360" w:lineRule="auto"/>
              <w:jc w:val="both"/>
              <w:rPr>
                <w:rFonts w:asciiTheme="majorBidi" w:hAnsiTheme="majorBidi" w:cstheme="majorBidi"/>
              </w:rPr>
            </w:pPr>
            <w:r w:rsidRPr="00BB6FA3">
              <w:rPr>
                <w:rFonts w:asciiTheme="majorBidi" w:hAnsiTheme="majorBidi" w:cstheme="majorBidi"/>
              </w:rPr>
              <w:t>Réagir sur les postes</w:t>
            </w:r>
          </w:p>
        </w:tc>
        <w:tc>
          <w:tcPr>
            <w:tcW w:w="1418" w:type="dxa"/>
          </w:tcPr>
          <w:p w14:paraId="4D3F5EB9" w14:textId="77777777" w:rsidR="00164D8D" w:rsidRPr="00BB6FA3" w:rsidRDefault="00164D8D"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-je like la poste.</w:t>
            </w:r>
          </w:p>
          <w:p w14:paraId="25457B01" w14:textId="77777777" w:rsidR="00164D8D" w:rsidRPr="00BB6FA3" w:rsidRDefault="00164D8D"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-je partage la poste.</w:t>
            </w:r>
          </w:p>
          <w:p w14:paraId="61B23DA8" w14:textId="6F492AD4" w:rsidR="00164D8D" w:rsidRPr="00BB6FA3" w:rsidRDefault="00164D8D" w:rsidP="000B59EB">
            <w:pPr>
              <w:spacing w:line="360" w:lineRule="auto"/>
              <w:jc w:val="both"/>
              <w:rPr>
                <w:rFonts w:asciiTheme="majorBidi" w:hAnsiTheme="majorBidi" w:cstheme="majorBidi"/>
                <w:sz w:val="24"/>
                <w:szCs w:val="24"/>
              </w:rPr>
            </w:pPr>
          </w:p>
        </w:tc>
        <w:tc>
          <w:tcPr>
            <w:tcW w:w="3969" w:type="dxa"/>
          </w:tcPr>
          <w:p w14:paraId="089EE484" w14:textId="271CD21E" w:rsidR="00164D8D" w:rsidRPr="00BB6FA3" w:rsidRDefault="00164D8D"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w:t>
            </w:r>
            <w:r w:rsidR="00FD7429">
              <w:rPr>
                <w:rFonts w:asciiTheme="majorBidi" w:hAnsiTheme="majorBidi" w:cstheme="majorBidi"/>
                <w:sz w:val="24"/>
                <w:szCs w:val="24"/>
              </w:rPr>
              <w:t>P</w:t>
            </w:r>
            <w:r w:rsidRPr="00BB6FA3">
              <w:rPr>
                <w:rFonts w:asciiTheme="majorBidi" w:hAnsiTheme="majorBidi" w:cstheme="majorBidi"/>
                <w:sz w:val="24"/>
                <w:szCs w:val="24"/>
              </w:rPr>
              <w:t xml:space="preserve">our liker une poste : </w:t>
            </w:r>
            <w:r w:rsidR="00B17FBB" w:rsidRPr="00BB6FA3">
              <w:rPr>
                <w:rFonts w:asciiTheme="majorBidi" w:hAnsiTheme="majorBidi" w:cstheme="majorBidi"/>
                <w:sz w:val="24"/>
                <w:szCs w:val="24"/>
              </w:rPr>
              <w:t>A</w:t>
            </w:r>
            <w:r w:rsidRPr="00BB6FA3">
              <w:rPr>
                <w:rFonts w:asciiTheme="majorBidi" w:hAnsiTheme="majorBidi" w:cstheme="majorBidi"/>
                <w:sz w:val="24"/>
                <w:szCs w:val="24"/>
              </w:rPr>
              <w:t>ppui sur l’icône</w:t>
            </w:r>
            <w:r w:rsidR="00A2359E" w:rsidRPr="00BB6FA3">
              <w:rPr>
                <w:rFonts w:asciiTheme="majorBidi" w:hAnsiTheme="majorBidi" w:cstheme="majorBidi"/>
                <w:sz w:val="24"/>
                <w:szCs w:val="24"/>
              </w:rPr>
              <w:t> « Like »</w:t>
            </w:r>
            <w:r w:rsidRPr="00BB6FA3">
              <w:rPr>
                <w:rFonts w:asciiTheme="majorBidi" w:hAnsiTheme="majorBidi" w:cstheme="majorBidi"/>
                <w:sz w:val="24"/>
                <w:szCs w:val="24"/>
              </w:rPr>
              <w:t>.</w:t>
            </w:r>
          </w:p>
          <w:p w14:paraId="2FAAF5F8" w14:textId="77777777" w:rsidR="00B17FBB" w:rsidRPr="00BB6FA3" w:rsidRDefault="00164D8D"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w:t>
            </w:r>
            <w:r w:rsidR="001E5C3A" w:rsidRPr="00BB6FA3">
              <w:rPr>
                <w:rFonts w:asciiTheme="majorBidi" w:hAnsiTheme="majorBidi" w:cstheme="majorBidi"/>
                <w:sz w:val="24"/>
                <w:szCs w:val="24"/>
              </w:rPr>
              <w:t>Pour partager une poste :</w:t>
            </w:r>
          </w:p>
          <w:p w14:paraId="23C0C2D3" w14:textId="77777777" w:rsidR="00164D8D" w:rsidRDefault="00B17FBB"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A</w:t>
            </w:r>
            <w:r w:rsidR="001E5C3A" w:rsidRPr="00BB6FA3">
              <w:rPr>
                <w:rFonts w:asciiTheme="majorBidi" w:hAnsiTheme="majorBidi" w:cstheme="majorBidi"/>
                <w:sz w:val="24"/>
                <w:szCs w:val="24"/>
              </w:rPr>
              <w:t xml:space="preserve">ppui </w:t>
            </w:r>
            <w:r w:rsidR="00A2359E" w:rsidRPr="00BB6FA3">
              <w:rPr>
                <w:rFonts w:asciiTheme="majorBidi" w:hAnsiTheme="majorBidi" w:cstheme="majorBidi"/>
                <w:sz w:val="24"/>
                <w:szCs w:val="24"/>
              </w:rPr>
              <w:t>sur l’icône</w:t>
            </w:r>
            <w:r w:rsidR="001E5C3A" w:rsidRPr="00BB6FA3">
              <w:rPr>
                <w:rFonts w:asciiTheme="majorBidi" w:hAnsiTheme="majorBidi" w:cstheme="majorBidi"/>
                <w:sz w:val="24"/>
                <w:szCs w:val="24"/>
              </w:rPr>
              <w:t xml:space="preserve"> « partager ». </w:t>
            </w:r>
          </w:p>
          <w:p w14:paraId="334DA196" w14:textId="77777777" w:rsidR="00A2359E" w:rsidRDefault="00A2359E" w:rsidP="000B59EB">
            <w:pPr>
              <w:spacing w:line="360" w:lineRule="auto"/>
              <w:jc w:val="both"/>
              <w:rPr>
                <w:rFonts w:asciiTheme="majorBidi" w:hAnsiTheme="majorBidi" w:cstheme="majorBidi"/>
                <w:sz w:val="24"/>
                <w:szCs w:val="24"/>
              </w:rPr>
            </w:pPr>
          </w:p>
          <w:p w14:paraId="0DF44E12" w14:textId="443CBB4D" w:rsidR="00A2359E" w:rsidRPr="00BB6FA3" w:rsidRDefault="00A2359E" w:rsidP="000B59EB">
            <w:pPr>
              <w:spacing w:line="360" w:lineRule="auto"/>
              <w:jc w:val="both"/>
              <w:rPr>
                <w:rFonts w:asciiTheme="majorBidi" w:hAnsiTheme="majorBidi" w:cstheme="majorBidi"/>
                <w:sz w:val="24"/>
                <w:szCs w:val="24"/>
              </w:rPr>
            </w:pPr>
          </w:p>
        </w:tc>
        <w:tc>
          <w:tcPr>
            <w:tcW w:w="992" w:type="dxa"/>
          </w:tcPr>
          <w:p w14:paraId="7063BB90" w14:textId="77777777" w:rsidR="00164D8D" w:rsidRPr="00BB6FA3" w:rsidRDefault="00164D8D" w:rsidP="000B59EB">
            <w:pPr>
              <w:spacing w:line="360" w:lineRule="auto"/>
              <w:jc w:val="both"/>
              <w:rPr>
                <w:rFonts w:asciiTheme="majorBidi" w:hAnsiTheme="majorBidi" w:cstheme="majorBidi"/>
                <w:sz w:val="24"/>
                <w:szCs w:val="24"/>
              </w:rPr>
            </w:pPr>
          </w:p>
        </w:tc>
      </w:tr>
      <w:tr w:rsidR="0046068D" w:rsidRPr="00BB6FA3" w14:paraId="46702103" w14:textId="77777777" w:rsidTr="000B6D16">
        <w:trPr>
          <w:trHeight w:val="1640"/>
        </w:trPr>
        <w:tc>
          <w:tcPr>
            <w:tcW w:w="709" w:type="dxa"/>
            <w:shd w:val="clear" w:color="auto" w:fill="F2F2F2" w:themeFill="background1" w:themeFillShade="F2"/>
          </w:tcPr>
          <w:p w14:paraId="0546749E" w14:textId="77777777" w:rsidR="0046068D" w:rsidRPr="00BB6FA3" w:rsidRDefault="0046068D" w:rsidP="000B59EB">
            <w:pPr>
              <w:spacing w:line="360" w:lineRule="auto"/>
              <w:jc w:val="both"/>
              <w:rPr>
                <w:rFonts w:asciiTheme="majorBidi" w:hAnsiTheme="majorBidi" w:cstheme="majorBidi"/>
              </w:rPr>
            </w:pPr>
          </w:p>
          <w:p w14:paraId="6CD7DBF4" w14:textId="77777777" w:rsidR="0046068D" w:rsidRPr="00BB6FA3" w:rsidRDefault="0046068D" w:rsidP="000B59EB">
            <w:pPr>
              <w:spacing w:line="360" w:lineRule="auto"/>
              <w:jc w:val="both"/>
              <w:rPr>
                <w:rFonts w:asciiTheme="majorBidi" w:hAnsiTheme="majorBidi" w:cstheme="majorBidi"/>
              </w:rPr>
            </w:pPr>
          </w:p>
          <w:p w14:paraId="33F110B8" w14:textId="7AF476C9" w:rsidR="0046068D" w:rsidRPr="00BB6FA3" w:rsidRDefault="0046068D" w:rsidP="000B59EB">
            <w:pPr>
              <w:spacing w:line="360" w:lineRule="auto"/>
              <w:jc w:val="both"/>
              <w:rPr>
                <w:rFonts w:asciiTheme="majorBidi" w:hAnsiTheme="majorBidi" w:cstheme="majorBidi"/>
              </w:rPr>
            </w:pPr>
            <w:r w:rsidRPr="00BB6FA3">
              <w:rPr>
                <w:rFonts w:asciiTheme="majorBidi" w:hAnsiTheme="majorBidi" w:cstheme="majorBidi"/>
              </w:rPr>
              <w:t>14</w:t>
            </w:r>
          </w:p>
        </w:tc>
        <w:tc>
          <w:tcPr>
            <w:tcW w:w="1276" w:type="dxa"/>
            <w:shd w:val="clear" w:color="auto" w:fill="F2F2F2" w:themeFill="background1" w:themeFillShade="F2"/>
          </w:tcPr>
          <w:p w14:paraId="1F122BD1" w14:textId="77777777" w:rsidR="0046068D" w:rsidRPr="00BB6FA3" w:rsidRDefault="0046068D" w:rsidP="000B59EB">
            <w:pPr>
              <w:spacing w:line="360" w:lineRule="auto"/>
              <w:jc w:val="both"/>
              <w:rPr>
                <w:rFonts w:asciiTheme="majorBidi" w:hAnsiTheme="majorBidi" w:cstheme="majorBidi"/>
                <w:b/>
                <w:bCs/>
              </w:rPr>
            </w:pPr>
          </w:p>
          <w:p w14:paraId="421B3A96" w14:textId="5954A386" w:rsidR="0046068D" w:rsidRPr="00BB6FA3" w:rsidRDefault="0046068D" w:rsidP="000B59EB">
            <w:pPr>
              <w:spacing w:line="360" w:lineRule="auto"/>
              <w:jc w:val="both"/>
              <w:rPr>
                <w:rFonts w:asciiTheme="majorBidi" w:hAnsiTheme="majorBidi" w:cstheme="majorBidi"/>
                <w:b/>
                <w:bCs/>
              </w:rPr>
            </w:pPr>
            <w:r w:rsidRPr="00BB6FA3">
              <w:rPr>
                <w:rFonts w:asciiTheme="majorBidi" w:hAnsiTheme="majorBidi" w:cstheme="majorBidi"/>
                <w:b/>
                <w:bCs/>
              </w:rPr>
              <w:t xml:space="preserve">Consulter les profils des autres </w:t>
            </w:r>
          </w:p>
        </w:tc>
        <w:tc>
          <w:tcPr>
            <w:tcW w:w="1560" w:type="dxa"/>
          </w:tcPr>
          <w:p w14:paraId="182292FF" w14:textId="77777777" w:rsidR="0046068D" w:rsidRDefault="0046068D" w:rsidP="000B59EB">
            <w:pPr>
              <w:spacing w:line="360" w:lineRule="auto"/>
              <w:jc w:val="both"/>
              <w:rPr>
                <w:rFonts w:asciiTheme="majorBidi" w:hAnsiTheme="majorBidi" w:cstheme="majorBidi"/>
                <w:sz w:val="24"/>
                <w:szCs w:val="24"/>
              </w:rPr>
            </w:pPr>
          </w:p>
          <w:p w14:paraId="29A35ADE" w14:textId="77EFFA0E" w:rsidR="0046068D" w:rsidRPr="00BB6FA3" w:rsidRDefault="0046068D" w:rsidP="000B59EB">
            <w:pPr>
              <w:spacing w:line="360" w:lineRule="auto"/>
              <w:jc w:val="both"/>
              <w:rPr>
                <w:rFonts w:asciiTheme="majorBidi" w:hAnsiTheme="majorBidi" w:cstheme="majorBidi"/>
                <w:sz w:val="24"/>
                <w:szCs w:val="24"/>
              </w:rPr>
            </w:pPr>
            <w:r w:rsidRPr="00CF7CB3">
              <w:rPr>
                <w:rFonts w:asciiTheme="majorBidi" w:hAnsiTheme="majorBidi" w:cstheme="majorBidi"/>
                <w:color w:val="FF0000"/>
                <w:sz w:val="24"/>
                <w:szCs w:val="24"/>
                <w:shd w:val="clear" w:color="auto" w:fill="FFFFFF" w:themeFill="background1"/>
              </w:rPr>
              <w:t xml:space="preserve"> </w:t>
            </w:r>
            <w:r w:rsidRPr="00CF7CB3">
              <w:rPr>
                <w:rFonts w:asciiTheme="majorBidi" w:hAnsiTheme="majorBidi" w:cstheme="majorBidi"/>
                <w:sz w:val="24"/>
                <w:szCs w:val="24"/>
                <w:shd w:val="clear" w:color="auto" w:fill="FFFFFF" w:themeFill="background1"/>
              </w:rPr>
              <w:t xml:space="preserve"> </w:t>
            </w:r>
            <w:r>
              <w:rPr>
                <w:rFonts w:asciiTheme="majorBidi" w:hAnsiTheme="majorBidi" w:cstheme="majorBidi"/>
                <w:sz w:val="24"/>
                <w:szCs w:val="24"/>
                <w:shd w:val="clear" w:color="auto" w:fill="FFFFFF" w:themeFill="background1"/>
              </w:rPr>
              <w:t>U</w:t>
            </w:r>
            <w:r w:rsidRPr="00CF7CB3">
              <w:rPr>
                <w:rFonts w:asciiTheme="majorBidi" w:hAnsiTheme="majorBidi" w:cstheme="majorBidi"/>
                <w:sz w:val="24"/>
                <w:szCs w:val="24"/>
                <w:shd w:val="clear" w:color="auto" w:fill="FFFFFF" w:themeFill="background1"/>
              </w:rPr>
              <w:t>tilisateur</w:t>
            </w:r>
            <w:r w:rsidRPr="00CF7CB3">
              <w:rPr>
                <w:rFonts w:asciiTheme="majorBidi" w:hAnsiTheme="majorBidi" w:cstheme="majorBidi"/>
                <w:sz w:val="24"/>
                <w:szCs w:val="24"/>
                <w:shd w:val="clear" w:color="auto" w:fill="D9E2F3" w:themeFill="accent1" w:themeFillTint="33"/>
              </w:rPr>
              <w:t xml:space="preserve"> </w:t>
            </w:r>
          </w:p>
        </w:tc>
        <w:tc>
          <w:tcPr>
            <w:tcW w:w="1275" w:type="dxa"/>
          </w:tcPr>
          <w:p w14:paraId="7AE1D056" w14:textId="57DD4EF4" w:rsidR="0046068D" w:rsidRPr="00BB6FA3" w:rsidRDefault="0046068D" w:rsidP="000B59EB">
            <w:pPr>
              <w:spacing w:line="360" w:lineRule="auto"/>
              <w:jc w:val="both"/>
              <w:rPr>
                <w:rFonts w:asciiTheme="majorBidi" w:hAnsiTheme="majorBidi" w:cstheme="majorBidi"/>
              </w:rPr>
            </w:pPr>
            <w:r w:rsidRPr="00BB6FA3">
              <w:rPr>
                <w:rFonts w:asciiTheme="majorBidi" w:hAnsiTheme="majorBidi" w:cstheme="majorBidi"/>
              </w:rPr>
              <w:t xml:space="preserve">Consulter les profils des autres </w:t>
            </w:r>
            <w:r>
              <w:rPr>
                <w:rFonts w:asciiTheme="majorBidi" w:hAnsiTheme="majorBidi" w:cstheme="majorBidi"/>
              </w:rPr>
              <w:t>utilisateurs.</w:t>
            </w:r>
          </w:p>
        </w:tc>
        <w:tc>
          <w:tcPr>
            <w:tcW w:w="1418" w:type="dxa"/>
          </w:tcPr>
          <w:p w14:paraId="44025D57" w14:textId="7DC7E7C5" w:rsidR="0046068D" w:rsidRPr="00BB6FA3" w:rsidRDefault="0046068D"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-Je visualise les postes.</w:t>
            </w:r>
          </w:p>
        </w:tc>
        <w:tc>
          <w:tcPr>
            <w:tcW w:w="3969" w:type="dxa"/>
          </w:tcPr>
          <w:p w14:paraId="66A590CF" w14:textId="77777777" w:rsidR="0046068D" w:rsidRPr="00BB6FA3" w:rsidRDefault="0046068D"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-Pour consulter un profil :</w:t>
            </w:r>
          </w:p>
          <w:p w14:paraId="23155F27" w14:textId="77777777" w:rsidR="0046068D" w:rsidRDefault="0046068D" w:rsidP="000B59EB">
            <w:pPr>
              <w:spacing w:line="360" w:lineRule="auto"/>
              <w:jc w:val="both"/>
              <w:rPr>
                <w:rFonts w:asciiTheme="majorBidi" w:hAnsiTheme="majorBidi" w:cstheme="majorBidi"/>
                <w:color w:val="FF0000"/>
                <w:sz w:val="24"/>
                <w:szCs w:val="24"/>
              </w:rPr>
            </w:pPr>
            <w:r w:rsidRPr="00BB6FA3">
              <w:rPr>
                <w:rFonts w:asciiTheme="majorBidi" w:hAnsiTheme="majorBidi" w:cstheme="majorBidi"/>
                <w:sz w:val="24"/>
                <w:szCs w:val="24"/>
              </w:rPr>
              <w:t xml:space="preserve">On appuie sur le nom de </w:t>
            </w:r>
            <w:r w:rsidRPr="00BB6FA3">
              <w:rPr>
                <w:rFonts w:asciiTheme="majorBidi" w:hAnsiTheme="majorBidi" w:cstheme="majorBidi"/>
                <w:color w:val="FF0000"/>
                <w:sz w:val="24"/>
                <w:szCs w:val="24"/>
              </w:rPr>
              <w:t>propriétaire</w:t>
            </w:r>
            <w:r>
              <w:rPr>
                <w:rFonts w:asciiTheme="majorBidi" w:hAnsiTheme="majorBidi" w:cstheme="majorBidi"/>
                <w:color w:val="FF0000"/>
                <w:sz w:val="24"/>
                <w:szCs w:val="24"/>
              </w:rPr>
              <w:t>.</w:t>
            </w:r>
          </w:p>
          <w:p w14:paraId="29C3B43D" w14:textId="05F02D38" w:rsidR="00675101" w:rsidRPr="00BB6FA3" w:rsidRDefault="00675101" w:rsidP="000B59EB">
            <w:pPr>
              <w:spacing w:line="360" w:lineRule="auto"/>
              <w:jc w:val="both"/>
              <w:rPr>
                <w:rFonts w:asciiTheme="majorBidi" w:hAnsiTheme="majorBidi" w:cstheme="majorBidi"/>
                <w:sz w:val="24"/>
                <w:szCs w:val="24"/>
              </w:rPr>
            </w:pPr>
          </w:p>
        </w:tc>
        <w:tc>
          <w:tcPr>
            <w:tcW w:w="992" w:type="dxa"/>
          </w:tcPr>
          <w:p w14:paraId="53E655A3" w14:textId="77777777" w:rsidR="0046068D" w:rsidRPr="00BB6FA3" w:rsidRDefault="0046068D" w:rsidP="000B59EB">
            <w:pPr>
              <w:spacing w:line="360" w:lineRule="auto"/>
              <w:jc w:val="both"/>
              <w:rPr>
                <w:rFonts w:asciiTheme="majorBidi" w:hAnsiTheme="majorBidi" w:cstheme="majorBidi"/>
                <w:sz w:val="24"/>
                <w:szCs w:val="24"/>
              </w:rPr>
            </w:pPr>
          </w:p>
        </w:tc>
      </w:tr>
      <w:tr w:rsidR="00866067" w:rsidRPr="00BB6FA3" w14:paraId="6715CAF4" w14:textId="77777777" w:rsidTr="000B6D16">
        <w:trPr>
          <w:trHeight w:val="622"/>
        </w:trPr>
        <w:tc>
          <w:tcPr>
            <w:tcW w:w="709" w:type="dxa"/>
            <w:shd w:val="clear" w:color="auto" w:fill="F2F2F2" w:themeFill="background1" w:themeFillShade="F2"/>
          </w:tcPr>
          <w:p w14:paraId="757EEA44" w14:textId="77777777" w:rsidR="0046068D" w:rsidRDefault="0046068D" w:rsidP="000B59EB">
            <w:pPr>
              <w:spacing w:line="360" w:lineRule="auto"/>
              <w:jc w:val="both"/>
              <w:rPr>
                <w:rFonts w:asciiTheme="majorBidi" w:hAnsiTheme="majorBidi" w:cstheme="majorBidi"/>
              </w:rPr>
            </w:pPr>
          </w:p>
          <w:p w14:paraId="6CB964E3" w14:textId="77777777" w:rsidR="0046068D" w:rsidRDefault="0046068D" w:rsidP="000B59EB">
            <w:pPr>
              <w:spacing w:line="360" w:lineRule="auto"/>
              <w:jc w:val="both"/>
              <w:rPr>
                <w:rFonts w:asciiTheme="majorBidi" w:hAnsiTheme="majorBidi" w:cstheme="majorBidi"/>
              </w:rPr>
            </w:pPr>
          </w:p>
          <w:p w14:paraId="555A0333" w14:textId="77777777" w:rsidR="0046068D" w:rsidRDefault="0046068D" w:rsidP="000B59EB">
            <w:pPr>
              <w:spacing w:line="360" w:lineRule="auto"/>
              <w:jc w:val="both"/>
              <w:rPr>
                <w:rFonts w:asciiTheme="majorBidi" w:hAnsiTheme="majorBidi" w:cstheme="majorBidi"/>
              </w:rPr>
            </w:pPr>
          </w:p>
          <w:p w14:paraId="09216463" w14:textId="0C5FE17C" w:rsidR="00866067" w:rsidRPr="00BB6FA3" w:rsidRDefault="00866067" w:rsidP="000B59EB">
            <w:pPr>
              <w:spacing w:line="360" w:lineRule="auto"/>
              <w:jc w:val="both"/>
              <w:rPr>
                <w:rFonts w:asciiTheme="majorBidi" w:hAnsiTheme="majorBidi" w:cstheme="majorBidi"/>
              </w:rPr>
            </w:pPr>
            <w:r w:rsidRPr="00BB6FA3">
              <w:rPr>
                <w:rFonts w:asciiTheme="majorBidi" w:hAnsiTheme="majorBidi" w:cstheme="majorBidi"/>
              </w:rPr>
              <w:t>15</w:t>
            </w:r>
          </w:p>
        </w:tc>
        <w:tc>
          <w:tcPr>
            <w:tcW w:w="1276" w:type="dxa"/>
            <w:shd w:val="clear" w:color="auto" w:fill="F2F2F2" w:themeFill="background1" w:themeFillShade="F2"/>
          </w:tcPr>
          <w:p w14:paraId="4A56B68F" w14:textId="77777777" w:rsidR="0046068D" w:rsidRDefault="0046068D" w:rsidP="000B59EB">
            <w:pPr>
              <w:spacing w:line="360" w:lineRule="auto"/>
              <w:jc w:val="both"/>
              <w:rPr>
                <w:rFonts w:asciiTheme="majorBidi" w:hAnsiTheme="majorBidi" w:cstheme="majorBidi"/>
                <w:b/>
                <w:bCs/>
              </w:rPr>
            </w:pPr>
          </w:p>
          <w:p w14:paraId="3BFA4CC4" w14:textId="77777777" w:rsidR="0046068D" w:rsidRDefault="0046068D" w:rsidP="000B59EB">
            <w:pPr>
              <w:spacing w:line="360" w:lineRule="auto"/>
              <w:jc w:val="both"/>
              <w:rPr>
                <w:rFonts w:asciiTheme="majorBidi" w:hAnsiTheme="majorBidi" w:cstheme="majorBidi"/>
                <w:b/>
                <w:bCs/>
              </w:rPr>
            </w:pPr>
          </w:p>
          <w:p w14:paraId="6114DEA3" w14:textId="7BA67598" w:rsidR="00866067" w:rsidRPr="00BB6FA3" w:rsidRDefault="00F174E9" w:rsidP="000B59EB">
            <w:pPr>
              <w:spacing w:line="360" w:lineRule="auto"/>
              <w:jc w:val="both"/>
              <w:rPr>
                <w:rFonts w:asciiTheme="majorBidi" w:hAnsiTheme="majorBidi" w:cstheme="majorBidi"/>
                <w:b/>
                <w:bCs/>
              </w:rPr>
            </w:pPr>
            <w:r w:rsidRPr="00BB6FA3">
              <w:rPr>
                <w:rFonts w:asciiTheme="majorBidi" w:hAnsiTheme="majorBidi" w:cstheme="majorBidi"/>
                <w:b/>
                <w:bCs/>
              </w:rPr>
              <w:t xml:space="preserve">Gérer des cours guidées </w:t>
            </w:r>
          </w:p>
        </w:tc>
        <w:tc>
          <w:tcPr>
            <w:tcW w:w="1560" w:type="dxa"/>
          </w:tcPr>
          <w:p w14:paraId="5B3B5BE3" w14:textId="77777777" w:rsidR="00AA34A0" w:rsidRDefault="00AA34A0" w:rsidP="000B59EB">
            <w:pPr>
              <w:spacing w:line="360" w:lineRule="auto"/>
              <w:jc w:val="both"/>
              <w:rPr>
                <w:rFonts w:asciiTheme="majorBidi" w:hAnsiTheme="majorBidi" w:cstheme="majorBidi"/>
              </w:rPr>
            </w:pPr>
          </w:p>
          <w:p w14:paraId="4A60A98C" w14:textId="77777777" w:rsidR="00AA34A0" w:rsidRDefault="00AA34A0" w:rsidP="000B59EB">
            <w:pPr>
              <w:spacing w:line="360" w:lineRule="auto"/>
              <w:jc w:val="both"/>
              <w:rPr>
                <w:rFonts w:asciiTheme="majorBidi" w:hAnsiTheme="majorBidi" w:cstheme="majorBidi"/>
              </w:rPr>
            </w:pPr>
          </w:p>
          <w:p w14:paraId="585F197F" w14:textId="77777777" w:rsidR="00AA34A0" w:rsidRDefault="00AA34A0" w:rsidP="000B59EB">
            <w:pPr>
              <w:spacing w:line="360" w:lineRule="auto"/>
              <w:jc w:val="both"/>
              <w:rPr>
                <w:rFonts w:asciiTheme="majorBidi" w:hAnsiTheme="majorBidi" w:cstheme="majorBidi"/>
              </w:rPr>
            </w:pPr>
          </w:p>
          <w:p w14:paraId="78AE07A6" w14:textId="79554C5A" w:rsidR="00866067" w:rsidRPr="00BB6FA3" w:rsidRDefault="00A2359E" w:rsidP="000B59EB">
            <w:pPr>
              <w:spacing w:line="360" w:lineRule="auto"/>
              <w:jc w:val="both"/>
              <w:rPr>
                <w:rFonts w:asciiTheme="majorBidi" w:hAnsiTheme="majorBidi" w:cstheme="majorBidi"/>
              </w:rPr>
            </w:pPr>
            <w:r>
              <w:rPr>
                <w:rFonts w:asciiTheme="majorBidi" w:hAnsiTheme="majorBidi" w:cstheme="majorBidi"/>
              </w:rPr>
              <w:t xml:space="preserve">Membre </w:t>
            </w:r>
          </w:p>
        </w:tc>
        <w:tc>
          <w:tcPr>
            <w:tcW w:w="1275" w:type="dxa"/>
          </w:tcPr>
          <w:p w14:paraId="476875D9" w14:textId="65FAFCB4" w:rsidR="00866067" w:rsidRPr="00BB6FA3" w:rsidRDefault="00B628C2" w:rsidP="000B59EB">
            <w:pPr>
              <w:spacing w:line="360" w:lineRule="auto"/>
              <w:jc w:val="both"/>
              <w:rPr>
                <w:rFonts w:asciiTheme="majorBidi" w:hAnsiTheme="majorBidi" w:cstheme="majorBidi"/>
              </w:rPr>
            </w:pPr>
            <w:r w:rsidRPr="00BB6FA3">
              <w:rPr>
                <w:rFonts w:asciiTheme="majorBidi" w:hAnsiTheme="majorBidi" w:cstheme="majorBidi"/>
              </w:rPr>
              <w:t>Gérer les cours guidées</w:t>
            </w:r>
          </w:p>
        </w:tc>
        <w:tc>
          <w:tcPr>
            <w:tcW w:w="1418" w:type="dxa"/>
          </w:tcPr>
          <w:p w14:paraId="34561484" w14:textId="0FEE37C4" w:rsidR="00193369" w:rsidRPr="00BB6FA3" w:rsidRDefault="00193369" w:rsidP="000B59EB">
            <w:pPr>
              <w:spacing w:line="360" w:lineRule="auto"/>
              <w:jc w:val="both"/>
              <w:rPr>
                <w:rFonts w:asciiTheme="majorBidi" w:hAnsiTheme="majorBidi" w:cstheme="majorBidi"/>
              </w:rPr>
            </w:pPr>
            <w:r w:rsidRPr="00BB6FA3">
              <w:rPr>
                <w:rFonts w:asciiTheme="majorBidi" w:hAnsiTheme="majorBidi" w:cstheme="majorBidi"/>
              </w:rPr>
              <w:t>-Je consulte les cours.</w:t>
            </w:r>
          </w:p>
          <w:p w14:paraId="304F9D0A" w14:textId="458A1B27" w:rsidR="00B628C2" w:rsidRPr="00BB6FA3" w:rsidRDefault="00B628C2" w:rsidP="000B59EB">
            <w:pPr>
              <w:spacing w:line="360" w:lineRule="auto"/>
              <w:jc w:val="both"/>
              <w:rPr>
                <w:rFonts w:asciiTheme="majorBidi" w:hAnsiTheme="majorBidi" w:cstheme="majorBidi"/>
              </w:rPr>
            </w:pPr>
            <w:r w:rsidRPr="00BB6FA3">
              <w:rPr>
                <w:rFonts w:asciiTheme="majorBidi" w:hAnsiTheme="majorBidi" w:cstheme="majorBidi"/>
              </w:rPr>
              <w:t>-j’ajoute un cour</w:t>
            </w:r>
            <w:r w:rsidR="00BB4B42">
              <w:rPr>
                <w:rFonts w:asciiTheme="majorBidi" w:hAnsiTheme="majorBidi" w:cstheme="majorBidi"/>
              </w:rPr>
              <w:t>s</w:t>
            </w:r>
          </w:p>
          <w:p w14:paraId="5C6A38F0" w14:textId="28AD9DD5" w:rsidR="00B628C2" w:rsidRPr="00BB6FA3" w:rsidRDefault="00B628C2" w:rsidP="000B59EB">
            <w:pPr>
              <w:spacing w:line="360" w:lineRule="auto"/>
              <w:jc w:val="both"/>
              <w:rPr>
                <w:rFonts w:asciiTheme="majorBidi" w:hAnsiTheme="majorBidi" w:cstheme="majorBidi"/>
              </w:rPr>
            </w:pPr>
            <w:r w:rsidRPr="00BB6FA3">
              <w:rPr>
                <w:rFonts w:asciiTheme="majorBidi" w:hAnsiTheme="majorBidi" w:cstheme="majorBidi"/>
              </w:rPr>
              <w:t>-Je modifie un cour</w:t>
            </w:r>
            <w:r w:rsidR="00FD7429">
              <w:rPr>
                <w:rFonts w:asciiTheme="majorBidi" w:hAnsiTheme="majorBidi" w:cstheme="majorBidi"/>
              </w:rPr>
              <w:t>s</w:t>
            </w:r>
            <w:r w:rsidRPr="00BB6FA3">
              <w:rPr>
                <w:rFonts w:asciiTheme="majorBidi" w:hAnsiTheme="majorBidi" w:cstheme="majorBidi"/>
              </w:rPr>
              <w:t>.</w:t>
            </w:r>
          </w:p>
          <w:p w14:paraId="0D7DDA21" w14:textId="5E4088B9" w:rsidR="00B628C2" w:rsidRPr="00BB6FA3" w:rsidRDefault="00B628C2" w:rsidP="000B59EB">
            <w:pPr>
              <w:spacing w:line="360" w:lineRule="auto"/>
              <w:jc w:val="both"/>
              <w:rPr>
                <w:rFonts w:asciiTheme="majorBidi" w:hAnsiTheme="majorBidi" w:cstheme="majorBidi"/>
              </w:rPr>
            </w:pPr>
            <w:r w:rsidRPr="00BB6FA3">
              <w:rPr>
                <w:rFonts w:asciiTheme="majorBidi" w:hAnsiTheme="majorBidi" w:cstheme="majorBidi"/>
              </w:rPr>
              <w:t>-Je supprime un cour</w:t>
            </w:r>
            <w:r w:rsidR="00BB4B42">
              <w:rPr>
                <w:rFonts w:asciiTheme="majorBidi" w:hAnsiTheme="majorBidi" w:cstheme="majorBidi"/>
              </w:rPr>
              <w:t>s</w:t>
            </w:r>
            <w:r w:rsidRPr="00BB6FA3">
              <w:rPr>
                <w:rFonts w:asciiTheme="majorBidi" w:hAnsiTheme="majorBidi" w:cstheme="majorBidi"/>
              </w:rPr>
              <w:t>.</w:t>
            </w:r>
          </w:p>
        </w:tc>
        <w:tc>
          <w:tcPr>
            <w:tcW w:w="3969" w:type="dxa"/>
          </w:tcPr>
          <w:p w14:paraId="2BC70CA9" w14:textId="6CCA0E13" w:rsidR="00866067" w:rsidRPr="00BB6FA3" w:rsidRDefault="00970AB6" w:rsidP="000B59EB">
            <w:pPr>
              <w:spacing w:line="360" w:lineRule="auto"/>
              <w:jc w:val="both"/>
              <w:rPr>
                <w:rFonts w:asciiTheme="majorBidi" w:hAnsiTheme="majorBidi" w:cstheme="majorBidi"/>
              </w:rPr>
            </w:pPr>
            <w:r w:rsidRPr="00BB6FA3">
              <w:rPr>
                <w:rFonts w:asciiTheme="majorBidi" w:hAnsiTheme="majorBidi" w:cstheme="majorBidi"/>
              </w:rPr>
              <w:t>-Pour ajouter un cour</w:t>
            </w:r>
            <w:r w:rsidR="00BB4B42">
              <w:rPr>
                <w:rFonts w:asciiTheme="majorBidi" w:hAnsiTheme="majorBidi" w:cstheme="majorBidi"/>
              </w:rPr>
              <w:t>s</w:t>
            </w:r>
            <w:r w:rsidRPr="00BB6FA3">
              <w:rPr>
                <w:rFonts w:asciiTheme="majorBidi" w:hAnsiTheme="majorBidi" w:cstheme="majorBidi"/>
              </w:rPr>
              <w:t> :</w:t>
            </w:r>
          </w:p>
          <w:p w14:paraId="3B50C689" w14:textId="3A191238" w:rsidR="00970AB6" w:rsidRPr="00BB6FA3" w:rsidRDefault="00970AB6" w:rsidP="000B59EB">
            <w:pPr>
              <w:spacing w:line="360" w:lineRule="auto"/>
              <w:jc w:val="both"/>
              <w:rPr>
                <w:rFonts w:asciiTheme="majorBidi" w:hAnsiTheme="majorBidi" w:cstheme="majorBidi"/>
              </w:rPr>
            </w:pPr>
            <w:r w:rsidRPr="00BB6FA3">
              <w:rPr>
                <w:rFonts w:asciiTheme="majorBidi" w:hAnsiTheme="majorBidi" w:cstheme="majorBidi"/>
              </w:rPr>
              <w:t xml:space="preserve">Appui </w:t>
            </w:r>
            <w:r w:rsidR="00BB4B42" w:rsidRPr="00BB6FA3">
              <w:rPr>
                <w:rFonts w:asciiTheme="majorBidi" w:hAnsiTheme="majorBidi" w:cstheme="majorBidi"/>
              </w:rPr>
              <w:t xml:space="preserve">sur </w:t>
            </w:r>
            <w:r w:rsidR="00BB4B42">
              <w:rPr>
                <w:rFonts w:asciiTheme="majorBidi" w:hAnsiTheme="majorBidi" w:cstheme="majorBidi"/>
              </w:rPr>
              <w:t>bouton &lt;&lt;</w:t>
            </w:r>
            <w:r w:rsidRPr="00BB6FA3">
              <w:rPr>
                <w:rFonts w:asciiTheme="majorBidi" w:hAnsiTheme="majorBidi" w:cstheme="majorBidi"/>
              </w:rPr>
              <w:t>ajouter</w:t>
            </w:r>
            <w:r w:rsidR="00BB4B42">
              <w:rPr>
                <w:rFonts w:asciiTheme="majorBidi" w:hAnsiTheme="majorBidi" w:cstheme="majorBidi"/>
              </w:rPr>
              <w:t>&gt;&gt;</w:t>
            </w:r>
            <w:r w:rsidRPr="00BB6FA3">
              <w:rPr>
                <w:rFonts w:asciiTheme="majorBidi" w:hAnsiTheme="majorBidi" w:cstheme="majorBidi"/>
              </w:rPr>
              <w:t>.</w:t>
            </w:r>
          </w:p>
          <w:p w14:paraId="1D925990" w14:textId="5E463DBB" w:rsidR="00970AB6" w:rsidRPr="00BB6FA3" w:rsidRDefault="00970AB6" w:rsidP="000B59EB">
            <w:pPr>
              <w:spacing w:line="360" w:lineRule="auto"/>
              <w:jc w:val="both"/>
              <w:rPr>
                <w:rFonts w:asciiTheme="majorBidi" w:hAnsiTheme="majorBidi" w:cstheme="majorBidi"/>
              </w:rPr>
            </w:pPr>
            <w:r w:rsidRPr="00BB6FA3">
              <w:rPr>
                <w:rFonts w:asciiTheme="majorBidi" w:hAnsiTheme="majorBidi" w:cstheme="majorBidi"/>
              </w:rPr>
              <w:t>-</w:t>
            </w:r>
            <w:r w:rsidR="00FD7429">
              <w:rPr>
                <w:rFonts w:asciiTheme="majorBidi" w:hAnsiTheme="majorBidi" w:cstheme="majorBidi"/>
              </w:rPr>
              <w:t>P</w:t>
            </w:r>
            <w:r w:rsidRPr="00BB6FA3">
              <w:rPr>
                <w:rFonts w:asciiTheme="majorBidi" w:hAnsiTheme="majorBidi" w:cstheme="majorBidi"/>
              </w:rPr>
              <w:t xml:space="preserve">our modifier </w:t>
            </w:r>
            <w:r w:rsidR="00BB4B42" w:rsidRPr="00BB4B42">
              <w:rPr>
                <w:rFonts w:asciiTheme="majorBidi" w:hAnsiTheme="majorBidi" w:cstheme="majorBidi"/>
              </w:rPr>
              <w:t xml:space="preserve">un </w:t>
            </w:r>
            <w:r w:rsidR="00BB4B42" w:rsidRPr="00BB6FA3">
              <w:rPr>
                <w:rFonts w:asciiTheme="majorBidi" w:hAnsiTheme="majorBidi" w:cstheme="majorBidi"/>
              </w:rPr>
              <w:t>cours</w:t>
            </w:r>
            <w:r w:rsidRPr="00BB6FA3">
              <w:rPr>
                <w:rFonts w:asciiTheme="majorBidi" w:hAnsiTheme="majorBidi" w:cstheme="majorBidi"/>
              </w:rPr>
              <w:t> :</w:t>
            </w:r>
          </w:p>
          <w:p w14:paraId="7CB28F32" w14:textId="77777777" w:rsidR="00BB4B42" w:rsidRDefault="00970AB6" w:rsidP="000B59EB">
            <w:pPr>
              <w:spacing w:line="360" w:lineRule="auto"/>
              <w:jc w:val="both"/>
              <w:rPr>
                <w:rFonts w:asciiTheme="majorBidi" w:hAnsiTheme="majorBidi" w:cstheme="majorBidi"/>
              </w:rPr>
            </w:pPr>
            <w:r w:rsidRPr="00BB6FA3">
              <w:rPr>
                <w:rFonts w:asciiTheme="majorBidi" w:hAnsiTheme="majorBidi" w:cstheme="majorBidi"/>
              </w:rPr>
              <w:t>Appui sur l’</w:t>
            </w:r>
            <w:r w:rsidR="00BB4B42" w:rsidRPr="00BB6FA3">
              <w:rPr>
                <w:rFonts w:asciiTheme="majorBidi" w:hAnsiTheme="majorBidi" w:cstheme="majorBidi"/>
              </w:rPr>
              <w:t>icône</w:t>
            </w:r>
          </w:p>
          <w:p w14:paraId="302F0D3E" w14:textId="67B00E7E" w:rsidR="00970AB6" w:rsidRPr="00BB6FA3" w:rsidRDefault="00BB4B42" w:rsidP="000B59EB">
            <w:pPr>
              <w:spacing w:line="360" w:lineRule="auto"/>
              <w:jc w:val="both"/>
              <w:rPr>
                <w:rFonts w:asciiTheme="majorBidi" w:hAnsiTheme="majorBidi" w:cstheme="majorBidi"/>
              </w:rPr>
            </w:pPr>
            <w:r>
              <w:rPr>
                <w:rFonts w:asciiTheme="majorBidi" w:hAnsiTheme="majorBidi" w:cstheme="majorBidi"/>
              </w:rPr>
              <w:t>&lt;&lt;</w:t>
            </w:r>
            <w:r w:rsidR="00970AB6" w:rsidRPr="00BB6FA3">
              <w:rPr>
                <w:rFonts w:asciiTheme="majorBidi" w:hAnsiTheme="majorBidi" w:cstheme="majorBidi"/>
              </w:rPr>
              <w:t xml:space="preserve"> </w:t>
            </w:r>
            <w:r w:rsidR="00451454">
              <w:rPr>
                <w:rFonts w:asciiTheme="majorBidi" w:hAnsiTheme="majorBidi" w:cstheme="majorBidi"/>
              </w:rPr>
              <w:t>modifier</w:t>
            </w:r>
            <w:r>
              <w:rPr>
                <w:rFonts w:asciiTheme="majorBidi" w:hAnsiTheme="majorBidi" w:cstheme="majorBidi"/>
              </w:rPr>
              <w:t>&gt;&gt;</w:t>
            </w:r>
            <w:r w:rsidR="00970AB6" w:rsidRPr="00BB6FA3">
              <w:rPr>
                <w:rFonts w:asciiTheme="majorBidi" w:hAnsiTheme="majorBidi" w:cstheme="majorBidi"/>
              </w:rPr>
              <w:t>.</w:t>
            </w:r>
          </w:p>
          <w:p w14:paraId="365DA4E4" w14:textId="1FE3715B" w:rsidR="00970AB6" w:rsidRPr="00BB6FA3" w:rsidRDefault="00970AB6" w:rsidP="000B59EB">
            <w:pPr>
              <w:spacing w:line="360" w:lineRule="auto"/>
              <w:jc w:val="both"/>
              <w:rPr>
                <w:rFonts w:asciiTheme="majorBidi" w:hAnsiTheme="majorBidi" w:cstheme="majorBidi"/>
              </w:rPr>
            </w:pPr>
            <w:r w:rsidRPr="00BB6FA3">
              <w:rPr>
                <w:rFonts w:asciiTheme="majorBidi" w:hAnsiTheme="majorBidi" w:cstheme="majorBidi"/>
              </w:rPr>
              <w:t xml:space="preserve">-Pour supprimer </w:t>
            </w:r>
            <w:r w:rsidR="00BB4B42" w:rsidRPr="00BB6FA3">
              <w:rPr>
                <w:rFonts w:asciiTheme="majorBidi" w:hAnsiTheme="majorBidi" w:cstheme="majorBidi"/>
              </w:rPr>
              <w:t>un cour</w:t>
            </w:r>
            <w:r w:rsidR="00BB4B42">
              <w:rPr>
                <w:rFonts w:asciiTheme="majorBidi" w:hAnsiTheme="majorBidi" w:cstheme="majorBidi"/>
              </w:rPr>
              <w:t>s</w:t>
            </w:r>
            <w:r w:rsidRPr="00BB6FA3">
              <w:rPr>
                <w:rFonts w:asciiTheme="majorBidi" w:hAnsiTheme="majorBidi" w:cstheme="majorBidi"/>
              </w:rPr>
              <w:t> :</w:t>
            </w:r>
          </w:p>
          <w:p w14:paraId="13E387F8" w14:textId="77777777" w:rsidR="00BB4B42" w:rsidRDefault="00970AB6" w:rsidP="000B59EB">
            <w:pPr>
              <w:spacing w:line="360" w:lineRule="auto"/>
              <w:jc w:val="both"/>
              <w:rPr>
                <w:rFonts w:asciiTheme="majorBidi" w:hAnsiTheme="majorBidi" w:cstheme="majorBidi"/>
              </w:rPr>
            </w:pPr>
            <w:r w:rsidRPr="00BB6FA3">
              <w:rPr>
                <w:rFonts w:asciiTheme="majorBidi" w:hAnsiTheme="majorBidi" w:cstheme="majorBidi"/>
              </w:rPr>
              <w:t xml:space="preserve">Appui sur l’icone </w:t>
            </w:r>
          </w:p>
          <w:p w14:paraId="3025E4BA" w14:textId="3851CD30" w:rsidR="00970AB6" w:rsidRPr="00BB6FA3" w:rsidRDefault="00BB4B42" w:rsidP="000B59EB">
            <w:pPr>
              <w:spacing w:line="360" w:lineRule="auto"/>
              <w:jc w:val="both"/>
              <w:rPr>
                <w:rFonts w:asciiTheme="majorBidi" w:hAnsiTheme="majorBidi" w:cstheme="majorBidi"/>
                <w:sz w:val="24"/>
                <w:szCs w:val="24"/>
              </w:rPr>
            </w:pPr>
            <w:r>
              <w:rPr>
                <w:rFonts w:asciiTheme="majorBidi" w:hAnsiTheme="majorBidi" w:cstheme="majorBidi"/>
              </w:rPr>
              <w:t>&lt;&lt;</w:t>
            </w:r>
            <w:r w:rsidR="00970AB6" w:rsidRPr="00BB6FA3">
              <w:rPr>
                <w:rFonts w:asciiTheme="majorBidi" w:hAnsiTheme="majorBidi" w:cstheme="majorBidi"/>
              </w:rPr>
              <w:t>supprimer</w:t>
            </w:r>
            <w:r>
              <w:rPr>
                <w:rFonts w:asciiTheme="majorBidi" w:hAnsiTheme="majorBidi" w:cstheme="majorBidi"/>
              </w:rPr>
              <w:t>&gt;&gt;</w:t>
            </w:r>
            <w:r w:rsidR="00970AB6" w:rsidRPr="00BB6FA3">
              <w:rPr>
                <w:rFonts w:asciiTheme="majorBidi" w:hAnsiTheme="majorBidi" w:cstheme="majorBidi"/>
              </w:rPr>
              <w:t>.</w:t>
            </w:r>
            <w:r w:rsidR="00970AB6" w:rsidRPr="00BB6FA3">
              <w:rPr>
                <w:rFonts w:asciiTheme="majorBidi" w:hAnsiTheme="majorBidi" w:cstheme="majorBidi"/>
                <w:sz w:val="24"/>
                <w:szCs w:val="24"/>
              </w:rPr>
              <w:t xml:space="preserve"> </w:t>
            </w:r>
          </w:p>
        </w:tc>
        <w:tc>
          <w:tcPr>
            <w:tcW w:w="992" w:type="dxa"/>
          </w:tcPr>
          <w:p w14:paraId="38C48B03" w14:textId="77777777" w:rsidR="00866067" w:rsidRPr="00BB6FA3" w:rsidRDefault="00866067" w:rsidP="000B59EB">
            <w:pPr>
              <w:spacing w:line="360" w:lineRule="auto"/>
              <w:jc w:val="both"/>
              <w:rPr>
                <w:rFonts w:asciiTheme="majorBidi" w:hAnsiTheme="majorBidi" w:cstheme="majorBidi"/>
                <w:sz w:val="24"/>
                <w:szCs w:val="24"/>
              </w:rPr>
            </w:pPr>
          </w:p>
        </w:tc>
      </w:tr>
      <w:tr w:rsidR="00164D8D" w:rsidRPr="00BB6FA3" w14:paraId="596140FA" w14:textId="77777777" w:rsidTr="000B6D16">
        <w:trPr>
          <w:trHeight w:val="1346"/>
        </w:trPr>
        <w:tc>
          <w:tcPr>
            <w:tcW w:w="709" w:type="dxa"/>
            <w:shd w:val="clear" w:color="auto" w:fill="F2F2F2" w:themeFill="background1" w:themeFillShade="F2"/>
          </w:tcPr>
          <w:p w14:paraId="7262238A" w14:textId="77777777" w:rsidR="0046068D" w:rsidRDefault="0046068D" w:rsidP="000B59EB">
            <w:pPr>
              <w:spacing w:line="360" w:lineRule="auto"/>
              <w:jc w:val="both"/>
              <w:rPr>
                <w:rFonts w:asciiTheme="majorBidi" w:hAnsiTheme="majorBidi" w:cstheme="majorBidi"/>
              </w:rPr>
            </w:pPr>
          </w:p>
          <w:p w14:paraId="53BE40A1" w14:textId="77777777" w:rsidR="0046068D" w:rsidRDefault="0046068D" w:rsidP="000B59EB">
            <w:pPr>
              <w:spacing w:line="360" w:lineRule="auto"/>
              <w:jc w:val="both"/>
              <w:rPr>
                <w:rFonts w:asciiTheme="majorBidi" w:hAnsiTheme="majorBidi" w:cstheme="majorBidi"/>
              </w:rPr>
            </w:pPr>
          </w:p>
          <w:p w14:paraId="6BFC4666" w14:textId="77777777" w:rsidR="0046068D" w:rsidRDefault="0046068D" w:rsidP="000B59EB">
            <w:pPr>
              <w:spacing w:line="360" w:lineRule="auto"/>
              <w:jc w:val="both"/>
              <w:rPr>
                <w:rFonts w:asciiTheme="majorBidi" w:hAnsiTheme="majorBidi" w:cstheme="majorBidi"/>
              </w:rPr>
            </w:pPr>
          </w:p>
          <w:p w14:paraId="16B63408" w14:textId="44C245CB" w:rsidR="00164D8D" w:rsidRPr="00BB6FA3" w:rsidRDefault="00164D8D" w:rsidP="000B59EB">
            <w:pPr>
              <w:spacing w:line="360" w:lineRule="auto"/>
              <w:jc w:val="both"/>
              <w:rPr>
                <w:rFonts w:asciiTheme="majorBidi" w:hAnsiTheme="majorBidi" w:cstheme="majorBidi"/>
              </w:rPr>
            </w:pPr>
            <w:r w:rsidRPr="00BB6FA3">
              <w:rPr>
                <w:rFonts w:asciiTheme="majorBidi" w:hAnsiTheme="majorBidi" w:cstheme="majorBidi"/>
              </w:rPr>
              <w:t>16</w:t>
            </w:r>
          </w:p>
        </w:tc>
        <w:tc>
          <w:tcPr>
            <w:tcW w:w="1276" w:type="dxa"/>
            <w:shd w:val="clear" w:color="auto" w:fill="F2F2F2" w:themeFill="background1" w:themeFillShade="F2"/>
          </w:tcPr>
          <w:p w14:paraId="12F32840" w14:textId="77777777" w:rsidR="00C11739" w:rsidRDefault="00C11739" w:rsidP="000B59EB">
            <w:pPr>
              <w:spacing w:line="360" w:lineRule="auto"/>
              <w:jc w:val="both"/>
              <w:rPr>
                <w:rFonts w:asciiTheme="majorBidi" w:hAnsiTheme="majorBidi" w:cstheme="majorBidi"/>
                <w:b/>
                <w:bCs/>
              </w:rPr>
            </w:pPr>
          </w:p>
          <w:p w14:paraId="66F6D4A5" w14:textId="2831A0D1" w:rsidR="00164D8D" w:rsidRPr="00BB6FA3" w:rsidRDefault="00164D8D" w:rsidP="000B59EB">
            <w:pPr>
              <w:spacing w:line="360" w:lineRule="auto"/>
              <w:jc w:val="both"/>
              <w:rPr>
                <w:rFonts w:asciiTheme="majorBidi" w:hAnsiTheme="majorBidi" w:cstheme="majorBidi"/>
                <w:b/>
                <w:bCs/>
              </w:rPr>
            </w:pPr>
            <w:r w:rsidRPr="00BB6FA3">
              <w:rPr>
                <w:rFonts w:asciiTheme="majorBidi" w:hAnsiTheme="majorBidi" w:cstheme="majorBidi"/>
                <w:b/>
                <w:bCs/>
              </w:rPr>
              <w:t>Acheter des cours guidées</w:t>
            </w:r>
          </w:p>
        </w:tc>
        <w:tc>
          <w:tcPr>
            <w:tcW w:w="1560" w:type="dxa"/>
          </w:tcPr>
          <w:p w14:paraId="1D2C5536" w14:textId="77777777" w:rsidR="00675101" w:rsidRDefault="00675101" w:rsidP="000B59EB">
            <w:pPr>
              <w:spacing w:line="360" w:lineRule="auto"/>
              <w:jc w:val="both"/>
              <w:rPr>
                <w:rFonts w:asciiTheme="majorBidi" w:hAnsiTheme="majorBidi" w:cstheme="majorBidi"/>
              </w:rPr>
            </w:pPr>
          </w:p>
          <w:p w14:paraId="193279A6" w14:textId="77777777" w:rsidR="00675101" w:rsidRDefault="00675101" w:rsidP="000B59EB">
            <w:pPr>
              <w:spacing w:line="360" w:lineRule="auto"/>
              <w:jc w:val="both"/>
              <w:rPr>
                <w:rFonts w:asciiTheme="majorBidi" w:hAnsiTheme="majorBidi" w:cstheme="majorBidi"/>
              </w:rPr>
            </w:pPr>
          </w:p>
          <w:p w14:paraId="2648B18F" w14:textId="1E54A4A2" w:rsidR="00164D8D" w:rsidRPr="00BB6FA3" w:rsidRDefault="00C11739" w:rsidP="000B59EB">
            <w:pPr>
              <w:spacing w:line="360" w:lineRule="auto"/>
              <w:jc w:val="both"/>
              <w:rPr>
                <w:rFonts w:asciiTheme="majorBidi" w:hAnsiTheme="majorBidi" w:cstheme="majorBidi"/>
              </w:rPr>
            </w:pPr>
            <w:r>
              <w:rPr>
                <w:rFonts w:asciiTheme="majorBidi" w:hAnsiTheme="majorBidi" w:cstheme="majorBidi"/>
              </w:rPr>
              <w:t xml:space="preserve">Membre </w:t>
            </w:r>
          </w:p>
        </w:tc>
        <w:tc>
          <w:tcPr>
            <w:tcW w:w="1275" w:type="dxa"/>
          </w:tcPr>
          <w:p w14:paraId="4DD078D7" w14:textId="77D45821" w:rsidR="00164D8D" w:rsidRPr="00BB6FA3" w:rsidRDefault="00970AB6" w:rsidP="000B59EB">
            <w:pPr>
              <w:spacing w:line="360" w:lineRule="auto"/>
              <w:jc w:val="both"/>
              <w:rPr>
                <w:rFonts w:asciiTheme="majorBidi" w:hAnsiTheme="majorBidi" w:cstheme="majorBidi"/>
              </w:rPr>
            </w:pPr>
            <w:r w:rsidRPr="00BB6FA3">
              <w:rPr>
                <w:rFonts w:asciiTheme="majorBidi" w:hAnsiTheme="majorBidi" w:cstheme="majorBidi"/>
              </w:rPr>
              <w:t xml:space="preserve">Acheter des cours </w:t>
            </w:r>
            <w:r w:rsidR="005A6B51" w:rsidRPr="00BB6FA3">
              <w:rPr>
                <w:rFonts w:asciiTheme="majorBidi" w:hAnsiTheme="majorBidi" w:cstheme="majorBidi"/>
              </w:rPr>
              <w:t>guidées.</w:t>
            </w:r>
          </w:p>
        </w:tc>
        <w:tc>
          <w:tcPr>
            <w:tcW w:w="1418" w:type="dxa"/>
          </w:tcPr>
          <w:p w14:paraId="51B8AB4B" w14:textId="67E6FD8B" w:rsidR="00164D8D" w:rsidRPr="00BB6FA3" w:rsidRDefault="00970AB6"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 xml:space="preserve">Accéder </w:t>
            </w:r>
            <w:r w:rsidR="00B17FBB" w:rsidRPr="00BB6FA3">
              <w:rPr>
                <w:rFonts w:asciiTheme="majorBidi" w:hAnsiTheme="majorBidi" w:cstheme="majorBidi"/>
                <w:sz w:val="24"/>
                <w:szCs w:val="24"/>
              </w:rPr>
              <w:t>à</w:t>
            </w:r>
            <w:r w:rsidRPr="00BB6FA3">
              <w:rPr>
                <w:rFonts w:asciiTheme="majorBidi" w:hAnsiTheme="majorBidi" w:cstheme="majorBidi"/>
                <w:sz w:val="24"/>
                <w:szCs w:val="24"/>
              </w:rPr>
              <w:t xml:space="preserve"> ces cours</w:t>
            </w:r>
            <w:r w:rsidR="00B17FBB" w:rsidRPr="00BB6FA3">
              <w:rPr>
                <w:rFonts w:asciiTheme="majorBidi" w:hAnsiTheme="majorBidi" w:cstheme="majorBidi"/>
                <w:sz w:val="24"/>
                <w:szCs w:val="24"/>
              </w:rPr>
              <w:t>.</w:t>
            </w:r>
          </w:p>
        </w:tc>
        <w:tc>
          <w:tcPr>
            <w:tcW w:w="3969" w:type="dxa"/>
          </w:tcPr>
          <w:p w14:paraId="1550E3C4" w14:textId="43974284" w:rsidR="00164D8D" w:rsidRPr="00BB6FA3" w:rsidRDefault="00B17FBB"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w:t>
            </w:r>
            <w:r w:rsidR="00970AB6" w:rsidRPr="00BB6FA3">
              <w:rPr>
                <w:rFonts w:asciiTheme="majorBidi" w:hAnsiTheme="majorBidi" w:cstheme="majorBidi"/>
                <w:sz w:val="24"/>
                <w:szCs w:val="24"/>
              </w:rPr>
              <w:t xml:space="preserve"> </w:t>
            </w:r>
            <w:r w:rsidR="005A6B51" w:rsidRPr="00BB6FA3">
              <w:rPr>
                <w:rFonts w:asciiTheme="majorBidi" w:hAnsiTheme="majorBidi" w:cstheme="majorBidi"/>
                <w:sz w:val="24"/>
                <w:szCs w:val="24"/>
              </w:rPr>
              <w:t xml:space="preserve">Pour accéder </w:t>
            </w:r>
            <w:r w:rsidR="00970AB6" w:rsidRPr="00BB6FA3">
              <w:rPr>
                <w:rFonts w:asciiTheme="majorBidi" w:hAnsiTheme="majorBidi" w:cstheme="majorBidi"/>
                <w:sz w:val="24"/>
                <w:szCs w:val="24"/>
              </w:rPr>
              <w:t>à ces cours :</w:t>
            </w:r>
          </w:p>
          <w:p w14:paraId="34903842" w14:textId="2A33DCE1" w:rsidR="00970AB6" w:rsidRPr="00BB6FA3" w:rsidRDefault="00970AB6"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 xml:space="preserve">Appuie sur </w:t>
            </w:r>
            <w:r w:rsidR="00B17FBB" w:rsidRPr="00BB6FA3">
              <w:rPr>
                <w:rFonts w:asciiTheme="majorBidi" w:hAnsiTheme="majorBidi" w:cstheme="majorBidi"/>
                <w:sz w:val="24"/>
                <w:szCs w:val="24"/>
              </w:rPr>
              <w:t>le bouton</w:t>
            </w:r>
            <w:r w:rsidRPr="00BB6FA3">
              <w:rPr>
                <w:rFonts w:asciiTheme="majorBidi" w:hAnsiTheme="majorBidi" w:cstheme="majorBidi"/>
                <w:sz w:val="24"/>
                <w:szCs w:val="24"/>
              </w:rPr>
              <w:t xml:space="preserve"> </w:t>
            </w:r>
            <w:r w:rsidR="005A6B51" w:rsidRPr="005A6B51">
              <w:rPr>
                <w:rFonts w:asciiTheme="majorBidi" w:hAnsiTheme="majorBidi" w:cstheme="majorBidi"/>
                <w:sz w:val="24"/>
                <w:szCs w:val="24"/>
              </w:rPr>
              <w:t>&lt;&lt;Consult</w:t>
            </w:r>
            <w:r w:rsidR="005A6B51">
              <w:rPr>
                <w:rFonts w:asciiTheme="majorBidi" w:hAnsiTheme="majorBidi" w:cstheme="majorBidi"/>
                <w:sz w:val="24"/>
                <w:szCs w:val="24"/>
              </w:rPr>
              <w:t>er</w:t>
            </w:r>
            <w:r w:rsidR="005A6B51" w:rsidRPr="005A6B51">
              <w:rPr>
                <w:rFonts w:asciiTheme="majorBidi" w:hAnsiTheme="majorBidi" w:cstheme="majorBidi"/>
                <w:sz w:val="24"/>
                <w:szCs w:val="24"/>
              </w:rPr>
              <w:t>&gt;&gt;</w:t>
            </w:r>
            <w:r w:rsidR="005A6B51">
              <w:rPr>
                <w:rFonts w:asciiTheme="majorBidi" w:hAnsiTheme="majorBidi" w:cstheme="majorBidi"/>
                <w:sz w:val="24"/>
                <w:szCs w:val="24"/>
              </w:rPr>
              <w:t xml:space="preserve"> </w:t>
            </w:r>
            <w:r w:rsidR="005A6B51" w:rsidRPr="005A6B51">
              <w:rPr>
                <w:rFonts w:asciiTheme="majorBidi" w:hAnsiTheme="majorBidi" w:cstheme="majorBidi"/>
                <w:sz w:val="24"/>
                <w:szCs w:val="24"/>
              </w:rPr>
              <w:t xml:space="preserve">après </w:t>
            </w:r>
            <w:r w:rsidR="005A6B51">
              <w:rPr>
                <w:rFonts w:asciiTheme="majorBidi" w:hAnsiTheme="majorBidi" w:cstheme="majorBidi"/>
                <w:sz w:val="24"/>
                <w:szCs w:val="24"/>
              </w:rPr>
              <w:t>l’achat</w:t>
            </w:r>
            <w:r w:rsidR="005A6B51" w:rsidRPr="005A6B51">
              <w:rPr>
                <w:rFonts w:asciiTheme="majorBidi" w:hAnsiTheme="majorBidi" w:cstheme="majorBidi"/>
                <w:sz w:val="24"/>
                <w:szCs w:val="24"/>
              </w:rPr>
              <w:t xml:space="preserve"> </w:t>
            </w:r>
            <w:r w:rsidR="005A6B51">
              <w:rPr>
                <w:rFonts w:asciiTheme="majorBidi" w:hAnsiTheme="majorBidi" w:cstheme="majorBidi"/>
                <w:sz w:val="24"/>
                <w:szCs w:val="24"/>
              </w:rPr>
              <w:t xml:space="preserve">de </w:t>
            </w:r>
            <w:r w:rsidR="005A6B51" w:rsidRPr="005A6B51">
              <w:rPr>
                <w:rFonts w:asciiTheme="majorBidi" w:hAnsiTheme="majorBidi" w:cstheme="majorBidi"/>
                <w:sz w:val="24"/>
                <w:szCs w:val="24"/>
              </w:rPr>
              <w:t>ce cours.</w:t>
            </w:r>
            <w:r w:rsidR="005A6B51">
              <w:rPr>
                <w:rFonts w:asciiTheme="majorBidi" w:hAnsiTheme="majorBidi" w:cstheme="majorBidi"/>
                <w:sz w:val="24"/>
                <w:szCs w:val="24"/>
              </w:rPr>
              <w:t xml:space="preserve"> </w:t>
            </w:r>
          </w:p>
        </w:tc>
        <w:tc>
          <w:tcPr>
            <w:tcW w:w="992" w:type="dxa"/>
          </w:tcPr>
          <w:p w14:paraId="1BCB17EB" w14:textId="77777777" w:rsidR="00164D8D" w:rsidRPr="00BB6FA3" w:rsidRDefault="00164D8D" w:rsidP="000B59EB">
            <w:pPr>
              <w:spacing w:line="360" w:lineRule="auto"/>
              <w:jc w:val="both"/>
              <w:rPr>
                <w:rFonts w:asciiTheme="majorBidi" w:hAnsiTheme="majorBidi" w:cstheme="majorBidi"/>
                <w:sz w:val="24"/>
                <w:szCs w:val="24"/>
              </w:rPr>
            </w:pPr>
          </w:p>
        </w:tc>
      </w:tr>
      <w:tr w:rsidR="00970AB6" w:rsidRPr="00BB6FA3" w14:paraId="70B8F149" w14:textId="77777777" w:rsidTr="000B6D16">
        <w:trPr>
          <w:trHeight w:val="624"/>
        </w:trPr>
        <w:tc>
          <w:tcPr>
            <w:tcW w:w="709" w:type="dxa"/>
            <w:shd w:val="clear" w:color="auto" w:fill="F2F2F2" w:themeFill="background1" w:themeFillShade="F2"/>
          </w:tcPr>
          <w:p w14:paraId="4D32A327" w14:textId="77777777" w:rsidR="0046068D" w:rsidRDefault="0046068D" w:rsidP="000B59EB">
            <w:pPr>
              <w:spacing w:line="360" w:lineRule="auto"/>
              <w:jc w:val="both"/>
              <w:rPr>
                <w:rFonts w:asciiTheme="majorBidi" w:hAnsiTheme="majorBidi" w:cstheme="majorBidi"/>
              </w:rPr>
            </w:pPr>
          </w:p>
          <w:p w14:paraId="5608E49E" w14:textId="77777777" w:rsidR="0046068D" w:rsidRDefault="0046068D" w:rsidP="000B59EB">
            <w:pPr>
              <w:spacing w:line="360" w:lineRule="auto"/>
              <w:jc w:val="both"/>
              <w:rPr>
                <w:rFonts w:asciiTheme="majorBidi" w:hAnsiTheme="majorBidi" w:cstheme="majorBidi"/>
              </w:rPr>
            </w:pPr>
          </w:p>
          <w:p w14:paraId="1F20E8E6" w14:textId="77777777" w:rsidR="0046068D" w:rsidRDefault="0046068D" w:rsidP="000B59EB">
            <w:pPr>
              <w:spacing w:line="360" w:lineRule="auto"/>
              <w:jc w:val="both"/>
              <w:rPr>
                <w:rFonts w:asciiTheme="majorBidi" w:hAnsiTheme="majorBidi" w:cstheme="majorBidi"/>
              </w:rPr>
            </w:pPr>
          </w:p>
          <w:p w14:paraId="3C6779FF" w14:textId="2E376B6C" w:rsidR="00970AB6" w:rsidRPr="00BB6FA3" w:rsidRDefault="00970AB6" w:rsidP="000B59EB">
            <w:pPr>
              <w:spacing w:line="360" w:lineRule="auto"/>
              <w:jc w:val="both"/>
              <w:rPr>
                <w:rFonts w:asciiTheme="majorBidi" w:hAnsiTheme="majorBidi" w:cstheme="majorBidi"/>
              </w:rPr>
            </w:pPr>
            <w:r w:rsidRPr="00BB6FA3">
              <w:rPr>
                <w:rFonts w:asciiTheme="majorBidi" w:hAnsiTheme="majorBidi" w:cstheme="majorBidi"/>
              </w:rPr>
              <w:t>17</w:t>
            </w:r>
          </w:p>
        </w:tc>
        <w:tc>
          <w:tcPr>
            <w:tcW w:w="1276" w:type="dxa"/>
            <w:shd w:val="clear" w:color="auto" w:fill="F2F2F2" w:themeFill="background1" w:themeFillShade="F2"/>
          </w:tcPr>
          <w:p w14:paraId="645AAC44" w14:textId="77777777" w:rsidR="0046068D" w:rsidRDefault="0046068D" w:rsidP="000B59EB">
            <w:pPr>
              <w:spacing w:line="360" w:lineRule="auto"/>
              <w:jc w:val="both"/>
              <w:rPr>
                <w:rFonts w:asciiTheme="majorBidi" w:hAnsiTheme="majorBidi" w:cstheme="majorBidi"/>
                <w:b/>
                <w:bCs/>
              </w:rPr>
            </w:pPr>
          </w:p>
          <w:p w14:paraId="68BFF60A" w14:textId="2D979D9B" w:rsidR="00970AB6" w:rsidRPr="00BB6FA3" w:rsidRDefault="00273281" w:rsidP="000B59EB">
            <w:pPr>
              <w:spacing w:line="360" w:lineRule="auto"/>
              <w:jc w:val="both"/>
              <w:rPr>
                <w:rFonts w:asciiTheme="majorBidi" w:hAnsiTheme="majorBidi" w:cstheme="majorBidi"/>
                <w:b/>
                <w:bCs/>
              </w:rPr>
            </w:pPr>
            <w:r w:rsidRPr="00BB6FA3">
              <w:rPr>
                <w:rFonts w:asciiTheme="majorBidi" w:hAnsiTheme="majorBidi" w:cstheme="majorBidi"/>
                <w:b/>
                <w:bCs/>
              </w:rPr>
              <w:t>Contacte</w:t>
            </w:r>
            <w:r>
              <w:rPr>
                <w:rFonts w:asciiTheme="majorBidi" w:hAnsiTheme="majorBidi" w:cstheme="majorBidi"/>
                <w:b/>
                <w:bCs/>
              </w:rPr>
              <w:t>r</w:t>
            </w:r>
            <w:r w:rsidR="00970AB6" w:rsidRPr="00BB6FA3">
              <w:rPr>
                <w:rFonts w:asciiTheme="majorBidi" w:hAnsiTheme="majorBidi" w:cstheme="majorBidi"/>
                <w:b/>
                <w:bCs/>
              </w:rPr>
              <w:t xml:space="preserve"> l’administrateur.</w:t>
            </w:r>
          </w:p>
        </w:tc>
        <w:tc>
          <w:tcPr>
            <w:tcW w:w="1560" w:type="dxa"/>
          </w:tcPr>
          <w:p w14:paraId="274EC5A3" w14:textId="744B1ABB" w:rsidR="00970AB6" w:rsidRPr="00BB6FA3" w:rsidRDefault="00C11739" w:rsidP="000B59EB">
            <w:pPr>
              <w:spacing w:line="360" w:lineRule="auto"/>
              <w:jc w:val="both"/>
              <w:rPr>
                <w:rFonts w:asciiTheme="majorBidi" w:hAnsiTheme="majorBidi" w:cstheme="majorBidi"/>
              </w:rPr>
            </w:pPr>
            <w:r>
              <w:rPr>
                <w:rFonts w:asciiTheme="majorBidi" w:hAnsiTheme="majorBidi" w:cstheme="majorBidi"/>
              </w:rPr>
              <w:t xml:space="preserve">Membre </w:t>
            </w:r>
          </w:p>
        </w:tc>
        <w:tc>
          <w:tcPr>
            <w:tcW w:w="1275" w:type="dxa"/>
          </w:tcPr>
          <w:p w14:paraId="1400B630" w14:textId="744A3563" w:rsidR="00970AB6" w:rsidRPr="00BB6FA3" w:rsidRDefault="00B17FBB" w:rsidP="000B59EB">
            <w:pPr>
              <w:spacing w:line="360" w:lineRule="auto"/>
              <w:jc w:val="both"/>
              <w:rPr>
                <w:rFonts w:asciiTheme="majorBidi" w:hAnsiTheme="majorBidi" w:cstheme="majorBidi"/>
              </w:rPr>
            </w:pPr>
            <w:r w:rsidRPr="00BB6FA3">
              <w:rPr>
                <w:rFonts w:asciiTheme="majorBidi" w:hAnsiTheme="majorBidi" w:cstheme="majorBidi"/>
              </w:rPr>
              <w:t>Contacter l’administrateur</w:t>
            </w:r>
          </w:p>
        </w:tc>
        <w:tc>
          <w:tcPr>
            <w:tcW w:w="1418" w:type="dxa"/>
          </w:tcPr>
          <w:p w14:paraId="7A5A1D36" w14:textId="0FD2907F" w:rsidR="00970AB6" w:rsidRPr="00BB6FA3" w:rsidRDefault="00B17FBB" w:rsidP="000B59EB">
            <w:pPr>
              <w:spacing w:line="360" w:lineRule="auto"/>
              <w:jc w:val="both"/>
              <w:rPr>
                <w:rFonts w:asciiTheme="majorBidi" w:hAnsiTheme="majorBidi" w:cstheme="majorBidi"/>
              </w:rPr>
            </w:pPr>
            <w:r w:rsidRPr="00BB6FA3">
              <w:rPr>
                <w:rFonts w:asciiTheme="majorBidi" w:hAnsiTheme="majorBidi" w:cstheme="majorBidi"/>
              </w:rPr>
              <w:t>Envoyer un Email</w:t>
            </w:r>
          </w:p>
        </w:tc>
        <w:tc>
          <w:tcPr>
            <w:tcW w:w="3969" w:type="dxa"/>
          </w:tcPr>
          <w:p w14:paraId="7811ABE4" w14:textId="00E3D780" w:rsidR="008447EA" w:rsidRPr="00BB6FA3" w:rsidRDefault="008447EA" w:rsidP="000B59EB">
            <w:pPr>
              <w:spacing w:line="360" w:lineRule="auto"/>
              <w:jc w:val="both"/>
              <w:rPr>
                <w:rFonts w:asciiTheme="majorBidi" w:hAnsiTheme="majorBidi" w:cstheme="majorBidi"/>
              </w:rPr>
            </w:pPr>
            <w:r w:rsidRPr="00BB6FA3">
              <w:rPr>
                <w:rFonts w:asciiTheme="majorBidi" w:hAnsiTheme="majorBidi" w:cstheme="majorBidi"/>
              </w:rPr>
              <w:t>-Pour envoyer un Email :</w:t>
            </w:r>
          </w:p>
          <w:p w14:paraId="6E1F8F49" w14:textId="44C0AEBE" w:rsidR="008447EA" w:rsidRPr="00BB6FA3" w:rsidRDefault="008447EA" w:rsidP="000B59EB">
            <w:pPr>
              <w:spacing w:line="360" w:lineRule="auto"/>
              <w:jc w:val="both"/>
              <w:rPr>
                <w:rFonts w:asciiTheme="majorBidi" w:hAnsiTheme="majorBidi" w:cstheme="majorBidi"/>
              </w:rPr>
            </w:pPr>
            <w:r w:rsidRPr="00BB6FA3">
              <w:rPr>
                <w:rFonts w:asciiTheme="majorBidi" w:hAnsiTheme="majorBidi" w:cstheme="majorBidi"/>
              </w:rPr>
              <w:t>Appui sur contacter pour remplir les informations nécessaires.</w:t>
            </w:r>
          </w:p>
        </w:tc>
        <w:tc>
          <w:tcPr>
            <w:tcW w:w="992" w:type="dxa"/>
          </w:tcPr>
          <w:p w14:paraId="4BC8C84C" w14:textId="77777777" w:rsidR="00970AB6" w:rsidRPr="00BB6FA3" w:rsidRDefault="00970AB6" w:rsidP="000B59EB">
            <w:pPr>
              <w:spacing w:line="360" w:lineRule="auto"/>
              <w:jc w:val="both"/>
              <w:rPr>
                <w:rFonts w:asciiTheme="majorBidi" w:hAnsiTheme="majorBidi" w:cstheme="majorBidi"/>
                <w:sz w:val="24"/>
                <w:szCs w:val="24"/>
              </w:rPr>
            </w:pPr>
          </w:p>
        </w:tc>
      </w:tr>
      <w:tr w:rsidR="0046068D" w:rsidRPr="00BB6FA3" w14:paraId="19AD3F2E" w14:textId="77777777" w:rsidTr="000B6D16">
        <w:trPr>
          <w:trHeight w:val="612"/>
        </w:trPr>
        <w:tc>
          <w:tcPr>
            <w:tcW w:w="709" w:type="dxa"/>
            <w:shd w:val="clear" w:color="auto" w:fill="F2F2F2" w:themeFill="background1" w:themeFillShade="F2"/>
          </w:tcPr>
          <w:p w14:paraId="641B2EC8" w14:textId="77777777" w:rsidR="00675101" w:rsidRDefault="00675101" w:rsidP="000B59EB">
            <w:pPr>
              <w:spacing w:line="360" w:lineRule="auto"/>
              <w:jc w:val="both"/>
              <w:rPr>
                <w:rFonts w:asciiTheme="majorBidi" w:hAnsiTheme="majorBidi" w:cstheme="majorBidi"/>
              </w:rPr>
            </w:pPr>
          </w:p>
          <w:p w14:paraId="55C4C3A8" w14:textId="77777777" w:rsidR="00675101" w:rsidRDefault="00675101" w:rsidP="000B59EB">
            <w:pPr>
              <w:spacing w:line="360" w:lineRule="auto"/>
              <w:jc w:val="both"/>
              <w:rPr>
                <w:rFonts w:asciiTheme="majorBidi" w:hAnsiTheme="majorBidi" w:cstheme="majorBidi"/>
              </w:rPr>
            </w:pPr>
          </w:p>
          <w:p w14:paraId="38CBF4DB" w14:textId="77777777" w:rsidR="00675101" w:rsidRDefault="00675101" w:rsidP="000B59EB">
            <w:pPr>
              <w:spacing w:line="360" w:lineRule="auto"/>
              <w:jc w:val="both"/>
              <w:rPr>
                <w:rFonts w:asciiTheme="majorBidi" w:hAnsiTheme="majorBidi" w:cstheme="majorBidi"/>
              </w:rPr>
            </w:pPr>
          </w:p>
          <w:p w14:paraId="0DEAD891" w14:textId="7892F4F3" w:rsidR="0046068D" w:rsidRPr="00BB6FA3" w:rsidRDefault="0046068D" w:rsidP="000B59EB">
            <w:pPr>
              <w:spacing w:line="360" w:lineRule="auto"/>
              <w:jc w:val="both"/>
              <w:rPr>
                <w:rFonts w:asciiTheme="majorBidi" w:hAnsiTheme="majorBidi" w:cstheme="majorBidi"/>
              </w:rPr>
            </w:pPr>
            <w:r>
              <w:rPr>
                <w:rFonts w:asciiTheme="majorBidi" w:hAnsiTheme="majorBidi" w:cstheme="majorBidi"/>
              </w:rPr>
              <w:t>18</w:t>
            </w:r>
          </w:p>
        </w:tc>
        <w:tc>
          <w:tcPr>
            <w:tcW w:w="1276" w:type="dxa"/>
            <w:shd w:val="clear" w:color="auto" w:fill="F2F2F2" w:themeFill="background1" w:themeFillShade="F2"/>
          </w:tcPr>
          <w:p w14:paraId="777323B5" w14:textId="77777777" w:rsidR="00675101" w:rsidRDefault="00675101" w:rsidP="000B59EB">
            <w:pPr>
              <w:spacing w:line="360" w:lineRule="auto"/>
              <w:jc w:val="both"/>
              <w:rPr>
                <w:rFonts w:asciiTheme="majorBidi" w:hAnsiTheme="majorBidi" w:cstheme="majorBidi"/>
                <w:b/>
                <w:bCs/>
              </w:rPr>
            </w:pPr>
          </w:p>
          <w:p w14:paraId="560C3632" w14:textId="77777777" w:rsidR="00675101" w:rsidRDefault="00675101" w:rsidP="000B59EB">
            <w:pPr>
              <w:spacing w:line="360" w:lineRule="auto"/>
              <w:jc w:val="both"/>
              <w:rPr>
                <w:rFonts w:asciiTheme="majorBidi" w:hAnsiTheme="majorBidi" w:cstheme="majorBidi"/>
                <w:b/>
                <w:bCs/>
              </w:rPr>
            </w:pPr>
          </w:p>
          <w:p w14:paraId="0582EC73" w14:textId="172DE08D" w:rsidR="0046068D" w:rsidRPr="00BB6FA3" w:rsidRDefault="0046068D" w:rsidP="000B59EB">
            <w:pPr>
              <w:spacing w:line="360" w:lineRule="auto"/>
              <w:jc w:val="both"/>
              <w:rPr>
                <w:rFonts w:asciiTheme="majorBidi" w:hAnsiTheme="majorBidi" w:cstheme="majorBidi"/>
                <w:b/>
                <w:bCs/>
              </w:rPr>
            </w:pPr>
            <w:r>
              <w:rPr>
                <w:rFonts w:asciiTheme="majorBidi" w:hAnsiTheme="majorBidi" w:cstheme="majorBidi"/>
                <w:b/>
                <w:bCs/>
              </w:rPr>
              <w:t>Evaluation des cours guidées.</w:t>
            </w:r>
          </w:p>
        </w:tc>
        <w:tc>
          <w:tcPr>
            <w:tcW w:w="1560" w:type="dxa"/>
          </w:tcPr>
          <w:p w14:paraId="0AB5ACFB" w14:textId="676DD49C" w:rsidR="0046068D" w:rsidRPr="00BB6FA3" w:rsidRDefault="00C11739" w:rsidP="000B59EB">
            <w:pPr>
              <w:spacing w:line="360" w:lineRule="auto"/>
              <w:jc w:val="both"/>
              <w:rPr>
                <w:rFonts w:asciiTheme="majorBidi" w:hAnsiTheme="majorBidi" w:cstheme="majorBidi"/>
              </w:rPr>
            </w:pPr>
            <w:r>
              <w:rPr>
                <w:rFonts w:asciiTheme="majorBidi" w:hAnsiTheme="majorBidi" w:cstheme="majorBidi"/>
              </w:rPr>
              <w:t xml:space="preserve">Membre </w:t>
            </w:r>
            <w:r w:rsidR="0046068D">
              <w:rPr>
                <w:rFonts w:asciiTheme="majorBidi" w:hAnsiTheme="majorBidi" w:cstheme="majorBidi"/>
              </w:rPr>
              <w:t xml:space="preserve"> </w:t>
            </w:r>
          </w:p>
        </w:tc>
        <w:tc>
          <w:tcPr>
            <w:tcW w:w="1275" w:type="dxa"/>
          </w:tcPr>
          <w:p w14:paraId="76B9CB4F" w14:textId="5AE8ADAD" w:rsidR="0046068D" w:rsidRPr="00BB6FA3" w:rsidRDefault="00B67C53" w:rsidP="000B59EB">
            <w:pPr>
              <w:spacing w:line="360" w:lineRule="auto"/>
              <w:jc w:val="both"/>
              <w:rPr>
                <w:rFonts w:asciiTheme="majorBidi" w:hAnsiTheme="majorBidi" w:cstheme="majorBidi"/>
              </w:rPr>
            </w:pPr>
            <w:r>
              <w:rPr>
                <w:rFonts w:asciiTheme="majorBidi" w:hAnsiTheme="majorBidi" w:cstheme="majorBidi"/>
              </w:rPr>
              <w:t>Partager mon avis.</w:t>
            </w:r>
          </w:p>
        </w:tc>
        <w:tc>
          <w:tcPr>
            <w:tcW w:w="1418" w:type="dxa"/>
          </w:tcPr>
          <w:p w14:paraId="50B98365" w14:textId="715A16EA" w:rsidR="0046068D" w:rsidRPr="00BB6FA3" w:rsidRDefault="00B67C53" w:rsidP="000B59EB">
            <w:pPr>
              <w:spacing w:line="360" w:lineRule="auto"/>
              <w:jc w:val="both"/>
              <w:rPr>
                <w:rFonts w:asciiTheme="majorBidi" w:hAnsiTheme="majorBidi" w:cstheme="majorBidi"/>
                <w:sz w:val="24"/>
                <w:szCs w:val="24"/>
              </w:rPr>
            </w:pPr>
            <w:r>
              <w:rPr>
                <w:rFonts w:asciiTheme="majorBidi" w:hAnsiTheme="majorBidi" w:cstheme="majorBidi"/>
                <w:sz w:val="24"/>
                <w:szCs w:val="24"/>
              </w:rPr>
              <w:t>-</w:t>
            </w:r>
            <w:r w:rsidR="00FD7429">
              <w:rPr>
                <w:rFonts w:asciiTheme="majorBidi" w:hAnsiTheme="majorBidi" w:cstheme="majorBidi"/>
                <w:sz w:val="24"/>
                <w:szCs w:val="24"/>
              </w:rPr>
              <w:t>J</w:t>
            </w:r>
            <w:r>
              <w:rPr>
                <w:rFonts w:asciiTheme="majorBidi" w:hAnsiTheme="majorBidi" w:cstheme="majorBidi"/>
                <w:sz w:val="24"/>
                <w:szCs w:val="24"/>
              </w:rPr>
              <w:t>e partage mon avis de cours guidées.</w:t>
            </w:r>
          </w:p>
        </w:tc>
        <w:tc>
          <w:tcPr>
            <w:tcW w:w="3969" w:type="dxa"/>
          </w:tcPr>
          <w:p w14:paraId="4C28C58A" w14:textId="057E30D2" w:rsidR="0046068D" w:rsidRDefault="00792A0D" w:rsidP="000B59EB">
            <w:pPr>
              <w:spacing w:line="360" w:lineRule="auto"/>
              <w:jc w:val="both"/>
              <w:rPr>
                <w:rFonts w:asciiTheme="majorBidi" w:hAnsiTheme="majorBidi" w:cstheme="majorBidi"/>
                <w:sz w:val="24"/>
                <w:szCs w:val="24"/>
              </w:rPr>
            </w:pPr>
            <w:r>
              <w:rPr>
                <w:rFonts w:asciiTheme="majorBidi" w:hAnsiTheme="majorBidi" w:cstheme="majorBidi"/>
                <w:sz w:val="24"/>
                <w:szCs w:val="24"/>
              </w:rPr>
              <w:t>-</w:t>
            </w:r>
            <w:r w:rsidR="00FD7429">
              <w:rPr>
                <w:rFonts w:asciiTheme="majorBidi" w:hAnsiTheme="majorBidi" w:cstheme="majorBidi"/>
                <w:sz w:val="24"/>
                <w:szCs w:val="24"/>
              </w:rPr>
              <w:t>A</w:t>
            </w:r>
            <w:r>
              <w:rPr>
                <w:rFonts w:asciiTheme="majorBidi" w:hAnsiTheme="majorBidi" w:cstheme="majorBidi"/>
                <w:sz w:val="24"/>
                <w:szCs w:val="24"/>
              </w:rPr>
              <w:t xml:space="preserve">ppui sur icone « Etoile » on </w:t>
            </w:r>
            <w:r w:rsidR="00675101">
              <w:rPr>
                <w:rFonts w:asciiTheme="majorBidi" w:hAnsiTheme="majorBidi" w:cstheme="majorBidi"/>
                <w:sz w:val="24"/>
                <w:szCs w:val="24"/>
              </w:rPr>
              <w:t>choisit</w:t>
            </w:r>
            <w:r>
              <w:rPr>
                <w:rFonts w:asciiTheme="majorBidi" w:hAnsiTheme="majorBidi" w:cstheme="majorBidi"/>
                <w:sz w:val="24"/>
                <w:szCs w:val="24"/>
              </w:rPr>
              <w:t xml:space="preserve"> parmi </w:t>
            </w:r>
            <w:r w:rsidR="00675101">
              <w:rPr>
                <w:rFonts w:asciiTheme="majorBidi" w:hAnsiTheme="majorBidi" w:cstheme="majorBidi"/>
                <w:sz w:val="24"/>
                <w:szCs w:val="24"/>
              </w:rPr>
              <w:t>les cinq niveaux</w:t>
            </w:r>
            <w:r>
              <w:rPr>
                <w:rFonts w:asciiTheme="majorBidi" w:hAnsiTheme="majorBidi" w:cstheme="majorBidi"/>
                <w:sz w:val="24"/>
                <w:szCs w:val="24"/>
              </w:rPr>
              <w:t>.</w:t>
            </w:r>
          </w:p>
          <w:p w14:paraId="77F29088" w14:textId="59E2EECC" w:rsidR="00792A0D" w:rsidRPr="00BB6FA3" w:rsidRDefault="00792A0D" w:rsidP="000B59EB">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-écrire un commentaire dans le champ </w:t>
            </w:r>
            <w:r w:rsidRPr="00792A0D">
              <w:rPr>
                <w:rFonts w:asciiTheme="majorBidi" w:hAnsiTheme="majorBidi" w:cstheme="majorBidi"/>
                <w:sz w:val="24"/>
                <w:szCs w:val="24"/>
              </w:rPr>
              <w:t>particulier</w:t>
            </w:r>
            <w:r>
              <w:rPr>
                <w:rFonts w:asciiTheme="majorBidi" w:hAnsiTheme="majorBidi" w:cstheme="majorBidi"/>
                <w:sz w:val="24"/>
                <w:szCs w:val="24"/>
              </w:rPr>
              <w:t>.</w:t>
            </w:r>
          </w:p>
        </w:tc>
        <w:tc>
          <w:tcPr>
            <w:tcW w:w="992" w:type="dxa"/>
          </w:tcPr>
          <w:p w14:paraId="2F9F9F41" w14:textId="77777777" w:rsidR="0046068D" w:rsidRPr="00BB6FA3" w:rsidRDefault="0046068D" w:rsidP="00A66100">
            <w:pPr>
              <w:keepNext/>
              <w:spacing w:line="360" w:lineRule="auto"/>
              <w:jc w:val="both"/>
              <w:rPr>
                <w:rFonts w:asciiTheme="majorBidi" w:hAnsiTheme="majorBidi" w:cstheme="majorBidi"/>
                <w:sz w:val="24"/>
                <w:szCs w:val="24"/>
              </w:rPr>
            </w:pPr>
          </w:p>
        </w:tc>
      </w:tr>
    </w:tbl>
    <w:p w14:paraId="4CB4EBC7" w14:textId="18EC244B" w:rsidR="00FD7429" w:rsidRPr="00A66100" w:rsidRDefault="00A66100" w:rsidP="00A66100">
      <w:pPr>
        <w:pStyle w:val="Lgende"/>
        <w:jc w:val="center"/>
        <w:rPr>
          <w:rFonts w:asciiTheme="majorBidi" w:hAnsiTheme="majorBidi" w:cstheme="majorBidi"/>
          <w:sz w:val="24"/>
          <w:szCs w:val="24"/>
        </w:rPr>
      </w:pPr>
      <w:bookmarkStart w:id="446" w:name="_Toc104390829"/>
      <w:r w:rsidRPr="00A66100">
        <w:rPr>
          <w:sz w:val="24"/>
          <w:szCs w:val="24"/>
        </w:rPr>
        <w:t xml:space="preserve">Tableau </w:t>
      </w:r>
      <w:r w:rsidRPr="00A66100">
        <w:rPr>
          <w:sz w:val="24"/>
          <w:szCs w:val="24"/>
        </w:rPr>
        <w:fldChar w:fldCharType="begin"/>
      </w:r>
      <w:r w:rsidRPr="00A66100">
        <w:rPr>
          <w:sz w:val="24"/>
          <w:szCs w:val="24"/>
        </w:rPr>
        <w:instrText xml:space="preserve"> SEQ Tableau \* ARABIC </w:instrText>
      </w:r>
      <w:r w:rsidRPr="00A66100">
        <w:rPr>
          <w:sz w:val="24"/>
          <w:szCs w:val="24"/>
        </w:rPr>
        <w:fldChar w:fldCharType="separate"/>
      </w:r>
      <w:r w:rsidRPr="00A66100">
        <w:rPr>
          <w:noProof/>
          <w:sz w:val="24"/>
          <w:szCs w:val="24"/>
        </w:rPr>
        <w:t>2</w:t>
      </w:r>
      <w:r w:rsidRPr="00A66100">
        <w:rPr>
          <w:sz w:val="24"/>
          <w:szCs w:val="24"/>
        </w:rPr>
        <w:fldChar w:fldCharType="end"/>
      </w:r>
      <w:r>
        <w:rPr>
          <w:sz w:val="24"/>
          <w:szCs w:val="24"/>
        </w:rPr>
        <w:t xml:space="preserve"> :</w:t>
      </w:r>
      <w:r w:rsidRPr="00A66100">
        <w:rPr>
          <w:sz w:val="24"/>
          <w:szCs w:val="24"/>
        </w:rPr>
        <w:t xml:space="preserve"> Le Product Backlog</w:t>
      </w:r>
      <w:bookmarkEnd w:id="446"/>
    </w:p>
    <w:p w14:paraId="1DA8D21A" w14:textId="77777777" w:rsidR="00435B52" w:rsidRDefault="00435B52" w:rsidP="000B59EB">
      <w:pPr>
        <w:spacing w:after="0" w:line="360" w:lineRule="auto"/>
        <w:jc w:val="both"/>
        <w:rPr>
          <w:rFonts w:asciiTheme="majorBidi" w:hAnsiTheme="majorBidi" w:cstheme="majorBidi"/>
          <w:sz w:val="24"/>
          <w:szCs w:val="24"/>
        </w:rPr>
      </w:pPr>
    </w:p>
    <w:p w14:paraId="7090EAA3" w14:textId="77777777" w:rsidR="00435B52" w:rsidRDefault="00435B52" w:rsidP="000B59EB">
      <w:pPr>
        <w:spacing w:after="0" w:line="360" w:lineRule="auto"/>
        <w:jc w:val="both"/>
        <w:rPr>
          <w:rFonts w:asciiTheme="majorBidi" w:hAnsiTheme="majorBidi" w:cstheme="majorBidi"/>
          <w:sz w:val="24"/>
          <w:szCs w:val="24"/>
        </w:rPr>
      </w:pPr>
    </w:p>
    <w:p w14:paraId="02865C17" w14:textId="77777777" w:rsidR="00435B52" w:rsidDel="00012732" w:rsidRDefault="00435B52" w:rsidP="000B59EB">
      <w:pPr>
        <w:spacing w:after="0" w:line="360" w:lineRule="auto"/>
        <w:jc w:val="both"/>
        <w:rPr>
          <w:del w:id="447" w:author="Rafik" w:date="2022-05-27T22:58:00Z"/>
          <w:rFonts w:asciiTheme="majorBidi" w:hAnsiTheme="majorBidi" w:cstheme="majorBidi"/>
          <w:sz w:val="24"/>
          <w:szCs w:val="24"/>
        </w:rPr>
      </w:pPr>
    </w:p>
    <w:p w14:paraId="77878EFB" w14:textId="77777777" w:rsidR="00435B52" w:rsidDel="00012732" w:rsidRDefault="00435B52" w:rsidP="000B59EB">
      <w:pPr>
        <w:spacing w:after="0" w:line="360" w:lineRule="auto"/>
        <w:jc w:val="both"/>
        <w:rPr>
          <w:del w:id="448" w:author="Rafik" w:date="2022-05-27T22:58:00Z"/>
          <w:rFonts w:asciiTheme="majorBidi" w:hAnsiTheme="majorBidi" w:cstheme="majorBidi"/>
          <w:sz w:val="24"/>
          <w:szCs w:val="24"/>
        </w:rPr>
      </w:pPr>
    </w:p>
    <w:p w14:paraId="26852EF8" w14:textId="77777777" w:rsidR="00435B52" w:rsidDel="00012732" w:rsidRDefault="00435B52" w:rsidP="000B59EB">
      <w:pPr>
        <w:spacing w:after="0" w:line="360" w:lineRule="auto"/>
        <w:jc w:val="both"/>
        <w:rPr>
          <w:del w:id="449" w:author="Rafik" w:date="2022-05-27T22:58:00Z"/>
          <w:rFonts w:asciiTheme="majorBidi" w:hAnsiTheme="majorBidi" w:cstheme="majorBidi"/>
          <w:sz w:val="24"/>
          <w:szCs w:val="24"/>
        </w:rPr>
      </w:pPr>
    </w:p>
    <w:p w14:paraId="5E67AD58" w14:textId="77777777" w:rsidR="00435B52" w:rsidDel="00012732" w:rsidRDefault="00435B52" w:rsidP="000B59EB">
      <w:pPr>
        <w:spacing w:after="0" w:line="360" w:lineRule="auto"/>
        <w:jc w:val="both"/>
        <w:rPr>
          <w:del w:id="450" w:author="Rafik" w:date="2022-05-27T22:58:00Z"/>
          <w:rFonts w:asciiTheme="majorBidi" w:hAnsiTheme="majorBidi" w:cstheme="majorBidi"/>
          <w:sz w:val="24"/>
          <w:szCs w:val="24"/>
        </w:rPr>
      </w:pPr>
    </w:p>
    <w:p w14:paraId="3C8C072B" w14:textId="77777777" w:rsidR="00435B52" w:rsidDel="00012732" w:rsidRDefault="00435B52" w:rsidP="000B59EB">
      <w:pPr>
        <w:spacing w:after="0" w:line="360" w:lineRule="auto"/>
        <w:jc w:val="both"/>
        <w:rPr>
          <w:del w:id="451" w:author="Rafik" w:date="2022-05-27T22:58:00Z"/>
          <w:rFonts w:asciiTheme="majorBidi" w:hAnsiTheme="majorBidi" w:cstheme="majorBidi"/>
          <w:sz w:val="24"/>
          <w:szCs w:val="24"/>
        </w:rPr>
      </w:pPr>
    </w:p>
    <w:p w14:paraId="62FBD3FC" w14:textId="77777777" w:rsidR="00435B52" w:rsidRPr="00BB6FA3" w:rsidRDefault="00435B52" w:rsidP="000B59EB">
      <w:pPr>
        <w:spacing w:after="0" w:line="360" w:lineRule="auto"/>
        <w:jc w:val="both"/>
        <w:rPr>
          <w:rFonts w:asciiTheme="majorBidi" w:hAnsiTheme="majorBidi" w:cstheme="majorBidi"/>
          <w:sz w:val="24"/>
          <w:szCs w:val="24"/>
        </w:rPr>
      </w:pPr>
    </w:p>
    <w:p w14:paraId="6DBB16FE" w14:textId="66088F86" w:rsidR="006D0286" w:rsidRPr="00813401" w:rsidRDefault="006D0286" w:rsidP="007B36F5">
      <w:pPr>
        <w:pStyle w:val="Titre2"/>
        <w:numPr>
          <w:ilvl w:val="1"/>
          <w:numId w:val="58"/>
        </w:numPr>
        <w:rPr>
          <w:rFonts w:cs="Times New Roman"/>
          <w:color w:val="000000" w:themeColor="text1"/>
          <w:szCs w:val="28"/>
        </w:rPr>
      </w:pPr>
      <w:bookmarkStart w:id="452" w:name="_Toc104390687"/>
      <w:r w:rsidRPr="00813401">
        <w:rPr>
          <w:rFonts w:cs="Times New Roman"/>
          <w:color w:val="000000" w:themeColor="text1"/>
          <w:szCs w:val="28"/>
        </w:rPr>
        <w:t>Diagramme des cas d’utilisation global :</w:t>
      </w:r>
      <w:bookmarkEnd w:id="452"/>
      <w:r w:rsidRPr="00813401">
        <w:rPr>
          <w:rFonts w:cs="Times New Roman"/>
          <w:color w:val="000000" w:themeColor="text1"/>
          <w:szCs w:val="28"/>
        </w:rPr>
        <w:t xml:space="preserve"> </w:t>
      </w:r>
    </w:p>
    <w:p w14:paraId="1FE1375F" w14:textId="09A23A5B" w:rsidR="006D0286" w:rsidRPr="00BB6FA3" w:rsidRDefault="001E551C" w:rsidP="007B36F5">
      <w:pPr>
        <w:spacing w:after="0" w:line="360" w:lineRule="auto"/>
        <w:jc w:val="both"/>
        <w:rPr>
          <w:rFonts w:asciiTheme="majorBidi" w:hAnsiTheme="majorBidi" w:cstheme="majorBidi"/>
          <w:sz w:val="28"/>
          <w:szCs w:val="28"/>
        </w:rPr>
      </w:pPr>
      <w:r w:rsidRPr="00BB6FA3">
        <w:rPr>
          <w:rFonts w:asciiTheme="majorBidi" w:hAnsiTheme="majorBidi" w:cstheme="majorBidi"/>
          <w:sz w:val="28"/>
          <w:szCs w:val="28"/>
        </w:rPr>
        <w:t>Nous avons élaboré d</w:t>
      </w:r>
      <w:r w:rsidR="006D0286" w:rsidRPr="00BB6FA3">
        <w:rPr>
          <w:rFonts w:asciiTheme="majorBidi" w:hAnsiTheme="majorBidi" w:cstheme="majorBidi"/>
          <w:sz w:val="28"/>
          <w:szCs w:val="28"/>
        </w:rPr>
        <w:t xml:space="preserve">ans </w:t>
      </w:r>
      <w:r w:rsidRPr="00BB6FA3">
        <w:rPr>
          <w:rFonts w:asciiTheme="majorBidi" w:hAnsiTheme="majorBidi" w:cstheme="majorBidi"/>
          <w:sz w:val="28"/>
          <w:szCs w:val="28"/>
        </w:rPr>
        <w:t xml:space="preserve">cette partie le diagramme de cas d’utilisation </w:t>
      </w:r>
    </w:p>
    <w:p w14:paraId="0BB8095A" w14:textId="57D15AC8" w:rsidR="001E551C" w:rsidRDefault="001E551C" w:rsidP="000B59EB">
      <w:pPr>
        <w:spacing w:after="0" w:line="360" w:lineRule="auto"/>
        <w:jc w:val="both"/>
        <w:rPr>
          <w:rFonts w:asciiTheme="majorBidi" w:hAnsiTheme="majorBidi" w:cstheme="majorBidi"/>
          <w:sz w:val="28"/>
          <w:szCs w:val="28"/>
        </w:rPr>
      </w:pPr>
      <w:r w:rsidRPr="00BB6FA3">
        <w:rPr>
          <w:rFonts w:asciiTheme="majorBidi" w:hAnsiTheme="majorBidi" w:cstheme="majorBidi"/>
          <w:sz w:val="28"/>
          <w:szCs w:val="28"/>
        </w:rPr>
        <w:t>Représenté dans la figure regroupe toutes les fonctionnalités développées dans notre application.</w:t>
      </w:r>
    </w:p>
    <w:p w14:paraId="08EEC1FC" w14:textId="43800319" w:rsidR="00F26B45" w:rsidRPr="00F26B45" w:rsidRDefault="00F26B45" w:rsidP="00F26B45">
      <w:pPr>
        <w:spacing w:after="0" w:line="360" w:lineRule="auto"/>
        <w:jc w:val="both"/>
        <w:rPr>
          <w:rFonts w:asciiTheme="majorBidi" w:hAnsiTheme="majorBidi" w:cstheme="majorBidi"/>
          <w:sz w:val="28"/>
          <w:szCs w:val="28"/>
        </w:rPr>
      </w:pPr>
      <w:r>
        <w:rPr>
          <w:noProof/>
          <w:lang w:eastAsia="fr-FR"/>
        </w:rPr>
        <w:lastRenderedPageBreak/>
        <mc:AlternateContent>
          <mc:Choice Requires="wps">
            <w:drawing>
              <wp:anchor distT="0" distB="0" distL="114300" distR="114300" simplePos="0" relativeHeight="251694080" behindDoc="0" locked="0" layoutInCell="1" allowOverlap="1" wp14:anchorId="42A47C84" wp14:editId="11E00C0D">
                <wp:simplePos x="0" y="0"/>
                <wp:positionH relativeFrom="column">
                  <wp:posOffset>-488950</wp:posOffset>
                </wp:positionH>
                <wp:positionV relativeFrom="paragraph">
                  <wp:posOffset>7666990</wp:posOffset>
                </wp:positionV>
                <wp:extent cx="6971030" cy="635"/>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6971030" cy="635"/>
                        </a:xfrm>
                        <a:prstGeom prst="rect">
                          <a:avLst/>
                        </a:prstGeom>
                        <a:solidFill>
                          <a:prstClr val="white"/>
                        </a:solidFill>
                        <a:ln>
                          <a:noFill/>
                        </a:ln>
                        <a:effectLst/>
                      </wps:spPr>
                      <wps:txbx>
                        <w:txbxContent>
                          <w:p w14:paraId="4D44C469" w14:textId="6AB81DE8" w:rsidR="00A40E68" w:rsidRPr="00E53525" w:rsidRDefault="00A40E68" w:rsidP="00E53525">
                            <w:pPr>
                              <w:pStyle w:val="Lgende"/>
                              <w:jc w:val="center"/>
                              <w:rPr>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A47C84" id="Zone de texte 20" o:spid="_x0000_s1034" type="#_x0000_t202" style="position:absolute;left:0;text-align:left;margin-left:-38.5pt;margin-top:603.7pt;width:548.9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" stroked="f">
                <v:textbox style="mso-fit-shape-to-text:t" inset="0,0,0,0">
                  <w:txbxContent>
                    <w:p w14:paraId="4D44C469" w14:textId="6AB81DE8" w:rsidR="00A40E68" w:rsidRPr="00E53525" w:rsidRDefault="00A40E68" w:rsidP="00E53525">
                      <w:pPr>
                        <w:pStyle w:val="Lgende"/>
                        <w:jc w:val="center"/>
                        <w:rPr>
                          <w:sz w:val="24"/>
                          <w:szCs w:val="24"/>
                        </w:rPr>
                      </w:pPr>
                    </w:p>
                  </w:txbxContent>
                </v:textbox>
                <w10:wrap type="square"/>
              </v:shape>
            </w:pict>
          </mc:Fallback>
        </mc:AlternateContent>
      </w:r>
      <w:r w:rsidR="00375916">
        <w:rPr>
          <w:noProof/>
          <w:lang w:eastAsia="fr-FR"/>
        </w:rPr>
        <mc:AlternateContent>
          <mc:Choice Requires="wps">
            <w:drawing>
              <wp:anchor distT="0" distB="0" distL="114300" distR="114300" simplePos="0" relativeHeight="251708416" behindDoc="0" locked="0" layoutInCell="1" allowOverlap="1" wp14:anchorId="21039E17" wp14:editId="7A16A88C">
                <wp:simplePos x="0" y="0"/>
                <wp:positionH relativeFrom="column">
                  <wp:posOffset>-488950</wp:posOffset>
                </wp:positionH>
                <wp:positionV relativeFrom="paragraph">
                  <wp:posOffset>7666990</wp:posOffset>
                </wp:positionV>
                <wp:extent cx="6971030" cy="635"/>
                <wp:effectExtent l="0" t="0" r="0"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6971030" cy="635"/>
                        </a:xfrm>
                        <a:prstGeom prst="rect">
                          <a:avLst/>
                        </a:prstGeom>
                        <a:solidFill>
                          <a:prstClr val="white"/>
                        </a:solidFill>
                        <a:ln>
                          <a:noFill/>
                        </a:ln>
                        <a:effectLst/>
                      </wps:spPr>
                      <wps:txbx>
                        <w:txbxContent>
                          <w:p w14:paraId="4F8A8F9B" w14:textId="5AC68B5B" w:rsidR="00A40E68" w:rsidRPr="00375916" w:rsidRDefault="00A40E68" w:rsidP="00375916">
                            <w:pPr>
                              <w:pStyle w:val="Lgende"/>
                              <w:jc w:val="center"/>
                              <w:rPr>
                                <w:noProof/>
                                <w:sz w:val="24"/>
                                <w:szCs w:val="24"/>
                              </w:rPr>
                            </w:pPr>
                            <w:bookmarkStart w:id="453" w:name="_Toc104390909"/>
                            <w:r w:rsidRPr="00375916">
                              <w:rPr>
                                <w:sz w:val="24"/>
                                <w:szCs w:val="24"/>
                              </w:rPr>
                              <w:t xml:space="preserve">Figure </w:t>
                            </w:r>
                            <w:r w:rsidRPr="00375916">
                              <w:rPr>
                                <w:sz w:val="24"/>
                                <w:szCs w:val="24"/>
                              </w:rPr>
                              <w:fldChar w:fldCharType="begin"/>
                            </w:r>
                            <w:r w:rsidRPr="00375916">
                              <w:rPr>
                                <w:sz w:val="24"/>
                                <w:szCs w:val="24"/>
                              </w:rPr>
                              <w:instrText xml:space="preserve"> SEQ Figure \* ARABIC </w:instrText>
                            </w:r>
                            <w:r w:rsidRPr="00375916">
                              <w:rPr>
                                <w:sz w:val="24"/>
                                <w:szCs w:val="24"/>
                              </w:rPr>
                              <w:fldChar w:fldCharType="separate"/>
                            </w:r>
                            <w:r>
                              <w:rPr>
                                <w:noProof/>
                                <w:sz w:val="24"/>
                                <w:szCs w:val="24"/>
                              </w:rPr>
                              <w:t>3</w:t>
                            </w:r>
                            <w:r w:rsidRPr="00375916">
                              <w:rPr>
                                <w:sz w:val="24"/>
                                <w:szCs w:val="24"/>
                              </w:rPr>
                              <w:fldChar w:fldCharType="end"/>
                            </w:r>
                            <w:r w:rsidRPr="00375916">
                              <w:rPr>
                                <w:sz w:val="24"/>
                                <w:szCs w:val="24"/>
                              </w:rPr>
                              <w:t xml:space="preserve"> : Diagramme des cas d'utilisation Globale</w:t>
                            </w:r>
                            <w:bookmarkEnd w:id="4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039E17" id="Zone de texte 28" o:spid="_x0000_s1035" type="#_x0000_t202" style="position:absolute;left:0;text-align:left;margin-left:-38.5pt;margin-top:603.7pt;width:548.9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" stroked="f">
                <v:textbox style="mso-fit-shape-to-text:t" inset="0,0,0,0">
                  <w:txbxContent>
                    <w:p w14:paraId="4F8A8F9B" w14:textId="5AC68B5B" w:rsidR="00A40E68" w:rsidRPr="00375916" w:rsidRDefault="00A40E68" w:rsidP="00375916">
                      <w:pPr>
                        <w:pStyle w:val="Lgende"/>
                        <w:jc w:val="center"/>
                        <w:rPr>
                          <w:noProof/>
                          <w:sz w:val="24"/>
                          <w:szCs w:val="24"/>
                        </w:rPr>
                      </w:pPr>
                      <w:bookmarkStart w:id="454" w:name="_Toc104390909"/>
                      <w:r w:rsidRPr="00375916">
                        <w:rPr>
                          <w:sz w:val="24"/>
                          <w:szCs w:val="24"/>
                        </w:rPr>
                        <w:t xml:space="preserve">Figure </w:t>
                      </w:r>
                      <w:r w:rsidRPr="00375916">
                        <w:rPr>
                          <w:sz w:val="24"/>
                          <w:szCs w:val="24"/>
                        </w:rPr>
                        <w:fldChar w:fldCharType="begin"/>
                      </w:r>
                      <w:r w:rsidRPr="00375916">
                        <w:rPr>
                          <w:sz w:val="24"/>
                          <w:szCs w:val="24"/>
                        </w:rPr>
                        <w:instrText xml:space="preserve"> SEQ Figure \* ARABIC </w:instrText>
                      </w:r>
                      <w:r w:rsidRPr="00375916">
                        <w:rPr>
                          <w:sz w:val="24"/>
                          <w:szCs w:val="24"/>
                        </w:rPr>
                        <w:fldChar w:fldCharType="separate"/>
                      </w:r>
                      <w:r>
                        <w:rPr>
                          <w:noProof/>
                          <w:sz w:val="24"/>
                          <w:szCs w:val="24"/>
                        </w:rPr>
                        <w:t>3</w:t>
                      </w:r>
                      <w:r w:rsidRPr="00375916">
                        <w:rPr>
                          <w:sz w:val="24"/>
                          <w:szCs w:val="24"/>
                        </w:rPr>
                        <w:fldChar w:fldCharType="end"/>
                      </w:r>
                      <w:r w:rsidRPr="00375916">
                        <w:rPr>
                          <w:sz w:val="24"/>
                          <w:szCs w:val="24"/>
                        </w:rPr>
                        <w:t xml:space="preserve"> : Diagramme des cas d'utilisation Globale</w:t>
                      </w:r>
                      <w:bookmarkEnd w:id="454"/>
                    </w:p>
                  </w:txbxContent>
                </v:textbox>
                <w10:wrap type="square"/>
              </v:shape>
            </w:pict>
          </mc:Fallback>
        </mc:AlternateContent>
      </w:r>
      <w:r>
        <w:rPr>
          <w:rFonts w:asciiTheme="majorBidi" w:hAnsiTheme="majorBidi" w:cstheme="majorBidi"/>
          <w:noProof/>
          <w:sz w:val="28"/>
          <w:szCs w:val="28"/>
          <w:lang w:eastAsia="fr-FR"/>
        </w:rPr>
        <w:drawing>
          <wp:anchor distT="0" distB="0" distL="114300" distR="114300" simplePos="0" relativeHeight="251687936" behindDoc="0" locked="0" layoutInCell="1" allowOverlap="1" wp14:anchorId="3DF43089" wp14:editId="6F084DD9">
            <wp:simplePos x="0" y="0"/>
            <wp:positionH relativeFrom="column">
              <wp:posOffset>-488950</wp:posOffset>
            </wp:positionH>
            <wp:positionV relativeFrom="paragraph">
              <wp:posOffset>250825</wp:posOffset>
            </wp:positionV>
            <wp:extent cx="6971030" cy="7359015"/>
            <wp:effectExtent l="0" t="0" r="127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971030" cy="7359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4CACEC" w14:textId="2EADD5B0" w:rsidR="00527F6D" w:rsidRPr="00813401" w:rsidRDefault="00527F6D" w:rsidP="00F26B45">
      <w:pPr>
        <w:pStyle w:val="Titre2"/>
        <w:numPr>
          <w:ilvl w:val="1"/>
          <w:numId w:val="58"/>
        </w:numPr>
        <w:rPr>
          <w:rFonts w:cs="Times New Roman"/>
          <w:color w:val="000000" w:themeColor="text1"/>
          <w:szCs w:val="28"/>
        </w:rPr>
      </w:pPr>
      <w:bookmarkStart w:id="455" w:name="_Toc104390688"/>
      <w:r w:rsidRPr="00813401">
        <w:rPr>
          <w:rFonts w:cs="Times New Roman"/>
          <w:color w:val="000000" w:themeColor="text1"/>
          <w:szCs w:val="28"/>
        </w:rPr>
        <w:t>Planification des sprints :</w:t>
      </w:r>
      <w:bookmarkEnd w:id="455"/>
    </w:p>
    <w:p w14:paraId="054BE2A0" w14:textId="223935D8" w:rsidR="00527F6D" w:rsidRDefault="00527F6D" w:rsidP="000B59EB">
      <w:pPr>
        <w:spacing w:after="0" w:line="360" w:lineRule="auto"/>
        <w:jc w:val="both"/>
        <w:rPr>
          <w:rFonts w:asciiTheme="majorBidi" w:hAnsiTheme="majorBidi" w:cstheme="majorBidi"/>
          <w:sz w:val="32"/>
          <w:szCs w:val="32"/>
        </w:rPr>
      </w:pPr>
      <w:r w:rsidRPr="00BB6FA3">
        <w:rPr>
          <w:rFonts w:asciiTheme="majorBidi" w:hAnsiTheme="majorBidi" w:cstheme="majorBidi"/>
          <w:sz w:val="32"/>
          <w:szCs w:val="32"/>
        </w:rPr>
        <w:t xml:space="preserve">La réalisation de notre projet s’étale sur trois </w:t>
      </w:r>
      <w:r w:rsidR="003C3ED6" w:rsidRPr="00BB6FA3">
        <w:rPr>
          <w:rFonts w:asciiTheme="majorBidi" w:hAnsiTheme="majorBidi" w:cstheme="majorBidi"/>
          <w:sz w:val="32"/>
          <w:szCs w:val="32"/>
        </w:rPr>
        <w:t>sprints.</w:t>
      </w:r>
    </w:p>
    <w:p w14:paraId="07D35738" w14:textId="77777777" w:rsidR="00CC42FD" w:rsidRPr="00BB6FA3" w:rsidRDefault="00CC42FD" w:rsidP="000B59EB">
      <w:pPr>
        <w:spacing w:after="0" w:line="360" w:lineRule="auto"/>
        <w:jc w:val="both"/>
        <w:rPr>
          <w:rFonts w:asciiTheme="majorBidi" w:hAnsiTheme="majorBidi" w:cstheme="majorBidi"/>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125"/>
        <w:gridCol w:w="2406"/>
        <w:gridCol w:w="2266"/>
      </w:tblGrid>
      <w:tr w:rsidR="00527F6D" w:rsidRPr="00BB6FA3" w14:paraId="6EDB0EC5" w14:textId="77777777" w:rsidTr="00CC42FD">
        <w:tc>
          <w:tcPr>
            <w:tcW w:w="2265" w:type="dxa"/>
            <w:shd w:val="clear" w:color="auto" w:fill="F2F2F2" w:themeFill="background1" w:themeFillShade="F2"/>
          </w:tcPr>
          <w:p w14:paraId="5C0B7AA1" w14:textId="12E9FC5A" w:rsidR="00527F6D" w:rsidRPr="00BB6FA3" w:rsidRDefault="00527F6D"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lastRenderedPageBreak/>
              <w:t>Sprint</w:t>
            </w:r>
          </w:p>
        </w:tc>
        <w:tc>
          <w:tcPr>
            <w:tcW w:w="2125" w:type="dxa"/>
            <w:shd w:val="clear" w:color="auto" w:fill="F2F2F2" w:themeFill="background1" w:themeFillShade="F2"/>
          </w:tcPr>
          <w:p w14:paraId="3F6C601C" w14:textId="0E739CE4" w:rsidR="00527F6D" w:rsidRPr="00BB6FA3" w:rsidRDefault="00527F6D"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Sprint 1</w:t>
            </w:r>
          </w:p>
        </w:tc>
        <w:tc>
          <w:tcPr>
            <w:tcW w:w="2406" w:type="dxa"/>
            <w:shd w:val="clear" w:color="auto" w:fill="F2F2F2" w:themeFill="background1" w:themeFillShade="F2"/>
          </w:tcPr>
          <w:p w14:paraId="3BAFE20C" w14:textId="01B5C550" w:rsidR="00527F6D" w:rsidRPr="00BB6FA3" w:rsidRDefault="00527F6D"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Sprint</w:t>
            </w:r>
            <w:r w:rsidR="00DC6888">
              <w:rPr>
                <w:rFonts w:asciiTheme="majorBidi" w:hAnsiTheme="majorBidi" w:cstheme="majorBidi"/>
                <w:sz w:val="24"/>
                <w:szCs w:val="24"/>
              </w:rPr>
              <w:t xml:space="preserve"> </w:t>
            </w:r>
            <w:r w:rsidRPr="00BB6FA3">
              <w:rPr>
                <w:rFonts w:asciiTheme="majorBidi" w:hAnsiTheme="majorBidi" w:cstheme="majorBidi"/>
                <w:sz w:val="24"/>
                <w:szCs w:val="24"/>
              </w:rPr>
              <w:t>2</w:t>
            </w:r>
          </w:p>
        </w:tc>
        <w:tc>
          <w:tcPr>
            <w:tcW w:w="2266" w:type="dxa"/>
            <w:shd w:val="clear" w:color="auto" w:fill="F2F2F2" w:themeFill="background1" w:themeFillShade="F2"/>
          </w:tcPr>
          <w:p w14:paraId="657FB1F6" w14:textId="3981EB59" w:rsidR="00527F6D" w:rsidRPr="00BB6FA3" w:rsidRDefault="00527F6D"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Sprint 3</w:t>
            </w:r>
          </w:p>
        </w:tc>
      </w:tr>
      <w:tr w:rsidR="00527F6D" w:rsidRPr="00BB6FA3" w14:paraId="09E0AFD4" w14:textId="77777777" w:rsidTr="00CC42FD">
        <w:trPr>
          <w:trHeight w:val="1403"/>
        </w:trPr>
        <w:tc>
          <w:tcPr>
            <w:tcW w:w="2265" w:type="dxa"/>
            <w:shd w:val="clear" w:color="auto" w:fill="F2F2F2" w:themeFill="background1" w:themeFillShade="F2"/>
          </w:tcPr>
          <w:p w14:paraId="64D284B0" w14:textId="21886312" w:rsidR="00527F6D" w:rsidRPr="00BB6FA3" w:rsidRDefault="00527F6D"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 xml:space="preserve">Fonctionnalités </w:t>
            </w:r>
          </w:p>
        </w:tc>
        <w:tc>
          <w:tcPr>
            <w:tcW w:w="2125" w:type="dxa"/>
          </w:tcPr>
          <w:p w14:paraId="5828EEA2" w14:textId="2EB22BC2" w:rsidR="00D040DD" w:rsidRDefault="00D040DD" w:rsidP="000B59EB">
            <w:pPr>
              <w:spacing w:line="360" w:lineRule="auto"/>
              <w:jc w:val="both"/>
              <w:rPr>
                <w:rFonts w:asciiTheme="majorBidi" w:hAnsiTheme="majorBidi" w:cstheme="majorBidi"/>
                <w:sz w:val="24"/>
                <w:szCs w:val="24"/>
              </w:rPr>
            </w:pPr>
            <w:r>
              <w:rPr>
                <w:rFonts w:asciiTheme="majorBidi" w:hAnsiTheme="majorBidi" w:cstheme="majorBidi"/>
                <w:sz w:val="24"/>
                <w:szCs w:val="24"/>
              </w:rPr>
              <w:t>-Authentification</w:t>
            </w:r>
          </w:p>
          <w:p w14:paraId="5F1E8457" w14:textId="618D580D" w:rsidR="00D040DD" w:rsidRDefault="00D040DD"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-Gestion de profil.</w:t>
            </w:r>
          </w:p>
          <w:p w14:paraId="1AD85B48" w14:textId="4821CFE1" w:rsidR="00D040DD" w:rsidRDefault="00D040DD" w:rsidP="000B59EB">
            <w:pPr>
              <w:spacing w:line="360" w:lineRule="auto"/>
              <w:jc w:val="both"/>
              <w:rPr>
                <w:rFonts w:asciiTheme="majorBidi" w:hAnsiTheme="majorBidi" w:cstheme="majorBidi"/>
                <w:sz w:val="24"/>
                <w:szCs w:val="24"/>
              </w:rPr>
            </w:pPr>
            <w:r>
              <w:rPr>
                <w:rFonts w:asciiTheme="majorBidi" w:hAnsiTheme="majorBidi" w:cstheme="majorBidi"/>
                <w:sz w:val="24"/>
                <w:szCs w:val="24"/>
              </w:rPr>
              <w:t>-</w:t>
            </w:r>
            <w:r w:rsidRPr="00BB6FA3">
              <w:rPr>
                <w:rFonts w:asciiTheme="majorBidi" w:hAnsiTheme="majorBidi" w:cstheme="majorBidi"/>
                <w:sz w:val="24"/>
                <w:szCs w:val="24"/>
              </w:rPr>
              <w:t xml:space="preserve"> Gestion des domaines.</w:t>
            </w:r>
          </w:p>
          <w:p w14:paraId="5430C0FB" w14:textId="2B2C3B8A" w:rsidR="00D040DD" w:rsidRDefault="00D040DD"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 xml:space="preserve">-Gestion des </w:t>
            </w:r>
            <w:r>
              <w:rPr>
                <w:rFonts w:asciiTheme="majorBidi" w:hAnsiTheme="majorBidi" w:cstheme="majorBidi"/>
                <w:sz w:val="24"/>
                <w:szCs w:val="24"/>
              </w:rPr>
              <w:t>secteurs d’activités.</w:t>
            </w:r>
          </w:p>
          <w:p w14:paraId="371B1071" w14:textId="2B1D1AFF" w:rsidR="00D040DD" w:rsidRDefault="00D040DD"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-Gestion des compétences.</w:t>
            </w:r>
          </w:p>
          <w:p w14:paraId="481DED49" w14:textId="77777777" w:rsidR="00D040DD" w:rsidRPr="00BB6FA3" w:rsidRDefault="00D040DD"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-Gestion de liste des éditeurs.</w:t>
            </w:r>
          </w:p>
          <w:p w14:paraId="2E9380EB" w14:textId="77777777" w:rsidR="00D040DD" w:rsidRDefault="00D040DD" w:rsidP="000B59EB">
            <w:pPr>
              <w:spacing w:line="360" w:lineRule="auto"/>
              <w:jc w:val="both"/>
              <w:rPr>
                <w:rFonts w:asciiTheme="majorBidi" w:hAnsiTheme="majorBidi" w:cstheme="majorBidi"/>
                <w:sz w:val="24"/>
                <w:szCs w:val="24"/>
              </w:rPr>
            </w:pPr>
          </w:p>
          <w:p w14:paraId="7B394E24" w14:textId="1BB72705" w:rsidR="008203E2" w:rsidRPr="00BB6FA3" w:rsidRDefault="008203E2" w:rsidP="000B59EB">
            <w:pPr>
              <w:spacing w:line="360" w:lineRule="auto"/>
              <w:jc w:val="both"/>
              <w:rPr>
                <w:rFonts w:asciiTheme="majorBidi" w:hAnsiTheme="majorBidi" w:cstheme="majorBidi"/>
                <w:sz w:val="24"/>
                <w:szCs w:val="24"/>
              </w:rPr>
            </w:pPr>
          </w:p>
        </w:tc>
        <w:tc>
          <w:tcPr>
            <w:tcW w:w="2406" w:type="dxa"/>
          </w:tcPr>
          <w:p w14:paraId="3F35BD4F" w14:textId="6F14DC90" w:rsidR="00D040DD" w:rsidRDefault="00D040DD" w:rsidP="000B59EB">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-Inscription </w:t>
            </w:r>
          </w:p>
          <w:p w14:paraId="3A902E32" w14:textId="14130A91" w:rsidR="008203E2" w:rsidRDefault="008203E2"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-Gestion de liste des membres.</w:t>
            </w:r>
          </w:p>
          <w:p w14:paraId="7B21C798" w14:textId="77777777" w:rsidR="00D040DD" w:rsidRPr="00BB6FA3" w:rsidRDefault="00D040DD"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-Consulter les profils des autres.</w:t>
            </w:r>
          </w:p>
          <w:p w14:paraId="39892296" w14:textId="2DF906C5" w:rsidR="00D040DD" w:rsidRDefault="00D040DD"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-Gestion des postes.</w:t>
            </w:r>
          </w:p>
          <w:p w14:paraId="45858503" w14:textId="53620044" w:rsidR="00D040DD" w:rsidRPr="00BB6FA3" w:rsidRDefault="00D040DD"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-Réagir sur les postes.</w:t>
            </w:r>
          </w:p>
          <w:p w14:paraId="2916C1D0" w14:textId="77777777" w:rsidR="008203E2" w:rsidRDefault="008203E2"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-Gestion de cours guidées.</w:t>
            </w:r>
          </w:p>
          <w:p w14:paraId="6077C518" w14:textId="69160F11" w:rsidR="00D040DD" w:rsidRPr="00D040DD" w:rsidRDefault="00D040DD" w:rsidP="000B59EB">
            <w:pPr>
              <w:spacing w:line="360" w:lineRule="auto"/>
              <w:rPr>
                <w:rFonts w:asciiTheme="majorBidi" w:hAnsiTheme="majorBidi" w:cstheme="majorBidi"/>
                <w:sz w:val="24"/>
                <w:szCs w:val="24"/>
              </w:rPr>
            </w:pPr>
          </w:p>
        </w:tc>
        <w:tc>
          <w:tcPr>
            <w:tcW w:w="2266" w:type="dxa"/>
          </w:tcPr>
          <w:p w14:paraId="6EE81F8C" w14:textId="77777777" w:rsidR="00D040DD" w:rsidRPr="00BB6FA3" w:rsidRDefault="00D040DD"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-Acheter des cours guidées.</w:t>
            </w:r>
          </w:p>
          <w:p w14:paraId="70900165" w14:textId="480C443D" w:rsidR="00D040DD" w:rsidRPr="00BB6FA3" w:rsidRDefault="00D040DD"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w:t>
            </w:r>
            <w:r w:rsidR="00DC6888">
              <w:rPr>
                <w:rFonts w:asciiTheme="majorBidi" w:hAnsiTheme="majorBidi" w:cstheme="majorBidi"/>
                <w:sz w:val="24"/>
                <w:szCs w:val="24"/>
              </w:rPr>
              <w:t>G</w:t>
            </w:r>
            <w:r w:rsidR="00E03395">
              <w:rPr>
                <w:rFonts w:asciiTheme="majorBidi" w:hAnsiTheme="majorBidi" w:cstheme="majorBidi"/>
                <w:sz w:val="24"/>
                <w:szCs w:val="24"/>
              </w:rPr>
              <w:t xml:space="preserve">estion </w:t>
            </w:r>
            <w:r w:rsidR="00E03395" w:rsidRPr="00BB6FA3">
              <w:rPr>
                <w:rFonts w:asciiTheme="majorBidi" w:hAnsiTheme="majorBidi" w:cstheme="majorBidi"/>
                <w:sz w:val="24"/>
                <w:szCs w:val="24"/>
              </w:rPr>
              <w:t>l’historique</w:t>
            </w:r>
            <w:r>
              <w:rPr>
                <w:rFonts w:asciiTheme="majorBidi" w:hAnsiTheme="majorBidi" w:cstheme="majorBidi"/>
                <w:sz w:val="24"/>
                <w:szCs w:val="24"/>
              </w:rPr>
              <w:t xml:space="preserve"> d’achat.</w:t>
            </w:r>
          </w:p>
          <w:p w14:paraId="5F927B52" w14:textId="77777777" w:rsidR="00D040DD" w:rsidRPr="00BB6FA3" w:rsidRDefault="00D040DD"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-Consulter les statistiques.</w:t>
            </w:r>
          </w:p>
          <w:p w14:paraId="49377BAA" w14:textId="0FEFCE8F" w:rsidR="00D040DD" w:rsidRDefault="00D040DD" w:rsidP="000B59EB">
            <w:pPr>
              <w:spacing w:line="360" w:lineRule="auto"/>
              <w:jc w:val="both"/>
              <w:rPr>
                <w:rFonts w:asciiTheme="majorBidi" w:hAnsiTheme="majorBidi" w:cstheme="majorBidi"/>
                <w:sz w:val="24"/>
                <w:szCs w:val="24"/>
              </w:rPr>
            </w:pPr>
            <w:r>
              <w:rPr>
                <w:rFonts w:asciiTheme="majorBidi" w:hAnsiTheme="majorBidi" w:cstheme="majorBidi"/>
                <w:sz w:val="24"/>
                <w:szCs w:val="24"/>
              </w:rPr>
              <w:t>-</w:t>
            </w:r>
            <w:r w:rsidR="00DC6888">
              <w:rPr>
                <w:rFonts w:asciiTheme="majorBidi" w:hAnsiTheme="majorBidi" w:cstheme="majorBidi"/>
                <w:sz w:val="24"/>
                <w:szCs w:val="24"/>
              </w:rPr>
              <w:t>E</w:t>
            </w:r>
            <w:r>
              <w:rPr>
                <w:rFonts w:asciiTheme="majorBidi" w:hAnsiTheme="majorBidi" w:cstheme="majorBidi"/>
                <w:sz w:val="24"/>
                <w:szCs w:val="24"/>
              </w:rPr>
              <w:t xml:space="preserve">valuation de cours </w:t>
            </w:r>
            <w:r w:rsidR="00DF1867">
              <w:rPr>
                <w:rFonts w:asciiTheme="majorBidi" w:hAnsiTheme="majorBidi" w:cstheme="majorBidi"/>
                <w:sz w:val="24"/>
                <w:szCs w:val="24"/>
              </w:rPr>
              <w:t>guidées.</w:t>
            </w:r>
            <w:r>
              <w:rPr>
                <w:rFonts w:asciiTheme="majorBidi" w:hAnsiTheme="majorBidi" w:cstheme="majorBidi"/>
                <w:sz w:val="24"/>
                <w:szCs w:val="24"/>
              </w:rPr>
              <w:t xml:space="preserve"> </w:t>
            </w:r>
          </w:p>
          <w:p w14:paraId="6DD11A09" w14:textId="43417639" w:rsidR="004C42B0" w:rsidRPr="00BB6FA3" w:rsidRDefault="004C42B0"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 xml:space="preserve">-Contacter </w:t>
            </w:r>
            <w:r w:rsidR="00D040DD" w:rsidRPr="00BB6FA3">
              <w:rPr>
                <w:rFonts w:asciiTheme="majorBidi" w:hAnsiTheme="majorBidi" w:cstheme="majorBidi"/>
                <w:sz w:val="24"/>
                <w:szCs w:val="24"/>
              </w:rPr>
              <w:t>l’administrateur.</w:t>
            </w:r>
          </w:p>
        </w:tc>
      </w:tr>
      <w:tr w:rsidR="00527F6D" w:rsidRPr="00BB6FA3" w14:paraId="4EFE6E49" w14:textId="77777777" w:rsidTr="00CC42FD">
        <w:tc>
          <w:tcPr>
            <w:tcW w:w="2265" w:type="dxa"/>
            <w:shd w:val="clear" w:color="auto" w:fill="F2F2F2" w:themeFill="background1" w:themeFillShade="F2"/>
          </w:tcPr>
          <w:p w14:paraId="0BC60281" w14:textId="70A866CA" w:rsidR="00527F6D" w:rsidRPr="00BB6FA3" w:rsidRDefault="00527F6D" w:rsidP="000B59EB">
            <w:pPr>
              <w:spacing w:line="360" w:lineRule="auto"/>
              <w:jc w:val="both"/>
              <w:rPr>
                <w:rFonts w:asciiTheme="majorBidi" w:hAnsiTheme="majorBidi" w:cstheme="majorBidi"/>
                <w:sz w:val="24"/>
                <w:szCs w:val="24"/>
              </w:rPr>
            </w:pPr>
            <w:r w:rsidRPr="00BB6FA3">
              <w:rPr>
                <w:rFonts w:asciiTheme="majorBidi" w:hAnsiTheme="majorBidi" w:cstheme="majorBidi"/>
                <w:sz w:val="24"/>
                <w:szCs w:val="24"/>
              </w:rPr>
              <w:t>Délais</w:t>
            </w:r>
          </w:p>
        </w:tc>
        <w:tc>
          <w:tcPr>
            <w:tcW w:w="2125" w:type="dxa"/>
          </w:tcPr>
          <w:p w14:paraId="465AC1F7" w14:textId="77777777" w:rsidR="00527F6D" w:rsidRPr="00BB6FA3" w:rsidRDefault="00527F6D" w:rsidP="000B59EB">
            <w:pPr>
              <w:spacing w:line="360" w:lineRule="auto"/>
              <w:jc w:val="both"/>
              <w:rPr>
                <w:rFonts w:asciiTheme="majorBidi" w:hAnsiTheme="majorBidi" w:cstheme="majorBidi"/>
                <w:sz w:val="24"/>
                <w:szCs w:val="24"/>
              </w:rPr>
            </w:pPr>
          </w:p>
        </w:tc>
        <w:tc>
          <w:tcPr>
            <w:tcW w:w="2406" w:type="dxa"/>
          </w:tcPr>
          <w:p w14:paraId="22CFF5ED" w14:textId="77777777" w:rsidR="00527F6D" w:rsidRPr="00BB6FA3" w:rsidRDefault="00527F6D" w:rsidP="000B59EB">
            <w:pPr>
              <w:spacing w:line="360" w:lineRule="auto"/>
              <w:jc w:val="both"/>
              <w:rPr>
                <w:rFonts w:asciiTheme="majorBidi" w:hAnsiTheme="majorBidi" w:cstheme="majorBidi"/>
                <w:sz w:val="24"/>
                <w:szCs w:val="24"/>
              </w:rPr>
            </w:pPr>
          </w:p>
        </w:tc>
        <w:tc>
          <w:tcPr>
            <w:tcW w:w="2266" w:type="dxa"/>
          </w:tcPr>
          <w:p w14:paraId="1F1A4CBB" w14:textId="77777777" w:rsidR="00527F6D" w:rsidRPr="00BB6FA3" w:rsidRDefault="00527F6D" w:rsidP="000B59EB">
            <w:pPr>
              <w:spacing w:line="360" w:lineRule="auto"/>
              <w:jc w:val="both"/>
              <w:rPr>
                <w:rFonts w:asciiTheme="majorBidi" w:hAnsiTheme="majorBidi" w:cstheme="majorBidi"/>
                <w:sz w:val="24"/>
                <w:szCs w:val="24"/>
              </w:rPr>
            </w:pPr>
          </w:p>
        </w:tc>
      </w:tr>
    </w:tbl>
    <w:p w14:paraId="59B9534E" w14:textId="35BDB167" w:rsidR="00CF34BF" w:rsidRPr="00BB6FA3" w:rsidRDefault="00CF34BF" w:rsidP="000B59EB">
      <w:pPr>
        <w:spacing w:after="0" w:line="360" w:lineRule="auto"/>
        <w:jc w:val="both"/>
        <w:rPr>
          <w:rFonts w:asciiTheme="majorBidi" w:hAnsiTheme="majorBidi" w:cstheme="majorBidi"/>
          <w:sz w:val="24"/>
          <w:szCs w:val="24"/>
        </w:rPr>
      </w:pPr>
    </w:p>
    <w:p w14:paraId="080055D8" w14:textId="5AD849E9" w:rsidR="00AE020F" w:rsidRPr="00813401" w:rsidRDefault="000F5D2F" w:rsidP="00813401">
      <w:pPr>
        <w:pStyle w:val="Paragraphedeliste"/>
        <w:numPr>
          <w:ilvl w:val="0"/>
          <w:numId w:val="58"/>
        </w:numPr>
        <w:spacing w:after="0" w:line="360" w:lineRule="auto"/>
        <w:jc w:val="both"/>
        <w:rPr>
          <w:rFonts w:asciiTheme="majorBidi" w:hAnsiTheme="majorBidi" w:cstheme="majorBidi"/>
          <w:b/>
          <w:bCs/>
          <w:sz w:val="28"/>
          <w:szCs w:val="28"/>
        </w:rPr>
      </w:pPr>
      <w:r w:rsidRPr="00813401">
        <w:rPr>
          <w:rFonts w:asciiTheme="majorBidi" w:hAnsiTheme="majorBidi" w:cstheme="majorBidi"/>
          <w:b/>
          <w:bCs/>
          <w:sz w:val="28"/>
          <w:szCs w:val="28"/>
        </w:rPr>
        <w:t>Environnement</w:t>
      </w:r>
      <w:r w:rsidR="00AE020F" w:rsidRPr="00813401">
        <w:rPr>
          <w:rFonts w:asciiTheme="majorBidi" w:hAnsiTheme="majorBidi" w:cstheme="majorBidi"/>
          <w:b/>
          <w:bCs/>
          <w:sz w:val="28"/>
          <w:szCs w:val="28"/>
        </w:rPr>
        <w:t xml:space="preserve"> de travail :</w:t>
      </w:r>
    </w:p>
    <w:p w14:paraId="0FE9E4DC" w14:textId="2FA5598D" w:rsidR="00AE020F" w:rsidRPr="00BB6FA3" w:rsidRDefault="00AE020F" w:rsidP="000B59EB">
      <w:pPr>
        <w:spacing w:after="0" w:line="360" w:lineRule="auto"/>
        <w:jc w:val="both"/>
        <w:rPr>
          <w:rFonts w:asciiTheme="majorBidi" w:hAnsiTheme="majorBidi" w:cstheme="majorBidi"/>
          <w:sz w:val="28"/>
          <w:szCs w:val="28"/>
        </w:rPr>
      </w:pPr>
      <w:r w:rsidRPr="00BB6FA3">
        <w:rPr>
          <w:rFonts w:asciiTheme="majorBidi" w:hAnsiTheme="majorBidi" w:cstheme="majorBidi"/>
          <w:sz w:val="28"/>
          <w:szCs w:val="28"/>
        </w:rPr>
        <w:t xml:space="preserve"> </w:t>
      </w:r>
      <w:r w:rsidR="00F131CE">
        <w:rPr>
          <w:rFonts w:asciiTheme="majorBidi" w:hAnsiTheme="majorBidi" w:cstheme="majorBidi"/>
          <w:sz w:val="28"/>
          <w:szCs w:val="28"/>
        </w:rPr>
        <w:tab/>
      </w:r>
      <w:r w:rsidRPr="00BB6FA3">
        <w:rPr>
          <w:rFonts w:asciiTheme="majorBidi" w:hAnsiTheme="majorBidi" w:cstheme="majorBidi"/>
          <w:sz w:val="28"/>
          <w:szCs w:val="28"/>
        </w:rPr>
        <w:t>Pour la réalisation de notre application, nous avons eu recours à plusieurs moyens matériels et logiciels :</w:t>
      </w:r>
    </w:p>
    <w:p w14:paraId="793ABC61" w14:textId="733B9C47" w:rsidR="003C3ED6" w:rsidRPr="00435B52" w:rsidRDefault="00AE020F" w:rsidP="00813401">
      <w:pPr>
        <w:pStyle w:val="Titre2"/>
        <w:numPr>
          <w:ilvl w:val="1"/>
          <w:numId w:val="58"/>
        </w:numPr>
        <w:rPr>
          <w:rFonts w:cs="Times New Roman"/>
          <w:color w:val="000000" w:themeColor="text1"/>
          <w:szCs w:val="28"/>
        </w:rPr>
      </w:pPr>
      <w:bookmarkStart w:id="456" w:name="_Toc104390689"/>
      <w:r w:rsidRPr="00435B52">
        <w:rPr>
          <w:rFonts w:cs="Times New Roman"/>
          <w:color w:val="000000" w:themeColor="text1"/>
          <w:szCs w:val="28"/>
        </w:rPr>
        <w:t>Environnement matériel</w:t>
      </w:r>
      <w:bookmarkEnd w:id="456"/>
    </w:p>
    <w:p w14:paraId="31F5C86B" w14:textId="77777777" w:rsidR="00AA34A0" w:rsidRPr="00AA34A0" w:rsidRDefault="00AA34A0" w:rsidP="000B59EB">
      <w:pPr>
        <w:pStyle w:val="Paragraphedeliste"/>
        <w:spacing w:after="0" w:line="360" w:lineRule="auto"/>
        <w:ind w:left="1440"/>
        <w:jc w:val="both"/>
        <w:rPr>
          <w:rFonts w:asciiTheme="majorBidi" w:hAnsiTheme="majorBidi" w:cstheme="majorBidi"/>
          <w:sz w:val="26"/>
          <w:szCs w:val="26"/>
        </w:rPr>
      </w:pPr>
    </w:p>
    <w:tbl>
      <w:tblPr>
        <w:tblW w:w="0" w:type="auto"/>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9"/>
        <w:gridCol w:w="3727"/>
      </w:tblGrid>
      <w:tr w:rsidR="00AE020F" w:rsidRPr="00BB6FA3" w14:paraId="6834DAE5" w14:textId="77777777" w:rsidTr="00CC42FD">
        <w:trPr>
          <w:trHeight w:val="515"/>
        </w:trPr>
        <w:tc>
          <w:tcPr>
            <w:tcW w:w="3069" w:type="dxa"/>
            <w:shd w:val="clear" w:color="auto" w:fill="EDEDED" w:themeFill="accent3" w:themeFillTint="33"/>
          </w:tcPr>
          <w:p w14:paraId="0DB93371" w14:textId="77777777" w:rsidR="00AE020F" w:rsidRPr="00BB6FA3" w:rsidRDefault="00AE020F" w:rsidP="000B59EB">
            <w:pPr>
              <w:pStyle w:val="Paragraphedeliste"/>
              <w:spacing w:line="360" w:lineRule="auto"/>
              <w:ind w:left="0"/>
              <w:jc w:val="both"/>
              <w:rPr>
                <w:rFonts w:asciiTheme="majorBidi" w:hAnsiTheme="majorBidi" w:cstheme="majorBidi"/>
                <w:sz w:val="28"/>
                <w:szCs w:val="28"/>
              </w:rPr>
            </w:pPr>
            <w:r w:rsidRPr="00BB6FA3">
              <w:rPr>
                <w:rFonts w:asciiTheme="majorBidi" w:hAnsiTheme="majorBidi" w:cstheme="majorBidi"/>
                <w:sz w:val="28"/>
                <w:szCs w:val="28"/>
              </w:rPr>
              <w:t xml:space="preserve">     Marque </w:t>
            </w:r>
          </w:p>
        </w:tc>
        <w:tc>
          <w:tcPr>
            <w:tcW w:w="3727" w:type="dxa"/>
          </w:tcPr>
          <w:p w14:paraId="14F72436" w14:textId="77777777" w:rsidR="00AE020F" w:rsidRPr="00BB6FA3" w:rsidRDefault="00AE020F" w:rsidP="000B59EB">
            <w:pPr>
              <w:pStyle w:val="Paragraphedeliste"/>
              <w:spacing w:line="360" w:lineRule="auto"/>
              <w:ind w:left="0"/>
              <w:jc w:val="both"/>
              <w:rPr>
                <w:rFonts w:asciiTheme="majorBidi" w:hAnsiTheme="majorBidi" w:cstheme="majorBidi"/>
                <w:sz w:val="28"/>
                <w:szCs w:val="28"/>
              </w:rPr>
            </w:pPr>
            <w:r w:rsidRPr="00BB6FA3">
              <w:rPr>
                <w:rFonts w:asciiTheme="majorBidi" w:hAnsiTheme="majorBidi" w:cstheme="majorBidi"/>
                <w:sz w:val="28"/>
                <w:szCs w:val="28"/>
              </w:rPr>
              <w:t>MSI</w:t>
            </w:r>
          </w:p>
        </w:tc>
      </w:tr>
      <w:tr w:rsidR="00AE020F" w:rsidRPr="00BB6FA3" w14:paraId="7596CBB6" w14:textId="77777777" w:rsidTr="00CC42FD">
        <w:tc>
          <w:tcPr>
            <w:tcW w:w="3069" w:type="dxa"/>
            <w:shd w:val="clear" w:color="auto" w:fill="EDEDED" w:themeFill="accent3" w:themeFillTint="33"/>
          </w:tcPr>
          <w:p w14:paraId="4EBE74A2" w14:textId="77777777" w:rsidR="00AE020F" w:rsidRPr="00BB6FA3" w:rsidRDefault="00AE020F" w:rsidP="000B59EB">
            <w:pPr>
              <w:pStyle w:val="Paragraphedeliste"/>
              <w:spacing w:line="360" w:lineRule="auto"/>
              <w:ind w:left="0"/>
              <w:jc w:val="both"/>
              <w:rPr>
                <w:rFonts w:asciiTheme="majorBidi" w:hAnsiTheme="majorBidi" w:cstheme="majorBidi"/>
                <w:sz w:val="28"/>
                <w:szCs w:val="28"/>
              </w:rPr>
            </w:pPr>
            <w:r w:rsidRPr="00BB6FA3">
              <w:rPr>
                <w:rFonts w:asciiTheme="majorBidi" w:hAnsiTheme="majorBidi" w:cstheme="majorBidi"/>
                <w:sz w:val="28"/>
                <w:szCs w:val="28"/>
              </w:rPr>
              <w:t xml:space="preserve">     Processeur</w:t>
            </w:r>
          </w:p>
        </w:tc>
        <w:tc>
          <w:tcPr>
            <w:tcW w:w="3727" w:type="dxa"/>
          </w:tcPr>
          <w:p w14:paraId="7B8D44D6" w14:textId="77777777" w:rsidR="00AE020F" w:rsidRPr="00BB6FA3" w:rsidRDefault="00AE020F" w:rsidP="000B59EB">
            <w:pPr>
              <w:pStyle w:val="Paragraphedeliste"/>
              <w:spacing w:line="360" w:lineRule="auto"/>
              <w:ind w:left="0"/>
              <w:jc w:val="both"/>
              <w:rPr>
                <w:rFonts w:asciiTheme="majorBidi" w:hAnsiTheme="majorBidi" w:cstheme="majorBidi"/>
                <w:sz w:val="28"/>
                <w:szCs w:val="28"/>
              </w:rPr>
            </w:pPr>
            <w:r w:rsidRPr="00BB6FA3">
              <w:rPr>
                <w:rFonts w:asciiTheme="majorBidi" w:hAnsiTheme="majorBidi" w:cstheme="majorBidi"/>
                <w:sz w:val="28"/>
                <w:szCs w:val="28"/>
              </w:rPr>
              <w:t xml:space="preserve">Intel </w:t>
            </w:r>
            <w:proofErr w:type="spellStart"/>
            <w:r w:rsidRPr="00BB6FA3">
              <w:rPr>
                <w:rFonts w:asciiTheme="majorBidi" w:hAnsiTheme="majorBidi" w:cstheme="majorBidi"/>
                <w:sz w:val="28"/>
                <w:szCs w:val="28"/>
              </w:rPr>
              <w:t>core</w:t>
            </w:r>
            <w:proofErr w:type="spellEnd"/>
            <w:r w:rsidRPr="00BB6FA3">
              <w:rPr>
                <w:rFonts w:asciiTheme="majorBidi" w:hAnsiTheme="majorBidi" w:cstheme="majorBidi"/>
                <w:sz w:val="28"/>
                <w:szCs w:val="28"/>
              </w:rPr>
              <w:t xml:space="preserve"> i5</w:t>
            </w:r>
          </w:p>
        </w:tc>
      </w:tr>
      <w:tr w:rsidR="00AE020F" w:rsidRPr="00BB6FA3" w14:paraId="693128CF" w14:textId="77777777" w:rsidTr="00CC42FD">
        <w:tc>
          <w:tcPr>
            <w:tcW w:w="3069" w:type="dxa"/>
            <w:shd w:val="clear" w:color="auto" w:fill="E7E6E6" w:themeFill="background2"/>
          </w:tcPr>
          <w:p w14:paraId="3511FCA1" w14:textId="77777777" w:rsidR="00AE020F" w:rsidRPr="00BB6FA3" w:rsidRDefault="00AE020F" w:rsidP="000B59EB">
            <w:pPr>
              <w:pStyle w:val="Paragraphedeliste"/>
              <w:spacing w:line="360" w:lineRule="auto"/>
              <w:ind w:left="0"/>
              <w:jc w:val="both"/>
              <w:rPr>
                <w:rFonts w:asciiTheme="majorBidi" w:hAnsiTheme="majorBidi" w:cstheme="majorBidi"/>
                <w:sz w:val="28"/>
                <w:szCs w:val="28"/>
              </w:rPr>
            </w:pPr>
            <w:r w:rsidRPr="00BB6FA3">
              <w:rPr>
                <w:rFonts w:asciiTheme="majorBidi" w:hAnsiTheme="majorBidi" w:cstheme="majorBidi"/>
                <w:sz w:val="28"/>
                <w:szCs w:val="28"/>
              </w:rPr>
              <w:t xml:space="preserve">     RAM</w:t>
            </w:r>
          </w:p>
        </w:tc>
        <w:tc>
          <w:tcPr>
            <w:tcW w:w="3727" w:type="dxa"/>
          </w:tcPr>
          <w:p w14:paraId="0E157B8A" w14:textId="77777777" w:rsidR="00AE020F" w:rsidRPr="00BB6FA3" w:rsidRDefault="00AE020F" w:rsidP="000B59EB">
            <w:pPr>
              <w:pStyle w:val="Paragraphedeliste"/>
              <w:spacing w:line="360" w:lineRule="auto"/>
              <w:ind w:left="0"/>
              <w:jc w:val="both"/>
              <w:rPr>
                <w:rFonts w:asciiTheme="majorBidi" w:hAnsiTheme="majorBidi" w:cstheme="majorBidi"/>
                <w:sz w:val="28"/>
                <w:szCs w:val="28"/>
              </w:rPr>
            </w:pPr>
            <w:r w:rsidRPr="00BB6FA3">
              <w:rPr>
                <w:rFonts w:asciiTheme="majorBidi" w:hAnsiTheme="majorBidi" w:cstheme="majorBidi"/>
                <w:sz w:val="28"/>
                <w:szCs w:val="28"/>
              </w:rPr>
              <w:t xml:space="preserve">16 GB  </w:t>
            </w:r>
          </w:p>
        </w:tc>
      </w:tr>
      <w:tr w:rsidR="00AE020F" w:rsidRPr="00BB6FA3" w14:paraId="62F9A024" w14:textId="77777777" w:rsidTr="00CC42FD">
        <w:tc>
          <w:tcPr>
            <w:tcW w:w="3069" w:type="dxa"/>
            <w:shd w:val="clear" w:color="auto" w:fill="E7E6E6" w:themeFill="background2"/>
          </w:tcPr>
          <w:p w14:paraId="1DF77893" w14:textId="77777777" w:rsidR="00AE020F" w:rsidRPr="00BB6FA3" w:rsidRDefault="00AE020F" w:rsidP="000B59EB">
            <w:pPr>
              <w:pStyle w:val="Paragraphedeliste"/>
              <w:spacing w:line="360" w:lineRule="auto"/>
              <w:ind w:left="0"/>
              <w:jc w:val="both"/>
              <w:rPr>
                <w:rFonts w:asciiTheme="majorBidi" w:hAnsiTheme="majorBidi" w:cstheme="majorBidi"/>
                <w:sz w:val="28"/>
                <w:szCs w:val="28"/>
              </w:rPr>
            </w:pPr>
            <w:r w:rsidRPr="00BB6FA3">
              <w:rPr>
                <w:rFonts w:asciiTheme="majorBidi" w:hAnsiTheme="majorBidi" w:cstheme="majorBidi"/>
                <w:sz w:val="28"/>
                <w:szCs w:val="28"/>
              </w:rPr>
              <w:t xml:space="preserve">     Disque dur</w:t>
            </w:r>
          </w:p>
        </w:tc>
        <w:tc>
          <w:tcPr>
            <w:tcW w:w="3727" w:type="dxa"/>
          </w:tcPr>
          <w:p w14:paraId="39D95E0B" w14:textId="49297157" w:rsidR="00AE020F" w:rsidRPr="00BB6FA3" w:rsidRDefault="00012732" w:rsidP="000B59EB">
            <w:pPr>
              <w:pStyle w:val="Paragraphedeliste"/>
              <w:spacing w:line="360" w:lineRule="auto"/>
              <w:ind w:left="0"/>
              <w:jc w:val="both"/>
              <w:rPr>
                <w:rFonts w:asciiTheme="majorBidi" w:hAnsiTheme="majorBidi" w:cstheme="majorBidi"/>
                <w:sz w:val="28"/>
                <w:szCs w:val="28"/>
              </w:rPr>
            </w:pPr>
            <w:ins w:id="457" w:author="Rafik" w:date="2022-05-27T22:59:00Z">
              <w:r>
                <w:rPr>
                  <w:rFonts w:asciiTheme="majorBidi" w:hAnsiTheme="majorBidi" w:cstheme="majorBidi"/>
                  <w:sz w:val="28"/>
                  <w:szCs w:val="28"/>
                </w:rPr>
                <w:t>500SSD</w:t>
              </w:r>
            </w:ins>
          </w:p>
        </w:tc>
      </w:tr>
      <w:tr w:rsidR="00AE020F" w:rsidRPr="00BB6FA3" w14:paraId="0B56D960" w14:textId="77777777" w:rsidTr="00CC42FD">
        <w:tc>
          <w:tcPr>
            <w:tcW w:w="3069" w:type="dxa"/>
            <w:shd w:val="clear" w:color="auto" w:fill="E7E6E6" w:themeFill="background2"/>
          </w:tcPr>
          <w:p w14:paraId="1D815E3F" w14:textId="77777777" w:rsidR="00AE020F" w:rsidRPr="00BB6FA3" w:rsidRDefault="00AE020F" w:rsidP="000B59EB">
            <w:pPr>
              <w:pStyle w:val="Paragraphedeliste"/>
              <w:spacing w:line="360" w:lineRule="auto"/>
              <w:ind w:left="0"/>
              <w:jc w:val="both"/>
              <w:rPr>
                <w:rFonts w:asciiTheme="majorBidi" w:hAnsiTheme="majorBidi" w:cstheme="majorBidi"/>
                <w:sz w:val="28"/>
                <w:szCs w:val="28"/>
              </w:rPr>
            </w:pPr>
            <w:r w:rsidRPr="00BB6FA3">
              <w:rPr>
                <w:rFonts w:asciiTheme="majorBidi" w:hAnsiTheme="majorBidi" w:cstheme="majorBidi"/>
                <w:sz w:val="28"/>
                <w:szCs w:val="28"/>
              </w:rPr>
              <w:t xml:space="preserve">    Système d’exploitation </w:t>
            </w:r>
          </w:p>
        </w:tc>
        <w:tc>
          <w:tcPr>
            <w:tcW w:w="3727" w:type="dxa"/>
          </w:tcPr>
          <w:p w14:paraId="07095036" w14:textId="77777777" w:rsidR="00AE020F" w:rsidRPr="00BB6FA3" w:rsidRDefault="00AE020F" w:rsidP="000B59EB">
            <w:pPr>
              <w:pStyle w:val="Paragraphedeliste"/>
              <w:spacing w:line="360" w:lineRule="auto"/>
              <w:ind w:left="0"/>
              <w:jc w:val="both"/>
              <w:rPr>
                <w:rFonts w:asciiTheme="majorBidi" w:hAnsiTheme="majorBidi" w:cstheme="majorBidi"/>
                <w:sz w:val="28"/>
                <w:szCs w:val="28"/>
              </w:rPr>
            </w:pPr>
            <w:r w:rsidRPr="00BB6FA3">
              <w:rPr>
                <w:rFonts w:asciiTheme="majorBidi" w:hAnsiTheme="majorBidi" w:cstheme="majorBidi"/>
                <w:sz w:val="28"/>
                <w:szCs w:val="28"/>
              </w:rPr>
              <w:t>Système d’exploitation 64 bits</w:t>
            </w:r>
          </w:p>
        </w:tc>
      </w:tr>
    </w:tbl>
    <w:p w14:paraId="1DDDDC5E" w14:textId="10F3B560" w:rsidR="00AE020F" w:rsidRDefault="00AE020F" w:rsidP="000B59EB">
      <w:pPr>
        <w:pStyle w:val="Paragraphedeliste"/>
        <w:spacing w:after="0" w:line="360" w:lineRule="auto"/>
        <w:ind w:left="420"/>
        <w:jc w:val="both"/>
        <w:rPr>
          <w:rFonts w:asciiTheme="majorBidi" w:hAnsiTheme="majorBidi" w:cstheme="majorBidi"/>
          <w:sz w:val="28"/>
          <w:szCs w:val="28"/>
        </w:rPr>
      </w:pPr>
    </w:p>
    <w:p w14:paraId="7081D7DF" w14:textId="40438876" w:rsidR="00FD7429" w:rsidRDefault="00FD7429" w:rsidP="000B59EB">
      <w:pPr>
        <w:pStyle w:val="Paragraphedeliste"/>
        <w:spacing w:after="0" w:line="360" w:lineRule="auto"/>
        <w:ind w:left="420"/>
        <w:jc w:val="both"/>
        <w:rPr>
          <w:rFonts w:asciiTheme="majorBidi" w:hAnsiTheme="majorBidi" w:cstheme="majorBidi"/>
          <w:sz w:val="28"/>
          <w:szCs w:val="28"/>
        </w:rPr>
      </w:pPr>
    </w:p>
    <w:p w14:paraId="79D6F9D8" w14:textId="473BD1A6" w:rsidR="00FD7429" w:rsidRDefault="00FD7429" w:rsidP="000B59EB">
      <w:pPr>
        <w:pStyle w:val="Paragraphedeliste"/>
        <w:spacing w:after="0" w:line="360" w:lineRule="auto"/>
        <w:ind w:left="420"/>
        <w:jc w:val="both"/>
        <w:rPr>
          <w:rFonts w:asciiTheme="majorBidi" w:hAnsiTheme="majorBidi" w:cstheme="majorBidi"/>
          <w:sz w:val="28"/>
          <w:szCs w:val="28"/>
        </w:rPr>
      </w:pPr>
    </w:p>
    <w:p w14:paraId="5DEB84BF" w14:textId="77777777" w:rsidR="00F26B45" w:rsidRDefault="00F26B45" w:rsidP="000B59EB">
      <w:pPr>
        <w:pStyle w:val="Paragraphedeliste"/>
        <w:spacing w:after="0" w:line="360" w:lineRule="auto"/>
        <w:ind w:left="420"/>
        <w:jc w:val="both"/>
        <w:rPr>
          <w:rFonts w:asciiTheme="majorBidi" w:hAnsiTheme="majorBidi" w:cstheme="majorBidi"/>
          <w:sz w:val="28"/>
          <w:szCs w:val="28"/>
        </w:rPr>
      </w:pPr>
    </w:p>
    <w:p w14:paraId="5CE6A2A6" w14:textId="77777777" w:rsidR="00FD7429" w:rsidRPr="00BB6FA3" w:rsidRDefault="00FD7429" w:rsidP="000B59EB">
      <w:pPr>
        <w:pStyle w:val="Paragraphedeliste"/>
        <w:spacing w:after="0" w:line="360" w:lineRule="auto"/>
        <w:ind w:left="420"/>
        <w:jc w:val="both"/>
        <w:rPr>
          <w:rFonts w:asciiTheme="majorBidi" w:hAnsiTheme="majorBidi" w:cstheme="majorBidi"/>
          <w:sz w:val="28"/>
          <w:szCs w:val="28"/>
        </w:rPr>
      </w:pPr>
    </w:p>
    <w:p w14:paraId="635BC73B" w14:textId="4F30BFB2" w:rsidR="00AE020F" w:rsidRPr="00435B52" w:rsidRDefault="00AE020F" w:rsidP="00813401">
      <w:pPr>
        <w:pStyle w:val="Titre2"/>
        <w:numPr>
          <w:ilvl w:val="1"/>
          <w:numId w:val="58"/>
        </w:numPr>
        <w:rPr>
          <w:rFonts w:cs="Times New Roman"/>
          <w:color w:val="000000" w:themeColor="text1"/>
          <w:szCs w:val="28"/>
        </w:rPr>
      </w:pPr>
      <w:bookmarkStart w:id="458" w:name="_Toc104390690"/>
      <w:r w:rsidRPr="00435B52">
        <w:rPr>
          <w:rFonts w:cs="Times New Roman"/>
          <w:color w:val="000000" w:themeColor="text1"/>
          <w:szCs w:val="28"/>
        </w:rPr>
        <w:t>Environnement logiciel</w:t>
      </w:r>
      <w:bookmarkEnd w:id="458"/>
      <w:r w:rsidRPr="00435B52">
        <w:rPr>
          <w:rFonts w:cs="Times New Roman"/>
          <w:color w:val="000000" w:themeColor="text1"/>
          <w:szCs w:val="28"/>
        </w:rPr>
        <w:t xml:space="preserve"> </w:t>
      </w:r>
    </w:p>
    <w:p w14:paraId="75908B71" w14:textId="29E2BE32" w:rsidR="00280352" w:rsidRPr="00BB6FA3" w:rsidRDefault="00F26B45" w:rsidP="000B59EB">
      <w:pPr>
        <w:pStyle w:val="Paragraphedeliste"/>
        <w:spacing w:after="0" w:line="360" w:lineRule="auto"/>
        <w:ind w:left="1440"/>
        <w:jc w:val="both"/>
        <w:rPr>
          <w:rFonts w:asciiTheme="majorBidi" w:hAnsiTheme="majorBidi" w:cstheme="majorBidi"/>
          <w:sz w:val="28"/>
          <w:szCs w:val="28"/>
        </w:rPr>
      </w:pPr>
      <w:r w:rsidRPr="00BB6FA3">
        <w:rPr>
          <w:rFonts w:asciiTheme="majorBidi" w:hAnsiTheme="majorBidi" w:cstheme="majorBidi"/>
          <w:noProof/>
          <w:lang w:eastAsia="fr-FR"/>
        </w:rPr>
        <w:drawing>
          <wp:anchor distT="0" distB="0" distL="114300" distR="114300" simplePos="0" relativeHeight="251685888" behindDoc="0" locked="0" layoutInCell="1" allowOverlap="1" wp14:anchorId="544B9FC9" wp14:editId="7E6A0517">
            <wp:simplePos x="0" y="0"/>
            <wp:positionH relativeFrom="column">
              <wp:posOffset>-95218</wp:posOffset>
            </wp:positionH>
            <wp:positionV relativeFrom="paragraph">
              <wp:posOffset>316037</wp:posOffset>
            </wp:positionV>
            <wp:extent cx="1424940" cy="839470"/>
            <wp:effectExtent l="0" t="0" r="3810" b="0"/>
            <wp:wrapSquare wrapText="bothSides"/>
            <wp:docPr id="15" name="Image 15" descr="phpMyAdmin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pMyAdmin — Wikipé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24940" cy="839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F07BCD" w14:textId="62EFFBC6" w:rsidR="00AE020F" w:rsidRPr="00435B52" w:rsidRDefault="00435B52" w:rsidP="00435B52">
      <w:pPr>
        <w:pStyle w:val="Paragraphedeliste"/>
        <w:numPr>
          <w:ilvl w:val="0"/>
          <w:numId w:val="24"/>
        </w:numPr>
        <w:spacing w:after="0" w:line="360" w:lineRule="auto"/>
        <w:jc w:val="both"/>
        <w:rPr>
          <w:rFonts w:asciiTheme="majorBidi" w:hAnsiTheme="majorBidi" w:cstheme="majorBidi"/>
          <w:sz w:val="28"/>
          <w:szCs w:val="28"/>
        </w:rPr>
      </w:pPr>
      <w:r>
        <w:rPr>
          <w:noProof/>
          <w:lang w:eastAsia="fr-FR"/>
        </w:rPr>
        <mc:AlternateContent>
          <mc:Choice Requires="wps">
            <w:drawing>
              <wp:anchor distT="0" distB="0" distL="114300" distR="114300" simplePos="0" relativeHeight="251696128" behindDoc="0" locked="0" layoutInCell="1" allowOverlap="1" wp14:anchorId="186A332E" wp14:editId="48A4B523">
                <wp:simplePos x="0" y="0"/>
                <wp:positionH relativeFrom="column">
                  <wp:posOffset>-180310</wp:posOffset>
                </wp:positionH>
                <wp:positionV relativeFrom="paragraph">
                  <wp:posOffset>930168</wp:posOffset>
                </wp:positionV>
                <wp:extent cx="1545590" cy="635"/>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1545590" cy="635"/>
                        </a:xfrm>
                        <a:prstGeom prst="rect">
                          <a:avLst/>
                        </a:prstGeom>
                        <a:solidFill>
                          <a:prstClr val="white"/>
                        </a:solidFill>
                        <a:ln>
                          <a:noFill/>
                        </a:ln>
                        <a:effectLst/>
                      </wps:spPr>
                      <wps:txbx>
                        <w:txbxContent>
                          <w:p w14:paraId="7536F6CE" w14:textId="06C90B07" w:rsidR="00A40E68" w:rsidRPr="00435B52" w:rsidRDefault="00A40E68" w:rsidP="00435B52">
                            <w:pPr>
                              <w:pStyle w:val="Lgende"/>
                              <w:jc w:val="center"/>
                              <w:rPr>
                                <w:sz w:val="24"/>
                                <w:szCs w:val="24"/>
                              </w:rPr>
                            </w:pPr>
                            <w:bookmarkStart w:id="459" w:name="_Toc104390910"/>
                            <w:r w:rsidRPr="00435B52">
                              <w:rPr>
                                <w:sz w:val="24"/>
                                <w:szCs w:val="24"/>
                              </w:rPr>
                              <w:t xml:space="preserve">Figure </w:t>
                            </w:r>
                            <w:r w:rsidRPr="00435B52">
                              <w:rPr>
                                <w:sz w:val="24"/>
                                <w:szCs w:val="24"/>
                              </w:rPr>
                              <w:fldChar w:fldCharType="begin"/>
                            </w:r>
                            <w:r w:rsidRPr="00435B52">
                              <w:rPr>
                                <w:sz w:val="24"/>
                                <w:szCs w:val="24"/>
                              </w:rPr>
                              <w:instrText xml:space="preserve"> SEQ Figure \* ARABIC </w:instrText>
                            </w:r>
                            <w:r w:rsidRPr="00435B52">
                              <w:rPr>
                                <w:sz w:val="24"/>
                                <w:szCs w:val="24"/>
                              </w:rPr>
                              <w:fldChar w:fldCharType="separate"/>
                            </w:r>
                            <w:r>
                              <w:rPr>
                                <w:noProof/>
                                <w:sz w:val="24"/>
                                <w:szCs w:val="24"/>
                              </w:rPr>
                              <w:t>4</w:t>
                            </w:r>
                            <w:r w:rsidRPr="00435B52">
                              <w:rPr>
                                <w:sz w:val="24"/>
                                <w:szCs w:val="24"/>
                              </w:rPr>
                              <w:fldChar w:fldCharType="end"/>
                            </w:r>
                            <w:r w:rsidRPr="00435B52">
                              <w:rPr>
                                <w:sz w:val="24"/>
                                <w:szCs w:val="24"/>
                              </w:rPr>
                              <w:t xml:space="preserve"> : PhpMyAdmin</w:t>
                            </w:r>
                            <w:bookmarkEnd w:id="4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6A332E" id="Zone de texte 21" o:spid="_x0000_s1036" type="#_x0000_t202" style="position:absolute;left:0;text-align:left;margin-left:-14.2pt;margin-top:73.25pt;width:121.7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" stroked="f">
                <v:textbox style="mso-fit-shape-to-text:t" inset="0,0,0,0">
                  <w:txbxContent>
                    <w:p w14:paraId="7536F6CE" w14:textId="06C90B07" w:rsidR="00A40E68" w:rsidRPr="00435B52" w:rsidRDefault="00A40E68" w:rsidP="00435B52">
                      <w:pPr>
                        <w:pStyle w:val="Lgende"/>
                        <w:jc w:val="center"/>
                        <w:rPr>
                          <w:sz w:val="24"/>
                          <w:szCs w:val="24"/>
                        </w:rPr>
                      </w:pPr>
                      <w:bookmarkStart w:id="460" w:name="_Toc104390910"/>
                      <w:r w:rsidRPr="00435B52">
                        <w:rPr>
                          <w:sz w:val="24"/>
                          <w:szCs w:val="24"/>
                        </w:rPr>
                        <w:t xml:space="preserve">Figure </w:t>
                      </w:r>
                      <w:r w:rsidRPr="00435B52">
                        <w:rPr>
                          <w:sz w:val="24"/>
                          <w:szCs w:val="24"/>
                        </w:rPr>
                        <w:fldChar w:fldCharType="begin"/>
                      </w:r>
                      <w:r w:rsidRPr="00435B52">
                        <w:rPr>
                          <w:sz w:val="24"/>
                          <w:szCs w:val="24"/>
                        </w:rPr>
                        <w:instrText xml:space="preserve"> SEQ Figure \* ARABIC </w:instrText>
                      </w:r>
                      <w:r w:rsidRPr="00435B52">
                        <w:rPr>
                          <w:sz w:val="24"/>
                          <w:szCs w:val="24"/>
                        </w:rPr>
                        <w:fldChar w:fldCharType="separate"/>
                      </w:r>
                      <w:r>
                        <w:rPr>
                          <w:noProof/>
                          <w:sz w:val="24"/>
                          <w:szCs w:val="24"/>
                        </w:rPr>
                        <w:t>4</w:t>
                      </w:r>
                      <w:r w:rsidRPr="00435B52">
                        <w:rPr>
                          <w:sz w:val="24"/>
                          <w:szCs w:val="24"/>
                        </w:rPr>
                        <w:fldChar w:fldCharType="end"/>
                      </w:r>
                      <w:r w:rsidRPr="00435B52">
                        <w:rPr>
                          <w:sz w:val="24"/>
                          <w:szCs w:val="24"/>
                        </w:rPr>
                        <w:t xml:space="preserve"> : PhpMyAdmin</w:t>
                      </w:r>
                      <w:bookmarkEnd w:id="460"/>
                    </w:p>
                  </w:txbxContent>
                </v:textbox>
                <w10:wrap type="square"/>
              </v:shape>
            </w:pict>
          </mc:Fallback>
        </mc:AlternateContent>
      </w:r>
      <w:r w:rsidR="00AE020F" w:rsidRPr="00BB6FA3">
        <w:rPr>
          <w:rFonts w:asciiTheme="majorBidi" w:hAnsiTheme="majorBidi" w:cstheme="majorBidi"/>
          <w:sz w:val="28"/>
          <w:szCs w:val="28"/>
        </w:rPr>
        <w:t xml:space="preserve">Système de gestion de base de données </w:t>
      </w:r>
      <w:r w:rsidR="00AE020F" w:rsidRPr="00435B52">
        <w:rPr>
          <w:rFonts w:asciiTheme="majorBidi" w:hAnsiTheme="majorBidi" w:cstheme="majorBidi"/>
          <w:sz w:val="24"/>
          <w:szCs w:val="24"/>
        </w:rPr>
        <w:t xml:space="preserve">PHPMyAdmin (PMA) </w:t>
      </w:r>
      <w:proofErr w:type="gramStart"/>
      <w:r w:rsidR="00AE020F" w:rsidRPr="00435B52">
        <w:rPr>
          <w:rFonts w:asciiTheme="majorBidi" w:hAnsiTheme="majorBidi" w:cstheme="majorBidi"/>
          <w:sz w:val="24"/>
          <w:szCs w:val="24"/>
        </w:rPr>
        <w:t>est</w:t>
      </w:r>
      <w:proofErr w:type="gramEnd"/>
      <w:r w:rsidR="00AE020F" w:rsidRPr="00435B52">
        <w:rPr>
          <w:rFonts w:asciiTheme="majorBidi" w:hAnsiTheme="majorBidi" w:cstheme="majorBidi"/>
          <w:sz w:val="24"/>
          <w:szCs w:val="24"/>
        </w:rPr>
        <w:t xml:space="preserve"> une application web de gestion pour les </w:t>
      </w:r>
      <w:r w:rsidR="00B66EFE" w:rsidRPr="00435B52">
        <w:rPr>
          <w:rFonts w:asciiTheme="majorBidi" w:hAnsiTheme="majorBidi" w:cstheme="majorBidi"/>
          <w:sz w:val="24"/>
          <w:szCs w:val="24"/>
        </w:rPr>
        <w:t>systèmes</w:t>
      </w:r>
      <w:r w:rsidR="00AE020F" w:rsidRPr="00435B52">
        <w:rPr>
          <w:rFonts w:asciiTheme="majorBidi" w:hAnsiTheme="majorBidi" w:cstheme="majorBidi"/>
          <w:sz w:val="24"/>
          <w:szCs w:val="24"/>
        </w:rPr>
        <w:t xml:space="preserve"> de gestion de base de données MYSQL et </w:t>
      </w:r>
      <w:del w:id="461" w:author="Rafik" w:date="2022-05-27T22:59:00Z">
        <w:r w:rsidR="00AA34A0" w:rsidRPr="00435B52" w:rsidDel="00012732">
          <w:rPr>
            <w:rFonts w:asciiTheme="majorBidi" w:hAnsiTheme="majorBidi" w:cstheme="majorBidi"/>
            <w:sz w:val="24"/>
            <w:szCs w:val="24"/>
          </w:rPr>
          <w:delText>MariaDB</w:delText>
        </w:r>
      </w:del>
      <w:ins w:id="462" w:author="Rafik" w:date="2022-05-27T22:59:00Z">
        <w:r w:rsidR="00012732" w:rsidRPr="00435B52">
          <w:rPr>
            <w:rFonts w:asciiTheme="majorBidi" w:hAnsiTheme="majorBidi" w:cstheme="majorBidi"/>
            <w:sz w:val="24"/>
            <w:szCs w:val="24"/>
          </w:rPr>
          <w:t>Marida</w:t>
        </w:r>
      </w:ins>
      <w:r w:rsidR="00AA34A0" w:rsidRPr="00435B52">
        <w:rPr>
          <w:rFonts w:asciiTheme="majorBidi" w:hAnsiTheme="majorBidi" w:cstheme="majorBidi"/>
          <w:sz w:val="24"/>
          <w:szCs w:val="24"/>
        </w:rPr>
        <w:t>,</w:t>
      </w:r>
      <w:r w:rsidR="00AE020F" w:rsidRPr="00435B52">
        <w:rPr>
          <w:rFonts w:asciiTheme="majorBidi" w:hAnsiTheme="majorBidi" w:cstheme="majorBidi"/>
          <w:sz w:val="24"/>
          <w:szCs w:val="24"/>
        </w:rPr>
        <w:t xml:space="preserve"> réalisée principalement en PHP et distribuée sous licence GNU </w:t>
      </w:r>
      <w:r w:rsidR="00AA34A0" w:rsidRPr="00435B52">
        <w:rPr>
          <w:rFonts w:asciiTheme="majorBidi" w:hAnsiTheme="majorBidi" w:cstheme="majorBidi"/>
          <w:sz w:val="24"/>
          <w:szCs w:val="24"/>
        </w:rPr>
        <w:t>GPL.</w:t>
      </w:r>
      <w:r w:rsidR="00AE020F" w:rsidRPr="00435B52">
        <w:rPr>
          <w:rFonts w:asciiTheme="majorBidi" w:hAnsiTheme="majorBidi" w:cstheme="majorBidi"/>
          <w:sz w:val="24"/>
          <w:szCs w:val="24"/>
        </w:rPr>
        <w:t xml:space="preserve"> </w:t>
      </w:r>
    </w:p>
    <w:p w14:paraId="6F59B97B" w14:textId="77777777" w:rsidR="00435B52" w:rsidRDefault="00435B52" w:rsidP="000B59EB">
      <w:pPr>
        <w:pStyle w:val="Paragraphedeliste"/>
        <w:spacing w:after="0" w:line="360" w:lineRule="auto"/>
        <w:ind w:left="1692" w:firstLine="432"/>
        <w:jc w:val="both"/>
        <w:rPr>
          <w:rFonts w:asciiTheme="majorBidi" w:hAnsiTheme="majorBidi" w:cstheme="majorBidi"/>
          <w:sz w:val="24"/>
          <w:szCs w:val="24"/>
        </w:rPr>
      </w:pPr>
    </w:p>
    <w:p w14:paraId="13638ADA" w14:textId="3D78CC05" w:rsidR="00FD7429" w:rsidRPr="00BB6FA3" w:rsidRDefault="00FD7429" w:rsidP="000B59EB">
      <w:pPr>
        <w:pStyle w:val="Paragraphedeliste"/>
        <w:spacing w:after="0" w:line="360" w:lineRule="auto"/>
        <w:ind w:left="1692"/>
        <w:jc w:val="both"/>
        <w:rPr>
          <w:rFonts w:asciiTheme="majorBidi" w:hAnsiTheme="majorBidi" w:cstheme="majorBidi"/>
          <w:sz w:val="24"/>
          <w:szCs w:val="24"/>
        </w:rPr>
      </w:pPr>
    </w:p>
    <w:p w14:paraId="26CA6761" w14:textId="1C50A415" w:rsidR="00AE020F" w:rsidRPr="00BB6FA3" w:rsidRDefault="00435B52" w:rsidP="000B59EB">
      <w:pPr>
        <w:pStyle w:val="Paragraphedeliste"/>
        <w:numPr>
          <w:ilvl w:val="0"/>
          <w:numId w:val="24"/>
        </w:numPr>
        <w:spacing w:after="0" w:line="360" w:lineRule="auto"/>
        <w:jc w:val="both"/>
        <w:rPr>
          <w:rFonts w:asciiTheme="majorBidi" w:hAnsiTheme="majorBidi" w:cstheme="majorBidi"/>
          <w:sz w:val="28"/>
          <w:szCs w:val="28"/>
        </w:rPr>
      </w:pPr>
      <w:r w:rsidRPr="00BB6FA3">
        <w:rPr>
          <w:rFonts w:asciiTheme="majorBidi" w:hAnsiTheme="majorBidi" w:cstheme="majorBidi"/>
          <w:noProof/>
          <w:lang w:eastAsia="fr-FR"/>
        </w:rPr>
        <w:drawing>
          <wp:anchor distT="0" distB="0" distL="114300" distR="114300" simplePos="0" relativeHeight="251677696" behindDoc="0" locked="0" layoutInCell="1" allowOverlap="1" wp14:anchorId="1CC811AC" wp14:editId="1A270AC5">
            <wp:simplePos x="0" y="0"/>
            <wp:positionH relativeFrom="page">
              <wp:posOffset>841987</wp:posOffset>
            </wp:positionH>
            <wp:positionV relativeFrom="paragraph">
              <wp:posOffset>144558</wp:posOffset>
            </wp:positionV>
            <wp:extent cx="940435" cy="979170"/>
            <wp:effectExtent l="0" t="0" r="0" b="0"/>
            <wp:wrapSquare wrapText="bothSides"/>
            <wp:docPr id="9" name="Image 9" descr="Weenesta | Blog | Utiliser les traits dans Symfo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eenesta | Blog | Utiliser les traits dans Symfony"/>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40435"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020F" w:rsidRPr="00BB6FA3">
        <w:rPr>
          <w:rFonts w:asciiTheme="majorBidi" w:hAnsiTheme="majorBidi" w:cstheme="majorBidi"/>
          <w:sz w:val="28"/>
          <w:szCs w:val="28"/>
        </w:rPr>
        <w:t xml:space="preserve">Langages de développement des applications web </w:t>
      </w:r>
    </w:p>
    <w:p w14:paraId="62A6311D" w14:textId="078F9B51" w:rsidR="00435B52" w:rsidRDefault="00435B52" w:rsidP="00E53525">
      <w:pPr>
        <w:pStyle w:val="Paragraphedeliste"/>
        <w:spacing w:after="0" w:line="360" w:lineRule="auto"/>
        <w:ind w:left="2520"/>
        <w:jc w:val="both"/>
        <w:rPr>
          <w:rFonts w:asciiTheme="majorBidi" w:hAnsiTheme="majorBidi" w:cstheme="majorBidi"/>
          <w:sz w:val="24"/>
          <w:szCs w:val="24"/>
        </w:rPr>
      </w:pPr>
      <w:r>
        <w:rPr>
          <w:noProof/>
          <w:lang w:eastAsia="fr-FR"/>
        </w:rPr>
        <mc:AlternateContent>
          <mc:Choice Requires="wps">
            <w:drawing>
              <wp:anchor distT="0" distB="0" distL="114300" distR="114300" simplePos="0" relativeHeight="251698176" behindDoc="0" locked="0" layoutInCell="1" allowOverlap="1" wp14:anchorId="6DF760B3" wp14:editId="0AA5DF65">
                <wp:simplePos x="0" y="0"/>
                <wp:positionH relativeFrom="margin">
                  <wp:align>left</wp:align>
                </wp:positionH>
                <wp:positionV relativeFrom="paragraph">
                  <wp:posOffset>871855</wp:posOffset>
                </wp:positionV>
                <wp:extent cx="1226820" cy="635"/>
                <wp:effectExtent l="0" t="0" r="0" b="0"/>
                <wp:wrapSquare wrapText="bothSides"/>
                <wp:docPr id="22" name="Zone de texte 22"/>
                <wp:cNvGraphicFramePr/>
                <a:graphic xmlns:a="http://schemas.openxmlformats.org/drawingml/2006/main">
                  <a:graphicData uri="http://schemas.microsoft.com/office/word/2010/wordprocessingShape">
                    <wps:wsp>
                      <wps:cNvSpPr txBox="1"/>
                      <wps:spPr>
                        <a:xfrm>
                          <a:off x="0" y="0"/>
                          <a:ext cx="1226820" cy="635"/>
                        </a:xfrm>
                        <a:prstGeom prst="rect">
                          <a:avLst/>
                        </a:prstGeom>
                        <a:solidFill>
                          <a:prstClr val="white"/>
                        </a:solidFill>
                        <a:ln>
                          <a:noFill/>
                        </a:ln>
                        <a:effectLst/>
                      </wps:spPr>
                      <wps:txbx>
                        <w:txbxContent>
                          <w:p w14:paraId="534DCC75" w14:textId="7F161527" w:rsidR="00A40E68" w:rsidRPr="00435B52" w:rsidRDefault="00A40E68" w:rsidP="00435B52">
                            <w:pPr>
                              <w:pStyle w:val="Lgende"/>
                              <w:rPr>
                                <w:rFonts w:asciiTheme="majorBidi" w:hAnsiTheme="majorBidi" w:cstheme="majorBidi"/>
                                <w:noProof/>
                                <w:sz w:val="24"/>
                                <w:szCs w:val="24"/>
                              </w:rPr>
                            </w:pPr>
                            <w:bookmarkStart w:id="463" w:name="_Toc104390911"/>
                            <w:r w:rsidRPr="00435B52">
                              <w:rPr>
                                <w:sz w:val="24"/>
                                <w:szCs w:val="24"/>
                              </w:rPr>
                              <w:t xml:space="preserve">Figure </w:t>
                            </w:r>
                            <w:r w:rsidRPr="00435B52">
                              <w:rPr>
                                <w:sz w:val="24"/>
                                <w:szCs w:val="24"/>
                              </w:rPr>
                              <w:fldChar w:fldCharType="begin"/>
                            </w:r>
                            <w:r w:rsidRPr="00435B52">
                              <w:rPr>
                                <w:sz w:val="24"/>
                                <w:szCs w:val="24"/>
                              </w:rPr>
                              <w:instrText xml:space="preserve"> SEQ Figure \* ARABIC </w:instrText>
                            </w:r>
                            <w:r w:rsidRPr="00435B52">
                              <w:rPr>
                                <w:sz w:val="24"/>
                                <w:szCs w:val="24"/>
                              </w:rPr>
                              <w:fldChar w:fldCharType="separate"/>
                            </w:r>
                            <w:r>
                              <w:rPr>
                                <w:noProof/>
                                <w:sz w:val="24"/>
                                <w:szCs w:val="24"/>
                              </w:rPr>
                              <w:t>5</w:t>
                            </w:r>
                            <w:r w:rsidRPr="00435B52">
                              <w:rPr>
                                <w:sz w:val="24"/>
                                <w:szCs w:val="24"/>
                              </w:rPr>
                              <w:fldChar w:fldCharType="end"/>
                            </w:r>
                            <w:r w:rsidRPr="00435B52">
                              <w:rPr>
                                <w:sz w:val="24"/>
                                <w:szCs w:val="24"/>
                              </w:rPr>
                              <w:t xml:space="preserve"> : Symfony</w:t>
                            </w:r>
                            <w:bookmarkEnd w:id="4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F760B3" id="Zone de texte 22" o:spid="_x0000_s1037" type="#_x0000_t202" style="position:absolute;left:0;text-align:left;margin-left:0;margin-top:68.65pt;width:96.6pt;height:.05pt;z-index:2516981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" stroked="f">
                <v:textbox style="mso-fit-shape-to-text:t" inset="0,0,0,0">
                  <w:txbxContent>
                    <w:p w14:paraId="534DCC75" w14:textId="7F161527" w:rsidR="00A40E68" w:rsidRPr="00435B52" w:rsidRDefault="00A40E68" w:rsidP="00435B52">
                      <w:pPr>
                        <w:pStyle w:val="Lgende"/>
                        <w:rPr>
                          <w:rFonts w:asciiTheme="majorBidi" w:hAnsiTheme="majorBidi" w:cstheme="majorBidi"/>
                          <w:noProof/>
                          <w:sz w:val="24"/>
                          <w:szCs w:val="24"/>
                        </w:rPr>
                      </w:pPr>
                      <w:bookmarkStart w:id="464" w:name="_Toc104390911"/>
                      <w:r w:rsidRPr="00435B52">
                        <w:rPr>
                          <w:sz w:val="24"/>
                          <w:szCs w:val="24"/>
                        </w:rPr>
                        <w:t xml:space="preserve">Figure </w:t>
                      </w:r>
                      <w:r w:rsidRPr="00435B52">
                        <w:rPr>
                          <w:sz w:val="24"/>
                          <w:szCs w:val="24"/>
                        </w:rPr>
                        <w:fldChar w:fldCharType="begin"/>
                      </w:r>
                      <w:r w:rsidRPr="00435B52">
                        <w:rPr>
                          <w:sz w:val="24"/>
                          <w:szCs w:val="24"/>
                        </w:rPr>
                        <w:instrText xml:space="preserve"> SEQ Figure \* ARABIC </w:instrText>
                      </w:r>
                      <w:r w:rsidRPr="00435B52">
                        <w:rPr>
                          <w:sz w:val="24"/>
                          <w:szCs w:val="24"/>
                        </w:rPr>
                        <w:fldChar w:fldCharType="separate"/>
                      </w:r>
                      <w:r>
                        <w:rPr>
                          <w:noProof/>
                          <w:sz w:val="24"/>
                          <w:szCs w:val="24"/>
                        </w:rPr>
                        <w:t>5</w:t>
                      </w:r>
                      <w:r w:rsidRPr="00435B52">
                        <w:rPr>
                          <w:sz w:val="24"/>
                          <w:szCs w:val="24"/>
                        </w:rPr>
                        <w:fldChar w:fldCharType="end"/>
                      </w:r>
                      <w:r w:rsidRPr="00435B52">
                        <w:rPr>
                          <w:sz w:val="24"/>
                          <w:szCs w:val="24"/>
                        </w:rPr>
                        <w:t xml:space="preserve"> : Symfony</w:t>
                      </w:r>
                      <w:bookmarkEnd w:id="464"/>
                    </w:p>
                  </w:txbxContent>
                </v:textbox>
                <w10:wrap type="square" anchorx="margin"/>
              </v:shape>
            </w:pict>
          </mc:Fallback>
        </mc:AlternateContent>
      </w:r>
      <w:r w:rsidR="00AE020F" w:rsidRPr="00BB6FA3">
        <w:rPr>
          <w:rFonts w:asciiTheme="majorBidi" w:hAnsiTheme="majorBidi" w:cstheme="majorBidi"/>
          <w:sz w:val="24"/>
          <w:szCs w:val="24"/>
        </w:rPr>
        <w:t>Symfony 5 est un ensemble de composan</w:t>
      </w:r>
      <w:r>
        <w:rPr>
          <w:rFonts w:asciiTheme="majorBidi" w:hAnsiTheme="majorBidi" w:cstheme="majorBidi"/>
          <w:sz w:val="24"/>
          <w:szCs w:val="24"/>
        </w:rPr>
        <w:t>t PHP (aussi appelés librairies</w:t>
      </w:r>
      <w:r w:rsidR="00AE020F" w:rsidRPr="00BB6FA3">
        <w:rPr>
          <w:rFonts w:asciiTheme="majorBidi" w:hAnsiTheme="majorBidi" w:cstheme="majorBidi"/>
          <w:sz w:val="24"/>
          <w:szCs w:val="24"/>
        </w:rPr>
        <w:t xml:space="preserve">/ </w:t>
      </w:r>
      <w:r>
        <w:rPr>
          <w:rFonts w:asciiTheme="majorBidi" w:hAnsiTheme="majorBidi" w:cstheme="majorBidi"/>
          <w:sz w:val="24"/>
          <w:szCs w:val="24"/>
        </w:rPr>
        <w:t xml:space="preserve">    </w:t>
      </w:r>
      <w:r w:rsidR="00AE020F" w:rsidRPr="00BB6FA3">
        <w:rPr>
          <w:rFonts w:asciiTheme="majorBidi" w:hAnsiTheme="majorBidi" w:cstheme="majorBidi"/>
          <w:sz w:val="24"/>
          <w:szCs w:val="24"/>
        </w:rPr>
        <w:t>packages / bundles) ainsi qu’un Framework MVC libre écrit en PHP.</w:t>
      </w:r>
    </w:p>
    <w:p w14:paraId="3DECAA1D" w14:textId="2B463364" w:rsidR="00AE020F" w:rsidRPr="00BB6FA3" w:rsidRDefault="00AE020F" w:rsidP="00E53525">
      <w:pPr>
        <w:pStyle w:val="Paragraphedeliste"/>
        <w:spacing w:after="0" w:line="360" w:lineRule="auto"/>
        <w:ind w:left="2520"/>
        <w:jc w:val="both"/>
        <w:rPr>
          <w:rFonts w:asciiTheme="majorBidi" w:hAnsiTheme="majorBidi" w:cstheme="majorBidi"/>
          <w:sz w:val="24"/>
          <w:szCs w:val="24"/>
        </w:rPr>
      </w:pPr>
      <w:r w:rsidRPr="00BB6FA3">
        <w:rPr>
          <w:rFonts w:asciiTheme="majorBidi" w:hAnsiTheme="majorBidi" w:cstheme="majorBidi"/>
          <w:sz w:val="24"/>
          <w:szCs w:val="24"/>
        </w:rPr>
        <w:t>Il fournit des fonctionnalités modulaires et aménageable qui facilitent et accélèrent le développement d’un site web.</w:t>
      </w:r>
    </w:p>
    <w:p w14:paraId="602D8B9C" w14:textId="77777777" w:rsidR="00435B52" w:rsidRDefault="00435B52" w:rsidP="000B59EB">
      <w:pPr>
        <w:pStyle w:val="Paragraphedeliste"/>
        <w:spacing w:after="0" w:line="360" w:lineRule="auto"/>
        <w:ind w:left="1692"/>
        <w:jc w:val="both"/>
        <w:rPr>
          <w:rFonts w:asciiTheme="majorBidi" w:hAnsiTheme="majorBidi" w:cstheme="majorBidi"/>
          <w:sz w:val="24"/>
          <w:szCs w:val="24"/>
        </w:rPr>
      </w:pPr>
    </w:p>
    <w:p w14:paraId="3B46E504" w14:textId="39CB82A2" w:rsidR="00AE020F" w:rsidRPr="00BB6FA3" w:rsidRDefault="00435B52" w:rsidP="000B59EB">
      <w:pPr>
        <w:pStyle w:val="Paragraphedeliste"/>
        <w:spacing w:after="0" w:line="360" w:lineRule="auto"/>
        <w:ind w:left="1692"/>
        <w:jc w:val="both"/>
        <w:rPr>
          <w:rFonts w:asciiTheme="majorBidi" w:hAnsiTheme="majorBidi" w:cstheme="majorBidi"/>
          <w:sz w:val="24"/>
          <w:szCs w:val="24"/>
        </w:rPr>
      </w:pPr>
      <w:r>
        <w:rPr>
          <w:noProof/>
          <w:lang w:eastAsia="fr-FR"/>
        </w:rPr>
        <mc:AlternateContent>
          <mc:Choice Requires="wps">
            <w:drawing>
              <wp:anchor distT="0" distB="0" distL="114300" distR="114300" simplePos="0" relativeHeight="251700224" behindDoc="0" locked="0" layoutInCell="1" allowOverlap="1" wp14:anchorId="4F5F4197" wp14:editId="64D0BB96">
                <wp:simplePos x="0" y="0"/>
                <wp:positionH relativeFrom="column">
                  <wp:posOffset>-161925</wp:posOffset>
                </wp:positionH>
                <wp:positionV relativeFrom="paragraph">
                  <wp:posOffset>1048385</wp:posOffset>
                </wp:positionV>
                <wp:extent cx="1484630" cy="635"/>
                <wp:effectExtent l="0" t="0" r="0" b="0"/>
                <wp:wrapSquare wrapText="bothSides"/>
                <wp:docPr id="23" name="Zone de texte 23"/>
                <wp:cNvGraphicFramePr/>
                <a:graphic xmlns:a="http://schemas.openxmlformats.org/drawingml/2006/main">
                  <a:graphicData uri="http://schemas.microsoft.com/office/word/2010/wordprocessingShape">
                    <wps:wsp>
                      <wps:cNvSpPr txBox="1"/>
                      <wps:spPr>
                        <a:xfrm>
                          <a:off x="0" y="0"/>
                          <a:ext cx="1484630" cy="635"/>
                        </a:xfrm>
                        <a:prstGeom prst="rect">
                          <a:avLst/>
                        </a:prstGeom>
                        <a:solidFill>
                          <a:prstClr val="white"/>
                        </a:solidFill>
                        <a:ln>
                          <a:noFill/>
                        </a:ln>
                        <a:effectLst/>
                      </wps:spPr>
                      <wps:txbx>
                        <w:txbxContent>
                          <w:p w14:paraId="07FD8990" w14:textId="28C028ED" w:rsidR="00A40E68" w:rsidRPr="00435B52" w:rsidRDefault="00A40E68" w:rsidP="00435B52">
                            <w:pPr>
                              <w:pStyle w:val="Lgende"/>
                              <w:jc w:val="center"/>
                              <w:rPr>
                                <w:rFonts w:asciiTheme="majorBidi" w:hAnsiTheme="majorBidi" w:cstheme="majorBidi"/>
                                <w:noProof/>
                                <w:sz w:val="24"/>
                                <w:szCs w:val="24"/>
                              </w:rPr>
                            </w:pPr>
                            <w:bookmarkStart w:id="465" w:name="_Toc104390912"/>
                            <w:r w:rsidRPr="00435B52">
                              <w:rPr>
                                <w:sz w:val="24"/>
                                <w:szCs w:val="24"/>
                              </w:rPr>
                              <w:t xml:space="preserve">Figure </w:t>
                            </w:r>
                            <w:r w:rsidRPr="00435B52">
                              <w:rPr>
                                <w:sz w:val="24"/>
                                <w:szCs w:val="24"/>
                              </w:rPr>
                              <w:fldChar w:fldCharType="begin"/>
                            </w:r>
                            <w:r w:rsidRPr="00435B52">
                              <w:rPr>
                                <w:sz w:val="24"/>
                                <w:szCs w:val="24"/>
                              </w:rPr>
                              <w:instrText xml:space="preserve"> SEQ Figure \* ARABIC </w:instrText>
                            </w:r>
                            <w:r w:rsidRPr="00435B52">
                              <w:rPr>
                                <w:sz w:val="24"/>
                                <w:szCs w:val="24"/>
                              </w:rPr>
                              <w:fldChar w:fldCharType="separate"/>
                            </w:r>
                            <w:r>
                              <w:rPr>
                                <w:noProof/>
                                <w:sz w:val="24"/>
                                <w:szCs w:val="24"/>
                              </w:rPr>
                              <w:t>6</w:t>
                            </w:r>
                            <w:r w:rsidRPr="00435B52">
                              <w:rPr>
                                <w:sz w:val="24"/>
                                <w:szCs w:val="24"/>
                              </w:rPr>
                              <w:fldChar w:fldCharType="end"/>
                            </w:r>
                            <w:r w:rsidRPr="00435B52">
                              <w:rPr>
                                <w:sz w:val="24"/>
                                <w:szCs w:val="24"/>
                              </w:rPr>
                              <w:t xml:space="preserve"> : </w:t>
                            </w:r>
                            <w:proofErr w:type="spellStart"/>
                            <w:r w:rsidRPr="00435B52">
                              <w:rPr>
                                <w:sz w:val="24"/>
                                <w:szCs w:val="24"/>
                              </w:rPr>
                              <w:t>ReactJS</w:t>
                            </w:r>
                            <w:bookmarkEnd w:id="46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F4197" id="Zone de texte 23" o:spid="_x0000_s1038" type="#_x0000_t202" style="position:absolute;left:0;text-align:left;margin-left:-12.75pt;margin-top:82.55pt;width:116.9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" stroked="f">
                <v:textbox style="mso-fit-shape-to-text:t" inset="0,0,0,0">
                  <w:txbxContent>
                    <w:p w14:paraId="07FD8990" w14:textId="28C028ED" w:rsidR="00A40E68" w:rsidRPr="00435B52" w:rsidRDefault="00A40E68" w:rsidP="00435B52">
                      <w:pPr>
                        <w:pStyle w:val="Lgende"/>
                        <w:jc w:val="center"/>
                        <w:rPr>
                          <w:rFonts w:asciiTheme="majorBidi" w:hAnsiTheme="majorBidi" w:cstheme="majorBidi"/>
                          <w:noProof/>
                          <w:sz w:val="24"/>
                          <w:szCs w:val="24"/>
                        </w:rPr>
                      </w:pPr>
                      <w:bookmarkStart w:id="466" w:name="_Toc104390912"/>
                      <w:r w:rsidRPr="00435B52">
                        <w:rPr>
                          <w:sz w:val="24"/>
                          <w:szCs w:val="24"/>
                        </w:rPr>
                        <w:t xml:space="preserve">Figure </w:t>
                      </w:r>
                      <w:r w:rsidRPr="00435B52">
                        <w:rPr>
                          <w:sz w:val="24"/>
                          <w:szCs w:val="24"/>
                        </w:rPr>
                        <w:fldChar w:fldCharType="begin"/>
                      </w:r>
                      <w:r w:rsidRPr="00435B52">
                        <w:rPr>
                          <w:sz w:val="24"/>
                          <w:szCs w:val="24"/>
                        </w:rPr>
                        <w:instrText xml:space="preserve"> SEQ Figure \* ARABIC </w:instrText>
                      </w:r>
                      <w:r w:rsidRPr="00435B52">
                        <w:rPr>
                          <w:sz w:val="24"/>
                          <w:szCs w:val="24"/>
                        </w:rPr>
                        <w:fldChar w:fldCharType="separate"/>
                      </w:r>
                      <w:r>
                        <w:rPr>
                          <w:noProof/>
                          <w:sz w:val="24"/>
                          <w:szCs w:val="24"/>
                        </w:rPr>
                        <w:t>6</w:t>
                      </w:r>
                      <w:r w:rsidRPr="00435B52">
                        <w:rPr>
                          <w:sz w:val="24"/>
                          <w:szCs w:val="24"/>
                        </w:rPr>
                        <w:fldChar w:fldCharType="end"/>
                      </w:r>
                      <w:r w:rsidRPr="00435B52">
                        <w:rPr>
                          <w:sz w:val="24"/>
                          <w:szCs w:val="24"/>
                        </w:rPr>
                        <w:t xml:space="preserve"> : </w:t>
                      </w:r>
                      <w:proofErr w:type="spellStart"/>
                      <w:r w:rsidRPr="00435B52">
                        <w:rPr>
                          <w:sz w:val="24"/>
                          <w:szCs w:val="24"/>
                        </w:rPr>
                        <w:t>ReactJS</w:t>
                      </w:r>
                      <w:bookmarkEnd w:id="466"/>
                      <w:proofErr w:type="spellEnd"/>
                    </w:p>
                  </w:txbxContent>
                </v:textbox>
                <w10:wrap type="square"/>
              </v:shape>
            </w:pict>
          </mc:Fallback>
        </mc:AlternateContent>
      </w:r>
      <w:r w:rsidR="00F26B45" w:rsidRPr="00BB6FA3">
        <w:rPr>
          <w:rFonts w:asciiTheme="majorBidi" w:hAnsiTheme="majorBidi" w:cstheme="majorBidi"/>
          <w:noProof/>
          <w:lang w:eastAsia="fr-FR"/>
        </w:rPr>
        <w:drawing>
          <wp:anchor distT="0" distB="0" distL="114300" distR="114300" simplePos="0" relativeHeight="251676672" behindDoc="0" locked="0" layoutInCell="1" allowOverlap="1" wp14:anchorId="2AB8890F" wp14:editId="69969354">
            <wp:simplePos x="0" y="0"/>
            <wp:positionH relativeFrom="column">
              <wp:posOffset>-162313</wp:posOffset>
            </wp:positionH>
            <wp:positionV relativeFrom="paragraph">
              <wp:posOffset>16316</wp:posOffset>
            </wp:positionV>
            <wp:extent cx="1484630" cy="975360"/>
            <wp:effectExtent l="0" t="0" r="0" b="0"/>
            <wp:wrapSquare wrapText="bothSides"/>
            <wp:docPr id="1" name="Image 1" descr="Votre solution de développement sur mesure avec React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otre solution de développement sur mesure avec React J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84630" cy="975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CC930F" w14:textId="3F67CA0B" w:rsidR="00AE020F" w:rsidRDefault="00AE020F" w:rsidP="00435B52">
      <w:pPr>
        <w:pStyle w:val="Paragraphedeliste"/>
        <w:numPr>
          <w:ilvl w:val="0"/>
          <w:numId w:val="61"/>
        </w:numPr>
        <w:spacing w:after="0" w:line="360" w:lineRule="auto"/>
        <w:jc w:val="both"/>
        <w:rPr>
          <w:rFonts w:asciiTheme="majorBidi" w:hAnsiTheme="majorBidi" w:cstheme="majorBidi"/>
          <w:sz w:val="24"/>
          <w:szCs w:val="24"/>
        </w:rPr>
      </w:pPr>
      <w:proofErr w:type="spellStart"/>
      <w:r w:rsidRPr="00BB6FA3">
        <w:rPr>
          <w:rFonts w:asciiTheme="majorBidi" w:hAnsiTheme="majorBidi" w:cstheme="majorBidi"/>
          <w:sz w:val="24"/>
          <w:szCs w:val="24"/>
        </w:rPr>
        <w:t>React</w:t>
      </w:r>
      <w:proofErr w:type="spellEnd"/>
      <w:r w:rsidRPr="00BB6FA3">
        <w:rPr>
          <w:rFonts w:asciiTheme="majorBidi" w:hAnsiTheme="majorBidi" w:cstheme="majorBidi"/>
          <w:sz w:val="24"/>
          <w:szCs w:val="24"/>
        </w:rPr>
        <w:t xml:space="preserve"> </w:t>
      </w:r>
      <w:proofErr w:type="spellStart"/>
      <w:r w:rsidRPr="00BB6FA3">
        <w:rPr>
          <w:rFonts w:asciiTheme="majorBidi" w:hAnsiTheme="majorBidi" w:cstheme="majorBidi"/>
          <w:sz w:val="24"/>
          <w:szCs w:val="24"/>
        </w:rPr>
        <w:t>Js</w:t>
      </w:r>
      <w:proofErr w:type="spellEnd"/>
      <w:r w:rsidRPr="00BB6FA3">
        <w:rPr>
          <w:rFonts w:asciiTheme="majorBidi" w:hAnsiTheme="majorBidi" w:cstheme="majorBidi"/>
          <w:sz w:val="24"/>
          <w:szCs w:val="24"/>
        </w:rPr>
        <w:t xml:space="preserve"> est une bibliothèque JavaScript frontale à code source ouvert permettant de créer des interfaces utilisateurs ou des composants d’interface </w:t>
      </w:r>
      <w:r w:rsidR="00435B52" w:rsidRPr="00BB6FA3">
        <w:rPr>
          <w:rFonts w:asciiTheme="majorBidi" w:hAnsiTheme="majorBidi" w:cstheme="majorBidi"/>
          <w:sz w:val="24"/>
          <w:szCs w:val="24"/>
        </w:rPr>
        <w:t>utilisateur.</w:t>
      </w:r>
    </w:p>
    <w:p w14:paraId="4E51B71D" w14:textId="77777777" w:rsidR="00435B52" w:rsidRDefault="00435B52" w:rsidP="000B59EB">
      <w:pPr>
        <w:pStyle w:val="Paragraphedeliste"/>
        <w:spacing w:after="0" w:line="360" w:lineRule="auto"/>
        <w:ind w:left="1692" w:firstLine="432"/>
        <w:jc w:val="both"/>
        <w:rPr>
          <w:rFonts w:asciiTheme="majorBidi" w:hAnsiTheme="majorBidi" w:cstheme="majorBidi"/>
          <w:sz w:val="24"/>
          <w:szCs w:val="24"/>
        </w:rPr>
      </w:pPr>
    </w:p>
    <w:p w14:paraId="0A17F969" w14:textId="77777777" w:rsidR="00E53525" w:rsidRDefault="00E53525" w:rsidP="000B59EB">
      <w:pPr>
        <w:pStyle w:val="Paragraphedeliste"/>
        <w:spacing w:after="0" w:line="360" w:lineRule="auto"/>
        <w:ind w:left="1692" w:firstLine="432"/>
        <w:jc w:val="both"/>
        <w:rPr>
          <w:rFonts w:asciiTheme="majorBidi" w:hAnsiTheme="majorBidi" w:cstheme="majorBidi"/>
          <w:sz w:val="24"/>
          <w:szCs w:val="24"/>
        </w:rPr>
      </w:pPr>
    </w:p>
    <w:p w14:paraId="100405CF" w14:textId="0BBEDB2C" w:rsidR="00435B52" w:rsidRPr="00BB6FA3" w:rsidRDefault="00435B52" w:rsidP="000B59EB">
      <w:pPr>
        <w:pStyle w:val="Paragraphedeliste"/>
        <w:spacing w:after="0" w:line="360" w:lineRule="auto"/>
        <w:ind w:left="1692" w:firstLine="432"/>
        <w:jc w:val="both"/>
        <w:rPr>
          <w:rFonts w:asciiTheme="majorBidi" w:hAnsiTheme="majorBidi" w:cstheme="majorBidi"/>
          <w:sz w:val="24"/>
          <w:szCs w:val="24"/>
        </w:rPr>
      </w:pPr>
      <w:r>
        <w:rPr>
          <w:rFonts w:asciiTheme="majorBidi" w:hAnsiTheme="majorBidi" w:cstheme="majorBidi"/>
          <w:sz w:val="24"/>
          <w:szCs w:val="24"/>
        </w:rPr>
        <w:tab/>
      </w:r>
    </w:p>
    <w:p w14:paraId="283280AA" w14:textId="52E4CFF1" w:rsidR="00AE020F" w:rsidRPr="00BB6FA3" w:rsidRDefault="00AE020F" w:rsidP="000B59EB">
      <w:pPr>
        <w:pStyle w:val="Paragraphedeliste"/>
        <w:numPr>
          <w:ilvl w:val="0"/>
          <w:numId w:val="24"/>
        </w:numPr>
        <w:spacing w:after="0" w:line="360" w:lineRule="auto"/>
        <w:jc w:val="both"/>
        <w:rPr>
          <w:rFonts w:asciiTheme="majorBidi" w:hAnsiTheme="majorBidi" w:cstheme="majorBidi"/>
          <w:sz w:val="28"/>
          <w:szCs w:val="28"/>
        </w:rPr>
      </w:pPr>
      <w:r w:rsidRPr="00BB6FA3">
        <w:rPr>
          <w:rFonts w:asciiTheme="majorBidi" w:hAnsiTheme="majorBidi" w:cstheme="majorBidi"/>
          <w:noProof/>
          <w:lang w:eastAsia="fr-FR"/>
        </w:rPr>
        <w:drawing>
          <wp:anchor distT="0" distB="0" distL="114300" distR="114300" simplePos="0" relativeHeight="251669504" behindDoc="0" locked="0" layoutInCell="1" allowOverlap="1" wp14:anchorId="2B2A7BE0" wp14:editId="40A13681">
            <wp:simplePos x="0" y="0"/>
            <wp:positionH relativeFrom="margin">
              <wp:align>left</wp:align>
            </wp:positionH>
            <wp:positionV relativeFrom="paragraph">
              <wp:posOffset>21213</wp:posOffset>
            </wp:positionV>
            <wp:extent cx="1189355" cy="90297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95884" cy="9083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B6FA3">
        <w:rPr>
          <w:rFonts w:asciiTheme="majorBidi" w:hAnsiTheme="majorBidi" w:cstheme="majorBidi"/>
          <w:sz w:val="28"/>
          <w:szCs w:val="28"/>
        </w:rPr>
        <w:t xml:space="preserve">Langage de développement web </w:t>
      </w:r>
    </w:p>
    <w:p w14:paraId="47FEF23E" w14:textId="2F0A3C60" w:rsidR="00435B52" w:rsidRDefault="00E53525" w:rsidP="00E53525">
      <w:pPr>
        <w:pStyle w:val="Paragraphedeliste"/>
        <w:spacing w:after="0" w:line="360" w:lineRule="auto"/>
        <w:ind w:left="2520"/>
        <w:jc w:val="both"/>
        <w:rPr>
          <w:rFonts w:asciiTheme="majorBidi" w:hAnsiTheme="majorBidi" w:cstheme="majorBidi"/>
          <w:sz w:val="24"/>
          <w:szCs w:val="24"/>
        </w:rPr>
      </w:pPr>
      <w:r>
        <w:rPr>
          <w:noProof/>
          <w:lang w:eastAsia="fr-FR"/>
        </w:rPr>
        <mc:AlternateContent>
          <mc:Choice Requires="wps">
            <w:drawing>
              <wp:anchor distT="0" distB="0" distL="114300" distR="114300" simplePos="0" relativeHeight="251702272" behindDoc="0" locked="0" layoutInCell="1" allowOverlap="1" wp14:anchorId="6EBB890F" wp14:editId="262A1455">
                <wp:simplePos x="0" y="0"/>
                <wp:positionH relativeFrom="margin">
                  <wp:align>left</wp:align>
                </wp:positionH>
                <wp:positionV relativeFrom="paragraph">
                  <wp:posOffset>668112</wp:posOffset>
                </wp:positionV>
                <wp:extent cx="1066800" cy="635"/>
                <wp:effectExtent l="0" t="0" r="0" b="0"/>
                <wp:wrapSquare wrapText="bothSides"/>
                <wp:docPr id="24" name="Zone de texte 24"/>
                <wp:cNvGraphicFramePr/>
                <a:graphic xmlns:a="http://schemas.openxmlformats.org/drawingml/2006/main">
                  <a:graphicData uri="http://schemas.microsoft.com/office/word/2010/wordprocessingShape">
                    <wps:wsp>
                      <wps:cNvSpPr txBox="1"/>
                      <wps:spPr>
                        <a:xfrm>
                          <a:off x="0" y="0"/>
                          <a:ext cx="1066800" cy="635"/>
                        </a:xfrm>
                        <a:prstGeom prst="rect">
                          <a:avLst/>
                        </a:prstGeom>
                        <a:solidFill>
                          <a:prstClr val="white"/>
                        </a:solidFill>
                        <a:ln>
                          <a:noFill/>
                        </a:ln>
                        <a:effectLst/>
                      </wps:spPr>
                      <wps:txbx>
                        <w:txbxContent>
                          <w:p w14:paraId="33B40B63" w14:textId="0882B30C" w:rsidR="00A40E68" w:rsidRPr="00435B52" w:rsidRDefault="00A40E68" w:rsidP="00435B52">
                            <w:pPr>
                              <w:pStyle w:val="Lgende"/>
                              <w:jc w:val="center"/>
                              <w:rPr>
                                <w:rFonts w:asciiTheme="majorBidi" w:hAnsiTheme="majorBidi" w:cstheme="majorBidi"/>
                                <w:noProof/>
                                <w:sz w:val="24"/>
                                <w:szCs w:val="24"/>
                              </w:rPr>
                            </w:pPr>
                            <w:bookmarkStart w:id="467" w:name="_Toc104390913"/>
                            <w:r w:rsidRPr="00435B52">
                              <w:rPr>
                                <w:sz w:val="24"/>
                                <w:szCs w:val="24"/>
                              </w:rPr>
                              <w:t xml:space="preserve">Figure </w:t>
                            </w:r>
                            <w:r w:rsidRPr="00435B52">
                              <w:rPr>
                                <w:sz w:val="24"/>
                                <w:szCs w:val="24"/>
                              </w:rPr>
                              <w:fldChar w:fldCharType="begin"/>
                            </w:r>
                            <w:r w:rsidRPr="00435B52">
                              <w:rPr>
                                <w:sz w:val="24"/>
                                <w:szCs w:val="24"/>
                              </w:rPr>
                              <w:instrText xml:space="preserve"> SEQ Figure \* ARABIC </w:instrText>
                            </w:r>
                            <w:r w:rsidRPr="00435B52">
                              <w:rPr>
                                <w:sz w:val="24"/>
                                <w:szCs w:val="24"/>
                              </w:rPr>
                              <w:fldChar w:fldCharType="separate"/>
                            </w:r>
                            <w:r>
                              <w:rPr>
                                <w:noProof/>
                                <w:sz w:val="24"/>
                                <w:szCs w:val="24"/>
                              </w:rPr>
                              <w:t>7</w:t>
                            </w:r>
                            <w:r w:rsidRPr="00435B52">
                              <w:rPr>
                                <w:sz w:val="24"/>
                                <w:szCs w:val="24"/>
                              </w:rPr>
                              <w:fldChar w:fldCharType="end"/>
                            </w:r>
                            <w:r w:rsidRPr="00435B52">
                              <w:rPr>
                                <w:sz w:val="24"/>
                                <w:szCs w:val="24"/>
                              </w:rPr>
                              <w:t xml:space="preserve"> : HTML</w:t>
                            </w:r>
                            <w:bookmarkEnd w:id="4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B890F" id="Zone de texte 24" o:spid="_x0000_s1039" type="#_x0000_t202" style="position:absolute;left:0;text-align:left;margin-left:0;margin-top:52.6pt;width:84pt;height:.05pt;z-index:251702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" stroked="f">
                <v:textbox style="mso-fit-shape-to-text:t" inset="0,0,0,0">
                  <w:txbxContent>
                    <w:p w14:paraId="33B40B63" w14:textId="0882B30C" w:rsidR="00A40E68" w:rsidRPr="00435B52" w:rsidRDefault="00A40E68" w:rsidP="00435B52">
                      <w:pPr>
                        <w:pStyle w:val="Lgende"/>
                        <w:jc w:val="center"/>
                        <w:rPr>
                          <w:rFonts w:asciiTheme="majorBidi" w:hAnsiTheme="majorBidi" w:cstheme="majorBidi"/>
                          <w:noProof/>
                          <w:sz w:val="24"/>
                          <w:szCs w:val="24"/>
                        </w:rPr>
                      </w:pPr>
                      <w:bookmarkStart w:id="468" w:name="_Toc104390913"/>
                      <w:r w:rsidRPr="00435B52">
                        <w:rPr>
                          <w:sz w:val="24"/>
                          <w:szCs w:val="24"/>
                        </w:rPr>
                        <w:t xml:space="preserve">Figure </w:t>
                      </w:r>
                      <w:r w:rsidRPr="00435B52">
                        <w:rPr>
                          <w:sz w:val="24"/>
                          <w:szCs w:val="24"/>
                        </w:rPr>
                        <w:fldChar w:fldCharType="begin"/>
                      </w:r>
                      <w:r w:rsidRPr="00435B52">
                        <w:rPr>
                          <w:sz w:val="24"/>
                          <w:szCs w:val="24"/>
                        </w:rPr>
                        <w:instrText xml:space="preserve"> SEQ Figure \* ARABIC </w:instrText>
                      </w:r>
                      <w:r w:rsidRPr="00435B52">
                        <w:rPr>
                          <w:sz w:val="24"/>
                          <w:szCs w:val="24"/>
                        </w:rPr>
                        <w:fldChar w:fldCharType="separate"/>
                      </w:r>
                      <w:r>
                        <w:rPr>
                          <w:noProof/>
                          <w:sz w:val="24"/>
                          <w:szCs w:val="24"/>
                        </w:rPr>
                        <w:t>7</w:t>
                      </w:r>
                      <w:r w:rsidRPr="00435B52">
                        <w:rPr>
                          <w:sz w:val="24"/>
                          <w:szCs w:val="24"/>
                        </w:rPr>
                        <w:fldChar w:fldCharType="end"/>
                      </w:r>
                      <w:r w:rsidRPr="00435B52">
                        <w:rPr>
                          <w:sz w:val="24"/>
                          <w:szCs w:val="24"/>
                        </w:rPr>
                        <w:t xml:space="preserve"> : HTML</w:t>
                      </w:r>
                      <w:bookmarkEnd w:id="468"/>
                    </w:p>
                  </w:txbxContent>
                </v:textbox>
                <w10:wrap type="square" anchorx="margin"/>
              </v:shape>
            </w:pict>
          </mc:Fallback>
        </mc:AlternateContent>
      </w:r>
      <w:r w:rsidR="00AE020F" w:rsidRPr="00BB6FA3">
        <w:rPr>
          <w:rFonts w:asciiTheme="majorBidi" w:hAnsiTheme="majorBidi" w:cstheme="majorBidi"/>
          <w:sz w:val="24"/>
          <w:szCs w:val="24"/>
        </w:rPr>
        <w:t xml:space="preserve">HTML c’est un langage de formatage du texte pour la structuration de </w:t>
      </w:r>
      <w:r>
        <w:rPr>
          <w:rFonts w:asciiTheme="majorBidi" w:hAnsiTheme="majorBidi" w:cstheme="majorBidi"/>
          <w:sz w:val="24"/>
          <w:szCs w:val="24"/>
        </w:rPr>
        <w:t xml:space="preserve">  </w:t>
      </w:r>
      <w:r w:rsidR="00AE020F" w:rsidRPr="00BB6FA3">
        <w:rPr>
          <w:rFonts w:asciiTheme="majorBidi" w:hAnsiTheme="majorBidi" w:cstheme="majorBidi"/>
          <w:sz w:val="24"/>
          <w:szCs w:val="24"/>
        </w:rPr>
        <w:t xml:space="preserve">page web. L’acronyme signifie HyperText Markup </w:t>
      </w:r>
      <w:r w:rsidR="00FD7429" w:rsidRPr="00BB6FA3">
        <w:rPr>
          <w:rFonts w:asciiTheme="majorBidi" w:hAnsiTheme="majorBidi" w:cstheme="majorBidi"/>
          <w:sz w:val="24"/>
          <w:szCs w:val="24"/>
        </w:rPr>
        <w:t>Langage,</w:t>
      </w:r>
      <w:r w:rsidR="00AE020F" w:rsidRPr="00BB6FA3">
        <w:rPr>
          <w:rFonts w:asciiTheme="majorBidi" w:hAnsiTheme="majorBidi" w:cstheme="majorBidi"/>
          <w:sz w:val="24"/>
          <w:szCs w:val="24"/>
        </w:rPr>
        <w:t xml:space="preserve"> ce qui signifie en français « langage de balise d’hypertexte </w:t>
      </w:r>
      <w:r w:rsidR="00FD7429" w:rsidRPr="00BB6FA3">
        <w:rPr>
          <w:rFonts w:asciiTheme="majorBidi" w:hAnsiTheme="majorBidi" w:cstheme="majorBidi"/>
          <w:sz w:val="24"/>
          <w:szCs w:val="24"/>
        </w:rPr>
        <w:t>»</w:t>
      </w:r>
    </w:p>
    <w:p w14:paraId="375ACDFB" w14:textId="77777777" w:rsidR="00E53525" w:rsidRDefault="00E53525" w:rsidP="000B59EB">
      <w:pPr>
        <w:pStyle w:val="Paragraphedeliste"/>
        <w:spacing w:after="0" w:line="360" w:lineRule="auto"/>
        <w:ind w:left="1692" w:firstLine="432"/>
        <w:jc w:val="both"/>
        <w:rPr>
          <w:rFonts w:asciiTheme="majorBidi" w:hAnsiTheme="majorBidi" w:cstheme="majorBidi"/>
          <w:sz w:val="24"/>
          <w:szCs w:val="24"/>
        </w:rPr>
      </w:pPr>
    </w:p>
    <w:p w14:paraId="347EC7E9" w14:textId="1A9FFF87" w:rsidR="00AE020F" w:rsidRDefault="00FD7429" w:rsidP="000B59EB">
      <w:pPr>
        <w:pStyle w:val="Paragraphedeliste"/>
        <w:spacing w:after="0" w:line="360" w:lineRule="auto"/>
        <w:ind w:left="1692" w:firstLine="432"/>
        <w:jc w:val="both"/>
        <w:rPr>
          <w:rFonts w:asciiTheme="majorBidi" w:hAnsiTheme="majorBidi" w:cstheme="majorBidi"/>
          <w:sz w:val="24"/>
          <w:szCs w:val="24"/>
        </w:rPr>
      </w:pPr>
      <w:r w:rsidRPr="00BB6FA3">
        <w:rPr>
          <w:rFonts w:asciiTheme="majorBidi" w:hAnsiTheme="majorBidi" w:cstheme="majorBidi"/>
          <w:sz w:val="24"/>
          <w:szCs w:val="24"/>
        </w:rPr>
        <w:t>.</w:t>
      </w:r>
    </w:p>
    <w:p w14:paraId="12756736" w14:textId="77777777" w:rsidR="00E53525" w:rsidRDefault="00E53525" w:rsidP="000B59EB">
      <w:pPr>
        <w:pStyle w:val="Paragraphedeliste"/>
        <w:spacing w:after="0" w:line="360" w:lineRule="auto"/>
        <w:ind w:left="1692" w:firstLine="432"/>
        <w:jc w:val="both"/>
        <w:rPr>
          <w:rFonts w:asciiTheme="majorBidi" w:hAnsiTheme="majorBidi" w:cstheme="majorBidi"/>
          <w:sz w:val="24"/>
          <w:szCs w:val="24"/>
        </w:rPr>
      </w:pPr>
    </w:p>
    <w:p w14:paraId="2FEAAC67" w14:textId="4E1EF38C" w:rsidR="00435B52" w:rsidRPr="00BB6FA3" w:rsidRDefault="00E53525" w:rsidP="000B59EB">
      <w:pPr>
        <w:pStyle w:val="Paragraphedeliste"/>
        <w:spacing w:after="0" w:line="360" w:lineRule="auto"/>
        <w:ind w:left="1692" w:firstLine="432"/>
        <w:jc w:val="both"/>
        <w:rPr>
          <w:rFonts w:asciiTheme="majorBidi" w:hAnsiTheme="majorBidi" w:cstheme="majorBidi"/>
          <w:sz w:val="24"/>
          <w:szCs w:val="24"/>
        </w:rPr>
      </w:pPr>
      <w:r w:rsidRPr="00BB6FA3">
        <w:rPr>
          <w:rFonts w:asciiTheme="majorBidi" w:hAnsiTheme="majorBidi" w:cstheme="majorBidi"/>
          <w:noProof/>
          <w:lang w:eastAsia="fr-FR"/>
        </w:rPr>
        <w:lastRenderedPageBreak/>
        <w:drawing>
          <wp:anchor distT="0" distB="0" distL="114300" distR="114300" simplePos="0" relativeHeight="251670528" behindDoc="0" locked="0" layoutInCell="1" allowOverlap="1" wp14:anchorId="654B1E29" wp14:editId="0B63E5D9">
            <wp:simplePos x="0" y="0"/>
            <wp:positionH relativeFrom="margin">
              <wp:posOffset>116840</wp:posOffset>
            </wp:positionH>
            <wp:positionV relativeFrom="paragraph">
              <wp:posOffset>104967</wp:posOffset>
            </wp:positionV>
            <wp:extent cx="859155" cy="969645"/>
            <wp:effectExtent l="0" t="0" r="0" b="1905"/>
            <wp:wrapSquare wrapText="bothSides"/>
            <wp:docPr id="5" name="Image 5" descr="Feuilles de style en cascad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euilles de style en cascade — Wikipédi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59155" cy="9696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704320" behindDoc="0" locked="0" layoutInCell="1" allowOverlap="1" wp14:anchorId="0AA82A2A" wp14:editId="14722A76">
                <wp:simplePos x="0" y="0"/>
                <wp:positionH relativeFrom="column">
                  <wp:posOffset>65405</wp:posOffset>
                </wp:positionH>
                <wp:positionV relativeFrom="paragraph">
                  <wp:posOffset>1138555</wp:posOffset>
                </wp:positionV>
                <wp:extent cx="914400" cy="635"/>
                <wp:effectExtent l="0" t="0" r="0" b="0"/>
                <wp:wrapSquare wrapText="bothSides"/>
                <wp:docPr id="25" name="Zone de texte 25"/>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a:effectLst/>
                      </wps:spPr>
                      <wps:txbx>
                        <w:txbxContent>
                          <w:p w14:paraId="783B9393" w14:textId="40AABA63" w:rsidR="00A40E68" w:rsidRPr="00E53525" w:rsidRDefault="00A40E68" w:rsidP="00E53525">
                            <w:pPr>
                              <w:pStyle w:val="Lgende"/>
                              <w:jc w:val="center"/>
                              <w:rPr>
                                <w:rFonts w:asciiTheme="majorBidi" w:hAnsiTheme="majorBidi" w:cstheme="majorBidi"/>
                                <w:noProof/>
                                <w:sz w:val="24"/>
                                <w:szCs w:val="24"/>
                              </w:rPr>
                            </w:pPr>
                            <w:bookmarkStart w:id="469" w:name="_Toc104390914"/>
                            <w:r w:rsidRPr="00E53525">
                              <w:rPr>
                                <w:sz w:val="24"/>
                                <w:szCs w:val="24"/>
                              </w:rPr>
                              <w:t xml:space="preserve">Figure </w:t>
                            </w:r>
                            <w:r w:rsidRPr="00E53525">
                              <w:rPr>
                                <w:sz w:val="24"/>
                                <w:szCs w:val="24"/>
                              </w:rPr>
                              <w:fldChar w:fldCharType="begin"/>
                            </w:r>
                            <w:r w:rsidRPr="00E53525">
                              <w:rPr>
                                <w:sz w:val="24"/>
                                <w:szCs w:val="24"/>
                              </w:rPr>
                              <w:instrText xml:space="preserve"> SEQ Figure \* ARABIC </w:instrText>
                            </w:r>
                            <w:r w:rsidRPr="00E53525">
                              <w:rPr>
                                <w:sz w:val="24"/>
                                <w:szCs w:val="24"/>
                              </w:rPr>
                              <w:fldChar w:fldCharType="separate"/>
                            </w:r>
                            <w:r>
                              <w:rPr>
                                <w:noProof/>
                                <w:sz w:val="24"/>
                                <w:szCs w:val="24"/>
                              </w:rPr>
                              <w:t>8</w:t>
                            </w:r>
                            <w:r w:rsidRPr="00E53525">
                              <w:rPr>
                                <w:sz w:val="24"/>
                                <w:szCs w:val="24"/>
                              </w:rPr>
                              <w:fldChar w:fldCharType="end"/>
                            </w:r>
                            <w:r w:rsidRPr="00E53525">
                              <w:rPr>
                                <w:sz w:val="24"/>
                                <w:szCs w:val="24"/>
                              </w:rPr>
                              <w:t xml:space="preserve"> : CSS</w:t>
                            </w:r>
                            <w:bookmarkEnd w:id="4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A82A2A" id="Zone de texte 25" o:spid="_x0000_s1040" type="#_x0000_t202" style="position:absolute;left:0;text-align:left;margin-left:5.15pt;margin-top:89.65pt;width:1in;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" stroked="f">
                <v:textbox style="mso-fit-shape-to-text:t" inset="0,0,0,0">
                  <w:txbxContent>
                    <w:p w14:paraId="783B9393" w14:textId="40AABA63" w:rsidR="00A40E68" w:rsidRPr="00E53525" w:rsidRDefault="00A40E68" w:rsidP="00E53525">
                      <w:pPr>
                        <w:pStyle w:val="Lgende"/>
                        <w:jc w:val="center"/>
                        <w:rPr>
                          <w:rFonts w:asciiTheme="majorBidi" w:hAnsiTheme="majorBidi" w:cstheme="majorBidi"/>
                          <w:noProof/>
                          <w:sz w:val="24"/>
                          <w:szCs w:val="24"/>
                        </w:rPr>
                      </w:pPr>
                      <w:bookmarkStart w:id="470" w:name="_Toc104390914"/>
                      <w:r w:rsidRPr="00E53525">
                        <w:rPr>
                          <w:sz w:val="24"/>
                          <w:szCs w:val="24"/>
                        </w:rPr>
                        <w:t xml:space="preserve">Figure </w:t>
                      </w:r>
                      <w:r w:rsidRPr="00E53525">
                        <w:rPr>
                          <w:sz w:val="24"/>
                          <w:szCs w:val="24"/>
                        </w:rPr>
                        <w:fldChar w:fldCharType="begin"/>
                      </w:r>
                      <w:r w:rsidRPr="00E53525">
                        <w:rPr>
                          <w:sz w:val="24"/>
                          <w:szCs w:val="24"/>
                        </w:rPr>
                        <w:instrText xml:space="preserve"> SEQ Figure \* ARABIC </w:instrText>
                      </w:r>
                      <w:r w:rsidRPr="00E53525">
                        <w:rPr>
                          <w:sz w:val="24"/>
                          <w:szCs w:val="24"/>
                        </w:rPr>
                        <w:fldChar w:fldCharType="separate"/>
                      </w:r>
                      <w:r>
                        <w:rPr>
                          <w:noProof/>
                          <w:sz w:val="24"/>
                          <w:szCs w:val="24"/>
                        </w:rPr>
                        <w:t>8</w:t>
                      </w:r>
                      <w:r w:rsidRPr="00E53525">
                        <w:rPr>
                          <w:sz w:val="24"/>
                          <w:szCs w:val="24"/>
                        </w:rPr>
                        <w:fldChar w:fldCharType="end"/>
                      </w:r>
                      <w:r w:rsidRPr="00E53525">
                        <w:rPr>
                          <w:sz w:val="24"/>
                          <w:szCs w:val="24"/>
                        </w:rPr>
                        <w:t xml:space="preserve"> : CSS</w:t>
                      </w:r>
                      <w:bookmarkEnd w:id="470"/>
                    </w:p>
                  </w:txbxContent>
                </v:textbox>
                <w10:wrap type="square"/>
              </v:shape>
            </w:pict>
          </mc:Fallback>
        </mc:AlternateContent>
      </w:r>
    </w:p>
    <w:p w14:paraId="7EC7FA6D" w14:textId="37015143" w:rsidR="00AE020F" w:rsidRPr="00BB6FA3" w:rsidRDefault="00AE020F" w:rsidP="00E53525">
      <w:pPr>
        <w:pStyle w:val="Paragraphedeliste"/>
        <w:numPr>
          <w:ilvl w:val="0"/>
          <w:numId w:val="61"/>
        </w:numPr>
        <w:spacing w:after="0" w:line="360" w:lineRule="auto"/>
        <w:jc w:val="both"/>
        <w:rPr>
          <w:rFonts w:asciiTheme="majorBidi" w:hAnsiTheme="majorBidi" w:cstheme="majorBidi"/>
          <w:sz w:val="24"/>
          <w:szCs w:val="24"/>
        </w:rPr>
      </w:pPr>
      <w:r w:rsidRPr="00E53525">
        <w:rPr>
          <w:rFonts w:asciiTheme="majorBidi" w:hAnsiTheme="majorBidi" w:cstheme="majorBidi"/>
          <w:b/>
          <w:sz w:val="24"/>
          <w:szCs w:val="24"/>
        </w:rPr>
        <w:t>CSS</w:t>
      </w:r>
      <w:r w:rsidRPr="00BB6FA3">
        <w:rPr>
          <w:rFonts w:asciiTheme="majorBidi" w:hAnsiTheme="majorBidi" w:cstheme="majorBidi"/>
          <w:sz w:val="24"/>
          <w:szCs w:val="24"/>
        </w:rPr>
        <w:t xml:space="preserve"> c’est un langage permettant de gérer la présentation de documents </w:t>
      </w:r>
      <w:r w:rsidR="00FD7429" w:rsidRPr="00BB6FA3">
        <w:rPr>
          <w:rFonts w:asciiTheme="majorBidi" w:hAnsiTheme="majorBidi" w:cstheme="majorBidi"/>
          <w:sz w:val="24"/>
          <w:szCs w:val="24"/>
        </w:rPr>
        <w:t>HTML,</w:t>
      </w:r>
      <w:r w:rsidRPr="00BB6FA3">
        <w:rPr>
          <w:rFonts w:asciiTheme="majorBidi" w:hAnsiTheme="majorBidi" w:cstheme="majorBidi"/>
          <w:sz w:val="24"/>
          <w:szCs w:val="24"/>
        </w:rPr>
        <w:t xml:space="preserve"> XML et de contrôler les styles d’affichages de toutes les pages web de </w:t>
      </w:r>
      <w:r w:rsidR="00F131CE" w:rsidRPr="00BB6FA3">
        <w:rPr>
          <w:rFonts w:asciiTheme="majorBidi" w:hAnsiTheme="majorBidi" w:cstheme="majorBidi"/>
          <w:sz w:val="24"/>
          <w:szCs w:val="24"/>
        </w:rPr>
        <w:t>l’application.</w:t>
      </w:r>
    </w:p>
    <w:p w14:paraId="58DF1E0F" w14:textId="49C92C9D" w:rsidR="00AE020F" w:rsidRPr="00BB6FA3" w:rsidRDefault="00AE020F" w:rsidP="000B59EB">
      <w:pPr>
        <w:pStyle w:val="Paragraphedeliste"/>
        <w:spacing w:after="0" w:line="360" w:lineRule="auto"/>
        <w:ind w:left="1692"/>
        <w:jc w:val="both"/>
        <w:rPr>
          <w:rFonts w:asciiTheme="majorBidi" w:hAnsiTheme="majorBidi" w:cstheme="majorBidi"/>
          <w:sz w:val="24"/>
          <w:szCs w:val="24"/>
        </w:rPr>
      </w:pPr>
    </w:p>
    <w:p w14:paraId="02910609" w14:textId="04CFCF3A" w:rsidR="00AE020F" w:rsidRPr="00BB6FA3" w:rsidRDefault="00E53525" w:rsidP="000B59EB">
      <w:pPr>
        <w:pStyle w:val="Paragraphedeliste"/>
        <w:spacing w:after="0" w:line="360" w:lineRule="auto"/>
        <w:ind w:left="1692"/>
        <w:jc w:val="both"/>
        <w:rPr>
          <w:rFonts w:asciiTheme="majorBidi" w:hAnsiTheme="majorBidi" w:cstheme="majorBidi"/>
          <w:sz w:val="24"/>
          <w:szCs w:val="24"/>
        </w:rPr>
      </w:pPr>
      <w:r>
        <w:rPr>
          <w:noProof/>
          <w:lang w:eastAsia="fr-FR"/>
        </w:rPr>
        <mc:AlternateContent>
          <mc:Choice Requires="wps">
            <w:drawing>
              <wp:anchor distT="0" distB="0" distL="114300" distR="114300" simplePos="0" relativeHeight="251706368" behindDoc="0" locked="0" layoutInCell="1" allowOverlap="1" wp14:anchorId="334D9B38" wp14:editId="56EF9513">
                <wp:simplePos x="0" y="0"/>
                <wp:positionH relativeFrom="column">
                  <wp:posOffset>-53975</wp:posOffset>
                </wp:positionH>
                <wp:positionV relativeFrom="paragraph">
                  <wp:posOffset>1175385</wp:posOffset>
                </wp:positionV>
                <wp:extent cx="1340485" cy="635"/>
                <wp:effectExtent l="0" t="0" r="0" b="0"/>
                <wp:wrapSquare wrapText="bothSides"/>
                <wp:docPr id="27" name="Zone de texte 27"/>
                <wp:cNvGraphicFramePr/>
                <a:graphic xmlns:a="http://schemas.openxmlformats.org/drawingml/2006/main">
                  <a:graphicData uri="http://schemas.microsoft.com/office/word/2010/wordprocessingShape">
                    <wps:wsp>
                      <wps:cNvSpPr txBox="1"/>
                      <wps:spPr>
                        <a:xfrm>
                          <a:off x="0" y="0"/>
                          <a:ext cx="1340485" cy="635"/>
                        </a:xfrm>
                        <a:prstGeom prst="rect">
                          <a:avLst/>
                        </a:prstGeom>
                        <a:solidFill>
                          <a:prstClr val="white"/>
                        </a:solidFill>
                        <a:ln>
                          <a:noFill/>
                        </a:ln>
                        <a:effectLst/>
                      </wps:spPr>
                      <wps:txbx>
                        <w:txbxContent>
                          <w:p w14:paraId="314B2249" w14:textId="403C0F01" w:rsidR="00A40E68" w:rsidRPr="00375916" w:rsidRDefault="00A40E68" w:rsidP="00E53525">
                            <w:pPr>
                              <w:pStyle w:val="Lgende"/>
                              <w:rPr>
                                <w:rFonts w:asciiTheme="majorBidi" w:hAnsiTheme="majorBidi" w:cstheme="majorBidi"/>
                                <w:noProof/>
                                <w:sz w:val="24"/>
                                <w:szCs w:val="24"/>
                              </w:rPr>
                            </w:pPr>
                            <w:bookmarkStart w:id="471" w:name="_Toc104390915"/>
                            <w:r w:rsidRPr="00375916">
                              <w:rPr>
                                <w:sz w:val="24"/>
                                <w:szCs w:val="24"/>
                              </w:rPr>
                              <w:t xml:space="preserve">Figure </w:t>
                            </w:r>
                            <w:r w:rsidRPr="00375916">
                              <w:rPr>
                                <w:sz w:val="24"/>
                                <w:szCs w:val="24"/>
                              </w:rPr>
                              <w:fldChar w:fldCharType="begin"/>
                            </w:r>
                            <w:r w:rsidRPr="00375916">
                              <w:rPr>
                                <w:sz w:val="24"/>
                                <w:szCs w:val="24"/>
                              </w:rPr>
                              <w:instrText xml:space="preserve"> SEQ Figure \* ARABIC </w:instrText>
                            </w:r>
                            <w:r w:rsidRPr="00375916">
                              <w:rPr>
                                <w:sz w:val="24"/>
                                <w:szCs w:val="24"/>
                              </w:rPr>
                              <w:fldChar w:fldCharType="separate"/>
                            </w:r>
                            <w:r>
                              <w:rPr>
                                <w:noProof/>
                                <w:sz w:val="24"/>
                                <w:szCs w:val="24"/>
                              </w:rPr>
                              <w:t>9</w:t>
                            </w:r>
                            <w:r w:rsidRPr="00375916">
                              <w:rPr>
                                <w:sz w:val="24"/>
                                <w:szCs w:val="24"/>
                              </w:rPr>
                              <w:fldChar w:fldCharType="end"/>
                            </w:r>
                            <w:r w:rsidRPr="00375916">
                              <w:rPr>
                                <w:sz w:val="24"/>
                                <w:szCs w:val="24"/>
                              </w:rPr>
                              <w:t xml:space="preserve"> : JavaScript</w:t>
                            </w:r>
                            <w:bookmarkEnd w:id="4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D9B38" id="Zone de texte 27" o:spid="_x0000_s1041" type="#_x0000_t202" style="position:absolute;left:0;text-align:left;margin-left:-4.25pt;margin-top:92.55pt;width:105.5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" stroked="f">
                <v:textbox style="mso-fit-shape-to-text:t" inset="0,0,0,0">
                  <w:txbxContent>
                    <w:p w14:paraId="314B2249" w14:textId="403C0F01" w:rsidR="00A40E68" w:rsidRPr="00375916" w:rsidRDefault="00A40E68" w:rsidP="00E53525">
                      <w:pPr>
                        <w:pStyle w:val="Lgende"/>
                        <w:rPr>
                          <w:rFonts w:asciiTheme="majorBidi" w:hAnsiTheme="majorBidi" w:cstheme="majorBidi"/>
                          <w:noProof/>
                          <w:sz w:val="24"/>
                          <w:szCs w:val="24"/>
                        </w:rPr>
                      </w:pPr>
                      <w:bookmarkStart w:id="472" w:name="_Toc104390915"/>
                      <w:r w:rsidRPr="00375916">
                        <w:rPr>
                          <w:sz w:val="24"/>
                          <w:szCs w:val="24"/>
                        </w:rPr>
                        <w:t xml:space="preserve">Figure </w:t>
                      </w:r>
                      <w:r w:rsidRPr="00375916">
                        <w:rPr>
                          <w:sz w:val="24"/>
                          <w:szCs w:val="24"/>
                        </w:rPr>
                        <w:fldChar w:fldCharType="begin"/>
                      </w:r>
                      <w:r w:rsidRPr="00375916">
                        <w:rPr>
                          <w:sz w:val="24"/>
                          <w:szCs w:val="24"/>
                        </w:rPr>
                        <w:instrText xml:space="preserve"> SEQ Figure \* ARABIC </w:instrText>
                      </w:r>
                      <w:r w:rsidRPr="00375916">
                        <w:rPr>
                          <w:sz w:val="24"/>
                          <w:szCs w:val="24"/>
                        </w:rPr>
                        <w:fldChar w:fldCharType="separate"/>
                      </w:r>
                      <w:r>
                        <w:rPr>
                          <w:noProof/>
                          <w:sz w:val="24"/>
                          <w:szCs w:val="24"/>
                        </w:rPr>
                        <w:t>9</w:t>
                      </w:r>
                      <w:r w:rsidRPr="00375916">
                        <w:rPr>
                          <w:sz w:val="24"/>
                          <w:szCs w:val="24"/>
                        </w:rPr>
                        <w:fldChar w:fldCharType="end"/>
                      </w:r>
                      <w:r w:rsidRPr="00375916">
                        <w:rPr>
                          <w:sz w:val="24"/>
                          <w:szCs w:val="24"/>
                        </w:rPr>
                        <w:t xml:space="preserve"> : JavaScript</w:t>
                      </w:r>
                      <w:bookmarkEnd w:id="472"/>
                    </w:p>
                  </w:txbxContent>
                </v:textbox>
                <w10:wrap type="square"/>
              </v:shape>
            </w:pict>
          </mc:Fallback>
        </mc:AlternateContent>
      </w:r>
      <w:r w:rsidRPr="00BB6FA3">
        <w:rPr>
          <w:rFonts w:asciiTheme="majorBidi" w:hAnsiTheme="majorBidi" w:cstheme="majorBidi"/>
          <w:noProof/>
          <w:lang w:eastAsia="fr-FR"/>
        </w:rPr>
        <w:drawing>
          <wp:anchor distT="0" distB="0" distL="114300" distR="114300" simplePos="0" relativeHeight="251671552" behindDoc="0" locked="0" layoutInCell="1" allowOverlap="1" wp14:anchorId="22652C27" wp14:editId="427BF48C">
            <wp:simplePos x="0" y="0"/>
            <wp:positionH relativeFrom="margin">
              <wp:posOffset>-54105</wp:posOffset>
            </wp:positionH>
            <wp:positionV relativeFrom="paragraph">
              <wp:posOffset>145185</wp:posOffset>
            </wp:positionV>
            <wp:extent cx="1340485" cy="973455"/>
            <wp:effectExtent l="0" t="0" r="0" b="0"/>
            <wp:wrapSquare wrapText="bothSides"/>
            <wp:docPr id="6" name="Image 6" descr="Découvrez JavaScript | 3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écouvrez JavaScript | 3W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40485" cy="973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98B82E" w14:textId="77777777" w:rsidR="00724415" w:rsidRDefault="00724415" w:rsidP="00724415">
      <w:pPr>
        <w:pStyle w:val="Paragraphedeliste"/>
        <w:spacing w:after="0" w:line="360" w:lineRule="auto"/>
        <w:ind w:left="2412"/>
        <w:jc w:val="both"/>
        <w:rPr>
          <w:rFonts w:asciiTheme="majorBidi" w:hAnsiTheme="majorBidi" w:cstheme="majorBidi"/>
          <w:sz w:val="24"/>
          <w:szCs w:val="24"/>
        </w:rPr>
      </w:pPr>
    </w:p>
    <w:p w14:paraId="10A13FEB" w14:textId="4F9E61BA" w:rsidR="00AE020F" w:rsidRPr="00BB6FA3" w:rsidRDefault="00AE020F" w:rsidP="00E53525">
      <w:pPr>
        <w:pStyle w:val="Paragraphedeliste"/>
        <w:numPr>
          <w:ilvl w:val="0"/>
          <w:numId w:val="61"/>
        </w:numPr>
        <w:spacing w:after="0" w:line="360" w:lineRule="auto"/>
        <w:jc w:val="both"/>
        <w:rPr>
          <w:rFonts w:asciiTheme="majorBidi" w:hAnsiTheme="majorBidi" w:cstheme="majorBidi"/>
          <w:sz w:val="24"/>
          <w:szCs w:val="24"/>
        </w:rPr>
      </w:pPr>
      <w:r w:rsidRPr="00BB6FA3">
        <w:rPr>
          <w:rFonts w:asciiTheme="majorBidi" w:hAnsiTheme="majorBidi" w:cstheme="majorBidi"/>
          <w:sz w:val="24"/>
          <w:szCs w:val="24"/>
        </w:rPr>
        <w:t>J</w:t>
      </w:r>
      <w:r w:rsidRPr="00E53525">
        <w:rPr>
          <w:rFonts w:asciiTheme="majorBidi" w:hAnsiTheme="majorBidi" w:cstheme="majorBidi"/>
          <w:b/>
          <w:sz w:val="24"/>
          <w:szCs w:val="24"/>
        </w:rPr>
        <w:t>avaScript</w:t>
      </w:r>
      <w:r w:rsidRPr="00BB6FA3">
        <w:rPr>
          <w:rFonts w:asciiTheme="majorBidi" w:hAnsiTheme="majorBidi" w:cstheme="majorBidi"/>
          <w:sz w:val="24"/>
          <w:szCs w:val="24"/>
        </w:rPr>
        <w:t xml:space="preserve"> pour programmer le comportement des pages web.</w:t>
      </w:r>
    </w:p>
    <w:p w14:paraId="151DDA24" w14:textId="77777777" w:rsidR="00AE020F" w:rsidRDefault="00AE020F" w:rsidP="000B59EB">
      <w:pPr>
        <w:pStyle w:val="Paragraphedeliste"/>
        <w:spacing w:after="0" w:line="360" w:lineRule="auto"/>
        <w:ind w:left="1692"/>
        <w:jc w:val="both"/>
        <w:rPr>
          <w:rFonts w:asciiTheme="majorBidi" w:hAnsiTheme="majorBidi" w:cstheme="majorBidi"/>
          <w:sz w:val="24"/>
          <w:szCs w:val="24"/>
        </w:rPr>
      </w:pPr>
    </w:p>
    <w:p w14:paraId="28617135" w14:textId="77777777" w:rsidR="00E53525" w:rsidRDefault="00E53525" w:rsidP="000B59EB">
      <w:pPr>
        <w:pStyle w:val="Paragraphedeliste"/>
        <w:spacing w:after="0" w:line="360" w:lineRule="auto"/>
        <w:ind w:left="1692"/>
        <w:jc w:val="both"/>
        <w:rPr>
          <w:rFonts w:asciiTheme="majorBidi" w:hAnsiTheme="majorBidi" w:cstheme="majorBidi"/>
          <w:sz w:val="24"/>
          <w:szCs w:val="24"/>
        </w:rPr>
      </w:pPr>
    </w:p>
    <w:p w14:paraId="3D40C9A2" w14:textId="77777777" w:rsidR="00E53525" w:rsidRDefault="00E53525" w:rsidP="000B59EB">
      <w:pPr>
        <w:pStyle w:val="Paragraphedeliste"/>
        <w:spacing w:after="0" w:line="360" w:lineRule="auto"/>
        <w:ind w:left="1692"/>
        <w:jc w:val="both"/>
        <w:rPr>
          <w:rFonts w:asciiTheme="majorBidi" w:hAnsiTheme="majorBidi" w:cstheme="majorBidi"/>
          <w:sz w:val="24"/>
          <w:szCs w:val="24"/>
        </w:rPr>
      </w:pPr>
    </w:p>
    <w:p w14:paraId="79841B59" w14:textId="77777777" w:rsidR="00E53525" w:rsidRPr="00724415" w:rsidRDefault="00E53525" w:rsidP="00724415">
      <w:pPr>
        <w:spacing w:after="0" w:line="360" w:lineRule="auto"/>
        <w:jc w:val="both"/>
        <w:rPr>
          <w:rFonts w:asciiTheme="majorBidi" w:hAnsiTheme="majorBidi" w:cstheme="majorBidi"/>
          <w:sz w:val="24"/>
          <w:szCs w:val="24"/>
        </w:rPr>
      </w:pPr>
    </w:p>
    <w:p w14:paraId="3546514C" w14:textId="72BF6522" w:rsidR="00AE020F" w:rsidRPr="00BB6FA3" w:rsidRDefault="00375916" w:rsidP="00375916">
      <w:pPr>
        <w:pStyle w:val="Paragraphedeliste"/>
        <w:numPr>
          <w:ilvl w:val="0"/>
          <w:numId w:val="61"/>
        </w:numPr>
        <w:spacing w:after="0" w:line="360" w:lineRule="auto"/>
        <w:jc w:val="both"/>
        <w:rPr>
          <w:rFonts w:asciiTheme="majorBidi" w:hAnsiTheme="majorBidi" w:cstheme="majorBidi"/>
          <w:sz w:val="24"/>
          <w:szCs w:val="24"/>
        </w:rPr>
      </w:pPr>
      <w:r>
        <w:rPr>
          <w:noProof/>
          <w:lang w:eastAsia="fr-FR"/>
        </w:rPr>
        <mc:AlternateContent>
          <mc:Choice Requires="wps">
            <w:drawing>
              <wp:anchor distT="0" distB="0" distL="114300" distR="114300" simplePos="0" relativeHeight="251710464" behindDoc="0" locked="0" layoutInCell="1" allowOverlap="1" wp14:anchorId="3397D133" wp14:editId="37B02EA7">
                <wp:simplePos x="0" y="0"/>
                <wp:positionH relativeFrom="margin">
                  <wp:posOffset>-59155</wp:posOffset>
                </wp:positionH>
                <wp:positionV relativeFrom="paragraph">
                  <wp:posOffset>1041974</wp:posOffset>
                </wp:positionV>
                <wp:extent cx="1395730" cy="319405"/>
                <wp:effectExtent l="0" t="0" r="0" b="4445"/>
                <wp:wrapSquare wrapText="bothSides"/>
                <wp:docPr id="29" name="Zone de texte 29"/>
                <wp:cNvGraphicFramePr/>
                <a:graphic xmlns:a="http://schemas.openxmlformats.org/drawingml/2006/main">
                  <a:graphicData uri="http://schemas.microsoft.com/office/word/2010/wordprocessingShape">
                    <wps:wsp>
                      <wps:cNvSpPr txBox="1"/>
                      <wps:spPr>
                        <a:xfrm>
                          <a:off x="0" y="0"/>
                          <a:ext cx="1395730" cy="319405"/>
                        </a:xfrm>
                        <a:prstGeom prst="rect">
                          <a:avLst/>
                        </a:prstGeom>
                        <a:solidFill>
                          <a:prstClr val="white"/>
                        </a:solidFill>
                        <a:ln>
                          <a:noFill/>
                        </a:ln>
                        <a:effectLst/>
                      </wps:spPr>
                      <wps:txbx>
                        <w:txbxContent>
                          <w:p w14:paraId="19B971E8" w14:textId="62234B51" w:rsidR="00A40E68" w:rsidRPr="00375916" w:rsidRDefault="00A40E68" w:rsidP="00375916">
                            <w:pPr>
                              <w:pStyle w:val="Lgende"/>
                              <w:rPr>
                                <w:rFonts w:asciiTheme="majorBidi" w:hAnsiTheme="majorBidi" w:cstheme="majorBidi"/>
                                <w:noProof/>
                                <w:sz w:val="24"/>
                                <w:szCs w:val="24"/>
                              </w:rPr>
                            </w:pPr>
                            <w:bookmarkStart w:id="473" w:name="_Toc104390916"/>
                            <w:r w:rsidRPr="00375916">
                              <w:rPr>
                                <w:sz w:val="24"/>
                                <w:szCs w:val="24"/>
                              </w:rPr>
                              <w:t xml:space="preserve">Figure </w:t>
                            </w:r>
                            <w:r w:rsidRPr="00375916">
                              <w:rPr>
                                <w:sz w:val="24"/>
                                <w:szCs w:val="24"/>
                              </w:rPr>
                              <w:fldChar w:fldCharType="begin"/>
                            </w:r>
                            <w:r w:rsidRPr="00375916">
                              <w:rPr>
                                <w:sz w:val="24"/>
                                <w:szCs w:val="24"/>
                              </w:rPr>
                              <w:instrText xml:space="preserve"> SEQ Figure \* ARABIC </w:instrText>
                            </w:r>
                            <w:r w:rsidRPr="00375916">
                              <w:rPr>
                                <w:sz w:val="24"/>
                                <w:szCs w:val="24"/>
                              </w:rPr>
                              <w:fldChar w:fldCharType="separate"/>
                            </w:r>
                            <w:r>
                              <w:rPr>
                                <w:noProof/>
                                <w:sz w:val="24"/>
                                <w:szCs w:val="24"/>
                              </w:rPr>
                              <w:t>10</w:t>
                            </w:r>
                            <w:r w:rsidRPr="00375916">
                              <w:rPr>
                                <w:sz w:val="24"/>
                                <w:szCs w:val="24"/>
                              </w:rPr>
                              <w:fldChar w:fldCharType="end"/>
                            </w:r>
                            <w:r w:rsidRPr="00375916">
                              <w:rPr>
                                <w:sz w:val="24"/>
                                <w:szCs w:val="24"/>
                              </w:rPr>
                              <w:t xml:space="preserve"> : Bootstrap</w:t>
                            </w:r>
                            <w:bookmarkEnd w:id="4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7D133" id="Zone de texte 29" o:spid="_x0000_s1042" type="#_x0000_t202" style="position:absolute;left:0;text-align:left;margin-left:-4.65pt;margin-top:82.05pt;width:109.9pt;height:25.1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" stroked="f">
                <v:textbox inset="0,0,0,0">
                  <w:txbxContent>
                    <w:p w14:paraId="19B971E8" w14:textId="62234B51" w:rsidR="00A40E68" w:rsidRPr="00375916" w:rsidRDefault="00A40E68" w:rsidP="00375916">
                      <w:pPr>
                        <w:pStyle w:val="Lgende"/>
                        <w:rPr>
                          <w:rFonts w:asciiTheme="majorBidi" w:hAnsiTheme="majorBidi" w:cstheme="majorBidi"/>
                          <w:noProof/>
                          <w:sz w:val="24"/>
                          <w:szCs w:val="24"/>
                        </w:rPr>
                      </w:pPr>
                      <w:bookmarkStart w:id="474" w:name="_Toc104390916"/>
                      <w:r w:rsidRPr="00375916">
                        <w:rPr>
                          <w:sz w:val="24"/>
                          <w:szCs w:val="24"/>
                        </w:rPr>
                        <w:t xml:space="preserve">Figure </w:t>
                      </w:r>
                      <w:r w:rsidRPr="00375916">
                        <w:rPr>
                          <w:sz w:val="24"/>
                          <w:szCs w:val="24"/>
                        </w:rPr>
                        <w:fldChar w:fldCharType="begin"/>
                      </w:r>
                      <w:r w:rsidRPr="00375916">
                        <w:rPr>
                          <w:sz w:val="24"/>
                          <w:szCs w:val="24"/>
                        </w:rPr>
                        <w:instrText xml:space="preserve"> SEQ Figure \* ARABIC </w:instrText>
                      </w:r>
                      <w:r w:rsidRPr="00375916">
                        <w:rPr>
                          <w:sz w:val="24"/>
                          <w:szCs w:val="24"/>
                        </w:rPr>
                        <w:fldChar w:fldCharType="separate"/>
                      </w:r>
                      <w:r>
                        <w:rPr>
                          <w:noProof/>
                          <w:sz w:val="24"/>
                          <w:szCs w:val="24"/>
                        </w:rPr>
                        <w:t>10</w:t>
                      </w:r>
                      <w:r w:rsidRPr="00375916">
                        <w:rPr>
                          <w:sz w:val="24"/>
                          <w:szCs w:val="24"/>
                        </w:rPr>
                        <w:fldChar w:fldCharType="end"/>
                      </w:r>
                      <w:r w:rsidRPr="00375916">
                        <w:rPr>
                          <w:sz w:val="24"/>
                          <w:szCs w:val="24"/>
                        </w:rPr>
                        <w:t xml:space="preserve"> : Bootstrap</w:t>
                      </w:r>
                      <w:bookmarkEnd w:id="474"/>
                    </w:p>
                  </w:txbxContent>
                </v:textbox>
                <w10:wrap type="square" anchorx="margin"/>
              </v:shape>
            </w:pict>
          </mc:Fallback>
        </mc:AlternateContent>
      </w:r>
      <w:r w:rsidR="00AE020F" w:rsidRPr="00BB6FA3">
        <w:rPr>
          <w:rFonts w:asciiTheme="majorBidi" w:hAnsiTheme="majorBidi" w:cstheme="majorBidi"/>
          <w:noProof/>
          <w:lang w:eastAsia="fr-FR"/>
        </w:rPr>
        <w:drawing>
          <wp:anchor distT="0" distB="0" distL="114300" distR="114300" simplePos="0" relativeHeight="251672576" behindDoc="0" locked="0" layoutInCell="1" allowOverlap="1" wp14:anchorId="3952AC66" wp14:editId="75B08492">
            <wp:simplePos x="0" y="0"/>
            <wp:positionH relativeFrom="margin">
              <wp:align>left</wp:align>
            </wp:positionH>
            <wp:positionV relativeFrom="paragraph">
              <wp:posOffset>93345</wp:posOffset>
            </wp:positionV>
            <wp:extent cx="1245235" cy="883920"/>
            <wp:effectExtent l="0" t="0" r="0" b="0"/>
            <wp:wrapSquare wrapText="bothSides"/>
            <wp:docPr id="8" name="Image 8" descr="Introduction à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troduction à Bootstra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45235" cy="88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020F" w:rsidRPr="00BB6FA3">
        <w:rPr>
          <w:rFonts w:asciiTheme="majorBidi" w:hAnsiTheme="majorBidi" w:cstheme="majorBidi"/>
          <w:sz w:val="24"/>
          <w:szCs w:val="24"/>
        </w:rPr>
        <w:t xml:space="preserve">Bootstrap c’est une Framework HTML, CSS et JavaScript le plus populaire pour le développement de site web .il se compose à la fois de </w:t>
      </w:r>
      <w:proofErr w:type="gramStart"/>
      <w:r w:rsidR="00AE020F" w:rsidRPr="00BB6FA3">
        <w:rPr>
          <w:rFonts w:asciiTheme="majorBidi" w:hAnsiTheme="majorBidi" w:cstheme="majorBidi"/>
          <w:sz w:val="24"/>
          <w:szCs w:val="24"/>
        </w:rPr>
        <w:t>HTML ,</w:t>
      </w:r>
      <w:proofErr w:type="gramEnd"/>
      <w:r w:rsidR="00AE020F" w:rsidRPr="00BB6FA3">
        <w:rPr>
          <w:rFonts w:asciiTheme="majorBidi" w:hAnsiTheme="majorBidi" w:cstheme="majorBidi"/>
          <w:sz w:val="24"/>
          <w:szCs w:val="24"/>
        </w:rPr>
        <w:t xml:space="preserve"> ainsi que des </w:t>
      </w:r>
      <w:proofErr w:type="spellStart"/>
      <w:r w:rsidR="00AE020F" w:rsidRPr="00BB6FA3">
        <w:rPr>
          <w:rFonts w:asciiTheme="majorBidi" w:hAnsiTheme="majorBidi" w:cstheme="majorBidi"/>
          <w:sz w:val="24"/>
          <w:szCs w:val="24"/>
        </w:rPr>
        <w:t>models</w:t>
      </w:r>
      <w:proofErr w:type="spellEnd"/>
      <w:r w:rsidR="00AE020F" w:rsidRPr="00BB6FA3">
        <w:rPr>
          <w:rFonts w:asciiTheme="majorBidi" w:hAnsiTheme="majorBidi" w:cstheme="majorBidi"/>
          <w:sz w:val="24"/>
          <w:szCs w:val="24"/>
        </w:rPr>
        <w:t xml:space="preserve"> de conception à base de </w:t>
      </w:r>
      <w:proofErr w:type="spellStart"/>
      <w:r w:rsidR="00AE020F" w:rsidRPr="00BB6FA3">
        <w:rPr>
          <w:rFonts w:asciiTheme="majorBidi" w:hAnsiTheme="majorBidi" w:cstheme="majorBidi"/>
          <w:sz w:val="24"/>
          <w:szCs w:val="24"/>
        </w:rPr>
        <w:t>css</w:t>
      </w:r>
      <w:proofErr w:type="spellEnd"/>
      <w:r w:rsidR="00AE020F" w:rsidRPr="00BB6FA3">
        <w:rPr>
          <w:rFonts w:asciiTheme="majorBidi" w:hAnsiTheme="majorBidi" w:cstheme="majorBidi"/>
          <w:sz w:val="24"/>
          <w:szCs w:val="24"/>
        </w:rPr>
        <w:t xml:space="preserve"> pour la typologies , des formes , des boutons , la navigation et d’autre composants de l’interface et des extensions optionnelles JavaScript.</w:t>
      </w:r>
    </w:p>
    <w:p w14:paraId="3108D2CD" w14:textId="77777777" w:rsidR="00375916" w:rsidRDefault="00375916" w:rsidP="000B59EB">
      <w:pPr>
        <w:pStyle w:val="Paragraphedeliste"/>
        <w:spacing w:after="0" w:line="360" w:lineRule="auto"/>
        <w:ind w:left="1692"/>
        <w:jc w:val="both"/>
        <w:rPr>
          <w:rFonts w:asciiTheme="majorBidi" w:hAnsiTheme="majorBidi" w:cstheme="majorBidi"/>
          <w:sz w:val="24"/>
          <w:szCs w:val="24"/>
        </w:rPr>
      </w:pPr>
    </w:p>
    <w:p w14:paraId="65A9AF9E" w14:textId="39F6FAA1" w:rsidR="00AE020F" w:rsidRPr="0053714F" w:rsidRDefault="00AE020F" w:rsidP="0053714F">
      <w:pPr>
        <w:spacing w:after="0" w:line="360" w:lineRule="auto"/>
        <w:jc w:val="both"/>
        <w:rPr>
          <w:rFonts w:asciiTheme="majorBidi" w:hAnsiTheme="majorBidi" w:cstheme="majorBidi"/>
          <w:sz w:val="24"/>
          <w:szCs w:val="24"/>
        </w:rPr>
      </w:pPr>
    </w:p>
    <w:p w14:paraId="570B0449" w14:textId="52F9BB18" w:rsidR="00375916" w:rsidRDefault="00375916" w:rsidP="00375916">
      <w:pPr>
        <w:pStyle w:val="Paragraphedeliste"/>
        <w:numPr>
          <w:ilvl w:val="0"/>
          <w:numId w:val="24"/>
        </w:numPr>
        <w:spacing w:after="0" w:line="360" w:lineRule="auto"/>
        <w:jc w:val="both"/>
        <w:rPr>
          <w:rFonts w:asciiTheme="majorBidi" w:hAnsiTheme="majorBidi" w:cstheme="majorBidi"/>
          <w:sz w:val="28"/>
          <w:szCs w:val="28"/>
        </w:rPr>
      </w:pPr>
      <w:r w:rsidRPr="00BB6FA3">
        <w:rPr>
          <w:rFonts w:asciiTheme="majorBidi" w:hAnsiTheme="majorBidi" w:cstheme="majorBidi"/>
          <w:noProof/>
          <w:lang w:eastAsia="fr-FR"/>
        </w:rPr>
        <w:drawing>
          <wp:anchor distT="0" distB="0" distL="114300" distR="114300" simplePos="0" relativeHeight="251673600" behindDoc="0" locked="0" layoutInCell="1" allowOverlap="1" wp14:anchorId="7D7B89D7" wp14:editId="189D27C0">
            <wp:simplePos x="0" y="0"/>
            <wp:positionH relativeFrom="margin">
              <wp:posOffset>80361</wp:posOffset>
            </wp:positionH>
            <wp:positionV relativeFrom="paragraph">
              <wp:posOffset>12065</wp:posOffset>
            </wp:positionV>
            <wp:extent cx="1054735" cy="1028700"/>
            <wp:effectExtent l="0" t="0" r="0" b="0"/>
            <wp:wrapSquare wrapText="bothSides"/>
            <wp:docPr id="10" name="Image 10" descr="StarUML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arUML — Wikipédi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54735"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8"/>
          <w:szCs w:val="28"/>
        </w:rPr>
        <w:t>Outil d’aide à la conception.</w:t>
      </w:r>
    </w:p>
    <w:p w14:paraId="0EA9D2A0" w14:textId="1843FB60" w:rsidR="00AE020F" w:rsidRPr="00375916" w:rsidRDefault="00375916" w:rsidP="00375916">
      <w:pPr>
        <w:pStyle w:val="Paragraphedeliste"/>
        <w:spacing w:after="0" w:line="360" w:lineRule="auto"/>
        <w:ind w:left="2520"/>
        <w:jc w:val="both"/>
        <w:rPr>
          <w:rFonts w:asciiTheme="majorBidi" w:hAnsiTheme="majorBidi" w:cstheme="majorBidi"/>
          <w:sz w:val="28"/>
          <w:szCs w:val="28"/>
        </w:rPr>
      </w:pPr>
      <w:r>
        <w:rPr>
          <w:noProof/>
          <w:lang w:eastAsia="fr-FR"/>
        </w:rPr>
        <mc:AlternateContent>
          <mc:Choice Requires="wps">
            <w:drawing>
              <wp:anchor distT="0" distB="0" distL="114300" distR="114300" simplePos="0" relativeHeight="251712512" behindDoc="0" locked="0" layoutInCell="1" allowOverlap="1" wp14:anchorId="38E4931D" wp14:editId="245A3BB7">
                <wp:simplePos x="0" y="0"/>
                <wp:positionH relativeFrom="column">
                  <wp:posOffset>17436</wp:posOffset>
                </wp:positionH>
                <wp:positionV relativeFrom="paragraph">
                  <wp:posOffset>812195</wp:posOffset>
                </wp:positionV>
                <wp:extent cx="1321435" cy="635"/>
                <wp:effectExtent l="0" t="0" r="0" b="0"/>
                <wp:wrapSquare wrapText="bothSides"/>
                <wp:docPr id="30" name="Zone de texte 30"/>
                <wp:cNvGraphicFramePr/>
                <a:graphic xmlns:a="http://schemas.openxmlformats.org/drawingml/2006/main">
                  <a:graphicData uri="http://schemas.microsoft.com/office/word/2010/wordprocessingShape">
                    <wps:wsp>
                      <wps:cNvSpPr txBox="1"/>
                      <wps:spPr>
                        <a:xfrm>
                          <a:off x="0" y="0"/>
                          <a:ext cx="1321435" cy="635"/>
                        </a:xfrm>
                        <a:prstGeom prst="rect">
                          <a:avLst/>
                        </a:prstGeom>
                        <a:solidFill>
                          <a:prstClr val="white"/>
                        </a:solidFill>
                        <a:ln>
                          <a:noFill/>
                        </a:ln>
                        <a:effectLst/>
                      </wps:spPr>
                      <wps:txbx>
                        <w:txbxContent>
                          <w:p w14:paraId="3D4DE1BE" w14:textId="7B744468" w:rsidR="00A40E68" w:rsidRPr="00375916" w:rsidRDefault="00A40E68" w:rsidP="00375916">
                            <w:pPr>
                              <w:pStyle w:val="Lgende"/>
                              <w:rPr>
                                <w:rFonts w:asciiTheme="majorBidi" w:hAnsiTheme="majorBidi" w:cstheme="majorBidi"/>
                                <w:noProof/>
                                <w:sz w:val="24"/>
                                <w:szCs w:val="24"/>
                              </w:rPr>
                            </w:pPr>
                            <w:bookmarkStart w:id="475" w:name="_Toc104390917"/>
                            <w:r w:rsidRPr="00375916">
                              <w:rPr>
                                <w:sz w:val="24"/>
                                <w:szCs w:val="24"/>
                              </w:rPr>
                              <w:t xml:space="preserve">Figure </w:t>
                            </w:r>
                            <w:r w:rsidRPr="00375916">
                              <w:rPr>
                                <w:sz w:val="24"/>
                                <w:szCs w:val="24"/>
                              </w:rPr>
                              <w:fldChar w:fldCharType="begin"/>
                            </w:r>
                            <w:r w:rsidRPr="00375916">
                              <w:rPr>
                                <w:sz w:val="24"/>
                                <w:szCs w:val="24"/>
                              </w:rPr>
                              <w:instrText xml:space="preserve"> SEQ Figure \* ARABIC </w:instrText>
                            </w:r>
                            <w:r w:rsidRPr="00375916">
                              <w:rPr>
                                <w:sz w:val="24"/>
                                <w:szCs w:val="24"/>
                              </w:rPr>
                              <w:fldChar w:fldCharType="separate"/>
                            </w:r>
                            <w:r>
                              <w:rPr>
                                <w:noProof/>
                                <w:sz w:val="24"/>
                                <w:szCs w:val="24"/>
                              </w:rPr>
                              <w:t>11</w:t>
                            </w:r>
                            <w:r w:rsidRPr="00375916">
                              <w:rPr>
                                <w:sz w:val="24"/>
                                <w:szCs w:val="24"/>
                              </w:rPr>
                              <w:fldChar w:fldCharType="end"/>
                            </w:r>
                            <w:r w:rsidRPr="00375916">
                              <w:rPr>
                                <w:sz w:val="24"/>
                                <w:szCs w:val="24"/>
                              </w:rPr>
                              <w:t xml:space="preserve"> : </w:t>
                            </w:r>
                            <w:proofErr w:type="spellStart"/>
                            <w:r w:rsidRPr="00375916">
                              <w:rPr>
                                <w:sz w:val="24"/>
                                <w:szCs w:val="24"/>
                              </w:rPr>
                              <w:t>StarUml</w:t>
                            </w:r>
                            <w:bookmarkEnd w:id="47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E4931D" id="Zone de texte 30" o:spid="_x0000_s1043" type="#_x0000_t202" style="position:absolute;left:0;text-align:left;margin-left:1.35pt;margin-top:63.95pt;width:104.05pt;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" stroked="f">
                <v:textbox style="mso-fit-shape-to-text:t" inset="0,0,0,0">
                  <w:txbxContent>
                    <w:p w14:paraId="3D4DE1BE" w14:textId="7B744468" w:rsidR="00A40E68" w:rsidRPr="00375916" w:rsidRDefault="00A40E68" w:rsidP="00375916">
                      <w:pPr>
                        <w:pStyle w:val="Lgende"/>
                        <w:rPr>
                          <w:rFonts w:asciiTheme="majorBidi" w:hAnsiTheme="majorBidi" w:cstheme="majorBidi"/>
                          <w:noProof/>
                          <w:sz w:val="24"/>
                          <w:szCs w:val="24"/>
                        </w:rPr>
                      </w:pPr>
                      <w:bookmarkStart w:id="476" w:name="_Toc104390917"/>
                      <w:r w:rsidRPr="00375916">
                        <w:rPr>
                          <w:sz w:val="24"/>
                          <w:szCs w:val="24"/>
                        </w:rPr>
                        <w:t xml:space="preserve">Figure </w:t>
                      </w:r>
                      <w:r w:rsidRPr="00375916">
                        <w:rPr>
                          <w:sz w:val="24"/>
                          <w:szCs w:val="24"/>
                        </w:rPr>
                        <w:fldChar w:fldCharType="begin"/>
                      </w:r>
                      <w:r w:rsidRPr="00375916">
                        <w:rPr>
                          <w:sz w:val="24"/>
                          <w:szCs w:val="24"/>
                        </w:rPr>
                        <w:instrText xml:space="preserve"> SEQ Figure \* ARABIC </w:instrText>
                      </w:r>
                      <w:r w:rsidRPr="00375916">
                        <w:rPr>
                          <w:sz w:val="24"/>
                          <w:szCs w:val="24"/>
                        </w:rPr>
                        <w:fldChar w:fldCharType="separate"/>
                      </w:r>
                      <w:r>
                        <w:rPr>
                          <w:noProof/>
                          <w:sz w:val="24"/>
                          <w:szCs w:val="24"/>
                        </w:rPr>
                        <w:t>11</w:t>
                      </w:r>
                      <w:r w:rsidRPr="00375916">
                        <w:rPr>
                          <w:sz w:val="24"/>
                          <w:szCs w:val="24"/>
                        </w:rPr>
                        <w:fldChar w:fldCharType="end"/>
                      </w:r>
                      <w:r w:rsidRPr="00375916">
                        <w:rPr>
                          <w:sz w:val="24"/>
                          <w:szCs w:val="24"/>
                        </w:rPr>
                        <w:t xml:space="preserve"> : </w:t>
                      </w:r>
                      <w:proofErr w:type="spellStart"/>
                      <w:r w:rsidRPr="00375916">
                        <w:rPr>
                          <w:sz w:val="24"/>
                          <w:szCs w:val="24"/>
                        </w:rPr>
                        <w:t>StarUml</w:t>
                      </w:r>
                      <w:bookmarkEnd w:id="476"/>
                      <w:proofErr w:type="spellEnd"/>
                    </w:p>
                  </w:txbxContent>
                </v:textbox>
                <w10:wrap type="square"/>
              </v:shape>
            </w:pict>
          </mc:Fallback>
        </mc:AlternateContent>
      </w:r>
      <w:r w:rsidR="00AE020F" w:rsidRPr="00375916">
        <w:rPr>
          <w:rFonts w:asciiTheme="majorBidi" w:hAnsiTheme="majorBidi" w:cstheme="majorBidi"/>
          <w:sz w:val="24"/>
          <w:szCs w:val="24"/>
        </w:rPr>
        <w:t xml:space="preserve">STAR UML est un logiciel de modélisation UML de tous les diagrammes UML de ce projet grâce à sa simplicité d’utilisation et sa </w:t>
      </w:r>
      <w:r w:rsidR="00724415" w:rsidRPr="00375916">
        <w:rPr>
          <w:rFonts w:asciiTheme="majorBidi" w:hAnsiTheme="majorBidi" w:cstheme="majorBidi"/>
          <w:sz w:val="24"/>
          <w:szCs w:val="24"/>
        </w:rPr>
        <w:t>fiabilité,</w:t>
      </w:r>
      <w:r w:rsidR="00AE020F" w:rsidRPr="00375916">
        <w:rPr>
          <w:rFonts w:asciiTheme="majorBidi" w:hAnsiTheme="majorBidi" w:cstheme="majorBidi"/>
          <w:sz w:val="24"/>
          <w:szCs w:val="24"/>
        </w:rPr>
        <w:t xml:space="preserve"> cédé comme open source par </w:t>
      </w:r>
      <w:proofErr w:type="gramStart"/>
      <w:r w:rsidR="00AE020F" w:rsidRPr="00375916">
        <w:rPr>
          <w:rFonts w:asciiTheme="majorBidi" w:hAnsiTheme="majorBidi" w:cstheme="majorBidi"/>
          <w:sz w:val="24"/>
          <w:szCs w:val="24"/>
        </w:rPr>
        <w:t>son  éditeur</w:t>
      </w:r>
      <w:proofErr w:type="gramEnd"/>
      <w:r w:rsidR="00AE020F" w:rsidRPr="00375916">
        <w:rPr>
          <w:rFonts w:asciiTheme="majorBidi" w:hAnsiTheme="majorBidi" w:cstheme="majorBidi"/>
          <w:sz w:val="24"/>
          <w:szCs w:val="24"/>
        </w:rPr>
        <w:t xml:space="preserve"> , à la fin exploitation commerciale .</w:t>
      </w:r>
    </w:p>
    <w:p w14:paraId="600ABEE6" w14:textId="77777777" w:rsidR="00375916" w:rsidRDefault="00375916" w:rsidP="000B59EB">
      <w:pPr>
        <w:pStyle w:val="Paragraphedeliste"/>
        <w:spacing w:after="0" w:line="360" w:lineRule="auto"/>
        <w:ind w:left="1692"/>
        <w:jc w:val="both"/>
        <w:rPr>
          <w:rFonts w:asciiTheme="majorBidi" w:hAnsiTheme="majorBidi" w:cstheme="majorBidi"/>
          <w:sz w:val="24"/>
          <w:szCs w:val="24"/>
        </w:rPr>
      </w:pPr>
    </w:p>
    <w:p w14:paraId="174A68B4" w14:textId="5119D69B" w:rsidR="00375916" w:rsidRDefault="00375916" w:rsidP="000B59EB">
      <w:pPr>
        <w:pStyle w:val="Paragraphedeliste"/>
        <w:spacing w:after="0" w:line="360" w:lineRule="auto"/>
        <w:ind w:left="1692"/>
        <w:jc w:val="both"/>
        <w:rPr>
          <w:rFonts w:asciiTheme="majorBidi" w:hAnsiTheme="majorBidi" w:cstheme="majorBidi"/>
          <w:sz w:val="24"/>
          <w:szCs w:val="24"/>
        </w:rPr>
      </w:pPr>
    </w:p>
    <w:p w14:paraId="240205D7" w14:textId="3E8DF8CD" w:rsidR="00AE020F" w:rsidRPr="00BB6FA3" w:rsidRDefault="00AE020F" w:rsidP="000B59EB">
      <w:pPr>
        <w:pStyle w:val="Paragraphedeliste"/>
        <w:spacing w:after="0" w:line="360" w:lineRule="auto"/>
        <w:ind w:left="1692"/>
        <w:jc w:val="both"/>
        <w:rPr>
          <w:rFonts w:asciiTheme="majorBidi" w:hAnsiTheme="majorBidi" w:cstheme="majorBidi"/>
          <w:sz w:val="24"/>
          <w:szCs w:val="24"/>
        </w:rPr>
      </w:pPr>
    </w:p>
    <w:p w14:paraId="25553E04" w14:textId="54D2638E" w:rsidR="00AE020F" w:rsidRPr="00375916" w:rsidRDefault="00375916" w:rsidP="00375916">
      <w:pPr>
        <w:pStyle w:val="Paragraphedeliste"/>
        <w:numPr>
          <w:ilvl w:val="0"/>
          <w:numId w:val="24"/>
        </w:numPr>
        <w:spacing w:after="0" w:line="360" w:lineRule="auto"/>
        <w:jc w:val="both"/>
        <w:rPr>
          <w:rFonts w:asciiTheme="majorBidi" w:hAnsiTheme="majorBidi" w:cstheme="majorBidi"/>
          <w:sz w:val="28"/>
          <w:szCs w:val="28"/>
        </w:rPr>
      </w:pPr>
      <w:r>
        <w:rPr>
          <w:noProof/>
          <w:lang w:eastAsia="fr-FR"/>
        </w:rPr>
        <mc:AlternateContent>
          <mc:Choice Requires="wps">
            <w:drawing>
              <wp:anchor distT="0" distB="0" distL="114300" distR="114300" simplePos="0" relativeHeight="251714560" behindDoc="0" locked="0" layoutInCell="1" allowOverlap="1" wp14:anchorId="2642271D" wp14:editId="35BCA99E">
                <wp:simplePos x="0" y="0"/>
                <wp:positionH relativeFrom="margin">
                  <wp:align>left</wp:align>
                </wp:positionH>
                <wp:positionV relativeFrom="paragraph">
                  <wp:posOffset>1021080</wp:posOffset>
                </wp:positionV>
                <wp:extent cx="1420495" cy="635"/>
                <wp:effectExtent l="0" t="0" r="8255" b="6985"/>
                <wp:wrapSquare wrapText="bothSides"/>
                <wp:docPr id="37" name="Zone de texte 37"/>
                <wp:cNvGraphicFramePr/>
                <a:graphic xmlns:a="http://schemas.openxmlformats.org/drawingml/2006/main">
                  <a:graphicData uri="http://schemas.microsoft.com/office/word/2010/wordprocessingShape">
                    <wps:wsp>
                      <wps:cNvSpPr txBox="1"/>
                      <wps:spPr>
                        <a:xfrm>
                          <a:off x="0" y="0"/>
                          <a:ext cx="1420495" cy="635"/>
                        </a:xfrm>
                        <a:prstGeom prst="rect">
                          <a:avLst/>
                        </a:prstGeom>
                        <a:solidFill>
                          <a:prstClr val="white"/>
                        </a:solidFill>
                        <a:ln>
                          <a:noFill/>
                        </a:ln>
                        <a:effectLst/>
                      </wps:spPr>
                      <wps:txbx>
                        <w:txbxContent>
                          <w:p w14:paraId="21C3D7EF" w14:textId="77777777" w:rsidR="00A40E68" w:rsidRDefault="00A40E68" w:rsidP="00D417E3">
                            <w:pPr>
                              <w:pStyle w:val="Lgende"/>
                              <w:jc w:val="center"/>
                              <w:rPr>
                                <w:sz w:val="24"/>
                                <w:szCs w:val="24"/>
                              </w:rPr>
                            </w:pPr>
                            <w:bookmarkStart w:id="477" w:name="_Toc104390918"/>
                            <w:r w:rsidRPr="00375916">
                              <w:rPr>
                                <w:sz w:val="24"/>
                                <w:szCs w:val="24"/>
                              </w:rPr>
                              <w:t xml:space="preserve">Figure </w:t>
                            </w:r>
                            <w:r w:rsidRPr="00375916">
                              <w:rPr>
                                <w:sz w:val="24"/>
                                <w:szCs w:val="24"/>
                              </w:rPr>
                              <w:fldChar w:fldCharType="begin"/>
                            </w:r>
                            <w:r w:rsidRPr="00375916">
                              <w:rPr>
                                <w:sz w:val="24"/>
                                <w:szCs w:val="24"/>
                              </w:rPr>
                              <w:instrText xml:space="preserve"> SEQ Figure \* ARABIC </w:instrText>
                            </w:r>
                            <w:r w:rsidRPr="00375916">
                              <w:rPr>
                                <w:sz w:val="24"/>
                                <w:szCs w:val="24"/>
                              </w:rPr>
                              <w:fldChar w:fldCharType="separate"/>
                            </w:r>
                            <w:r>
                              <w:rPr>
                                <w:noProof/>
                                <w:sz w:val="24"/>
                                <w:szCs w:val="24"/>
                              </w:rPr>
                              <w:t>12</w:t>
                            </w:r>
                            <w:r w:rsidRPr="00375916">
                              <w:rPr>
                                <w:sz w:val="24"/>
                                <w:szCs w:val="24"/>
                              </w:rPr>
                              <w:fldChar w:fldCharType="end"/>
                            </w:r>
                            <w:r>
                              <w:rPr>
                                <w:sz w:val="24"/>
                                <w:szCs w:val="24"/>
                              </w:rPr>
                              <w:t> :</w:t>
                            </w:r>
                            <w:bookmarkEnd w:id="477"/>
                          </w:p>
                          <w:p w14:paraId="6FAA47E4" w14:textId="340AF966" w:rsidR="00A40E68" w:rsidRPr="00255D39" w:rsidRDefault="00A40E68" w:rsidP="00D417E3">
                            <w:pPr>
                              <w:pStyle w:val="Lgende"/>
                              <w:jc w:val="center"/>
                              <w:rPr>
                                <w:rFonts w:cstheme="minorHAnsi"/>
                                <w:noProof/>
                                <w:sz w:val="24"/>
                                <w:szCs w:val="24"/>
                              </w:rPr>
                            </w:pPr>
                            <w:r w:rsidRPr="00255D39">
                              <w:rPr>
                                <w:rFonts w:cstheme="minorHAnsi"/>
                                <w:sz w:val="24"/>
                                <w:szCs w:val="24"/>
                              </w:rPr>
                              <w:t>Visual Studio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42271D" id="Zone de texte 37" o:spid="_x0000_s1044" type="#_x0000_t202" style="position:absolute;left:0;text-align:left;margin-left:0;margin-top:80.4pt;width:111.85pt;height:.05pt;z-index:2517145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" stroked="f">
                <v:textbox style="mso-fit-shape-to-text:t" inset="0,0,0,0">
                  <w:txbxContent>
                    <w:p w14:paraId="21C3D7EF" w14:textId="77777777" w:rsidR="00A40E68" w:rsidRDefault="00A40E68" w:rsidP="00D417E3">
                      <w:pPr>
                        <w:pStyle w:val="Lgende"/>
                        <w:jc w:val="center"/>
                        <w:rPr>
                          <w:sz w:val="24"/>
                          <w:szCs w:val="24"/>
                        </w:rPr>
                      </w:pPr>
                      <w:bookmarkStart w:id="478" w:name="_Toc104390918"/>
                      <w:r w:rsidRPr="00375916">
                        <w:rPr>
                          <w:sz w:val="24"/>
                          <w:szCs w:val="24"/>
                        </w:rPr>
                        <w:t xml:space="preserve">Figure </w:t>
                      </w:r>
                      <w:r w:rsidRPr="00375916">
                        <w:rPr>
                          <w:sz w:val="24"/>
                          <w:szCs w:val="24"/>
                        </w:rPr>
                        <w:fldChar w:fldCharType="begin"/>
                      </w:r>
                      <w:r w:rsidRPr="00375916">
                        <w:rPr>
                          <w:sz w:val="24"/>
                          <w:szCs w:val="24"/>
                        </w:rPr>
                        <w:instrText xml:space="preserve"> SEQ Figure \* ARABIC </w:instrText>
                      </w:r>
                      <w:r w:rsidRPr="00375916">
                        <w:rPr>
                          <w:sz w:val="24"/>
                          <w:szCs w:val="24"/>
                        </w:rPr>
                        <w:fldChar w:fldCharType="separate"/>
                      </w:r>
                      <w:r>
                        <w:rPr>
                          <w:noProof/>
                          <w:sz w:val="24"/>
                          <w:szCs w:val="24"/>
                        </w:rPr>
                        <w:t>12</w:t>
                      </w:r>
                      <w:r w:rsidRPr="00375916">
                        <w:rPr>
                          <w:sz w:val="24"/>
                          <w:szCs w:val="24"/>
                        </w:rPr>
                        <w:fldChar w:fldCharType="end"/>
                      </w:r>
                      <w:r>
                        <w:rPr>
                          <w:sz w:val="24"/>
                          <w:szCs w:val="24"/>
                        </w:rPr>
                        <w:t> :</w:t>
                      </w:r>
                      <w:bookmarkEnd w:id="478"/>
                    </w:p>
                    <w:p w14:paraId="6FAA47E4" w14:textId="340AF966" w:rsidR="00A40E68" w:rsidRPr="00255D39" w:rsidRDefault="00A40E68" w:rsidP="00D417E3">
                      <w:pPr>
                        <w:pStyle w:val="Lgende"/>
                        <w:jc w:val="center"/>
                        <w:rPr>
                          <w:rFonts w:cstheme="minorHAnsi"/>
                          <w:noProof/>
                          <w:sz w:val="24"/>
                          <w:szCs w:val="24"/>
                        </w:rPr>
                      </w:pPr>
                      <w:r w:rsidRPr="00255D39">
                        <w:rPr>
                          <w:rFonts w:cstheme="minorHAnsi"/>
                          <w:sz w:val="24"/>
                          <w:szCs w:val="24"/>
                        </w:rPr>
                        <w:t>Visual Studio Code</w:t>
                      </w:r>
                    </w:p>
                  </w:txbxContent>
                </v:textbox>
                <w10:wrap type="square" anchorx="margin"/>
              </v:shape>
            </w:pict>
          </mc:Fallback>
        </mc:AlternateContent>
      </w:r>
      <w:r w:rsidRPr="00BB6FA3">
        <w:rPr>
          <w:rFonts w:asciiTheme="majorBidi" w:hAnsiTheme="majorBidi" w:cstheme="majorBidi"/>
          <w:noProof/>
          <w:lang w:eastAsia="fr-FR"/>
        </w:rPr>
        <w:drawing>
          <wp:anchor distT="0" distB="0" distL="114300" distR="114300" simplePos="0" relativeHeight="251674624" behindDoc="0" locked="0" layoutInCell="1" allowOverlap="1" wp14:anchorId="1E6A5A85" wp14:editId="6B0B79C3">
            <wp:simplePos x="0" y="0"/>
            <wp:positionH relativeFrom="column">
              <wp:posOffset>207645</wp:posOffset>
            </wp:positionH>
            <wp:positionV relativeFrom="paragraph">
              <wp:posOffset>10160</wp:posOffset>
            </wp:positionV>
            <wp:extent cx="952500" cy="952500"/>
            <wp:effectExtent l="0" t="0" r="0" b="0"/>
            <wp:wrapSquare wrapText="bothSides"/>
            <wp:docPr id="11" name="Image 11" descr="Visual Studio Cod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isual Studio Code — Wikipédi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020F" w:rsidRPr="00BB6FA3">
        <w:rPr>
          <w:rFonts w:asciiTheme="majorBidi" w:hAnsiTheme="majorBidi" w:cstheme="majorBidi"/>
          <w:sz w:val="28"/>
          <w:szCs w:val="28"/>
        </w:rPr>
        <w:t>Environnemen</w:t>
      </w:r>
      <w:r>
        <w:rPr>
          <w:rFonts w:asciiTheme="majorBidi" w:hAnsiTheme="majorBidi" w:cstheme="majorBidi"/>
          <w:sz w:val="28"/>
          <w:szCs w:val="28"/>
        </w:rPr>
        <w:t xml:space="preserve">t de développement Informatique. </w:t>
      </w:r>
      <w:r w:rsidR="00AE020F" w:rsidRPr="00375916">
        <w:rPr>
          <w:rFonts w:asciiTheme="majorBidi" w:hAnsiTheme="majorBidi" w:cstheme="majorBidi"/>
          <w:sz w:val="24"/>
          <w:szCs w:val="24"/>
        </w:rPr>
        <w:t xml:space="preserve">Visual Studio Code c’est un éditeur de code propre, fonctionnel et rapide, léger mais puissant qui s’exécute sur votre bureau et est disponible pour Windows, MacOs et Linux </w:t>
      </w:r>
    </w:p>
    <w:p w14:paraId="1E73B984" w14:textId="01CED464" w:rsidR="00375916" w:rsidRDefault="00375916" w:rsidP="00375916">
      <w:pPr>
        <w:pStyle w:val="Paragraphedeliste"/>
        <w:spacing w:after="0" w:line="360" w:lineRule="auto"/>
        <w:ind w:left="2520"/>
        <w:jc w:val="both"/>
        <w:rPr>
          <w:rFonts w:asciiTheme="majorBidi" w:hAnsiTheme="majorBidi" w:cstheme="majorBidi"/>
          <w:sz w:val="24"/>
          <w:szCs w:val="24"/>
        </w:rPr>
      </w:pPr>
    </w:p>
    <w:p w14:paraId="58A0BC44" w14:textId="1AD3B37B" w:rsidR="00375916" w:rsidRDefault="00375916" w:rsidP="00375916">
      <w:pPr>
        <w:pStyle w:val="Paragraphedeliste"/>
        <w:spacing w:after="0" w:line="360" w:lineRule="auto"/>
        <w:ind w:left="2520"/>
        <w:jc w:val="both"/>
        <w:rPr>
          <w:rFonts w:asciiTheme="majorBidi" w:hAnsiTheme="majorBidi" w:cstheme="majorBidi"/>
          <w:sz w:val="28"/>
          <w:szCs w:val="28"/>
        </w:rPr>
      </w:pPr>
    </w:p>
    <w:p w14:paraId="1F27A5C9" w14:textId="77777777" w:rsidR="00D417E3" w:rsidRPr="00375916" w:rsidRDefault="00D417E3" w:rsidP="00375916">
      <w:pPr>
        <w:pStyle w:val="Paragraphedeliste"/>
        <w:spacing w:after="0" w:line="360" w:lineRule="auto"/>
        <w:ind w:left="2520"/>
        <w:jc w:val="both"/>
        <w:rPr>
          <w:rFonts w:asciiTheme="majorBidi" w:hAnsiTheme="majorBidi" w:cstheme="majorBidi"/>
          <w:sz w:val="28"/>
          <w:szCs w:val="28"/>
        </w:rPr>
      </w:pPr>
    </w:p>
    <w:p w14:paraId="68E7F1EE" w14:textId="09BCBDF7" w:rsidR="00D417E3" w:rsidRDefault="00375916" w:rsidP="00D417E3">
      <w:pPr>
        <w:pStyle w:val="Paragraphedeliste"/>
        <w:numPr>
          <w:ilvl w:val="0"/>
          <w:numId w:val="24"/>
        </w:numPr>
        <w:spacing w:after="0" w:line="360" w:lineRule="auto"/>
        <w:jc w:val="both"/>
        <w:rPr>
          <w:rFonts w:asciiTheme="majorBidi" w:hAnsiTheme="majorBidi" w:cstheme="majorBidi"/>
          <w:sz w:val="28"/>
          <w:szCs w:val="28"/>
        </w:rPr>
      </w:pPr>
      <w:r w:rsidRPr="00BB6FA3">
        <w:rPr>
          <w:noProof/>
          <w:lang w:eastAsia="fr-FR"/>
        </w:rPr>
        <w:lastRenderedPageBreak/>
        <w:drawing>
          <wp:anchor distT="0" distB="0" distL="114300" distR="114300" simplePos="0" relativeHeight="251675648" behindDoc="0" locked="0" layoutInCell="1" allowOverlap="1" wp14:anchorId="5C3169A5" wp14:editId="546B0A37">
            <wp:simplePos x="0" y="0"/>
            <wp:positionH relativeFrom="margin">
              <wp:posOffset>215137</wp:posOffset>
            </wp:positionH>
            <wp:positionV relativeFrom="paragraph">
              <wp:posOffset>5016</wp:posOffset>
            </wp:positionV>
            <wp:extent cx="944880" cy="970280"/>
            <wp:effectExtent l="0" t="0" r="7620" b="1270"/>
            <wp:wrapSquare wrapText="bothSides"/>
            <wp:docPr id="12" name="Image 12" descr="Exemples d'utilisation de Postman/Newman - Blog In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xemples d'utilisation de Postman/Newman - Blog Inea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44880" cy="970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020F" w:rsidRPr="00BB6FA3">
        <w:rPr>
          <w:rFonts w:asciiTheme="majorBidi" w:hAnsiTheme="majorBidi" w:cstheme="majorBidi"/>
          <w:sz w:val="28"/>
          <w:szCs w:val="28"/>
        </w:rPr>
        <w:t xml:space="preserve">Outil de test d’Api </w:t>
      </w:r>
    </w:p>
    <w:p w14:paraId="6C312167" w14:textId="66B9663D" w:rsidR="00AE020F" w:rsidRPr="00D417E3" w:rsidRDefault="00AE020F" w:rsidP="00D417E3">
      <w:pPr>
        <w:pStyle w:val="Paragraphedeliste"/>
        <w:spacing w:after="0" w:line="360" w:lineRule="auto"/>
        <w:ind w:left="2520"/>
        <w:jc w:val="both"/>
        <w:rPr>
          <w:rFonts w:asciiTheme="majorBidi" w:hAnsiTheme="majorBidi" w:cstheme="majorBidi"/>
          <w:sz w:val="28"/>
          <w:szCs w:val="28"/>
        </w:rPr>
      </w:pPr>
      <w:r w:rsidRPr="00D417E3">
        <w:rPr>
          <w:rFonts w:asciiTheme="majorBidi" w:hAnsiTheme="majorBidi" w:cstheme="majorBidi"/>
          <w:sz w:val="24"/>
          <w:szCs w:val="24"/>
        </w:rPr>
        <w:t xml:space="preserve">Postman c’est un outil permettant la construction et le test des requêtes </w:t>
      </w:r>
      <w:r w:rsidR="00280352" w:rsidRPr="00D417E3">
        <w:rPr>
          <w:rFonts w:asciiTheme="majorBidi" w:hAnsiTheme="majorBidi" w:cstheme="majorBidi"/>
          <w:sz w:val="24"/>
          <w:szCs w:val="24"/>
        </w:rPr>
        <w:t xml:space="preserve">    </w:t>
      </w:r>
      <w:r w:rsidR="00B77213" w:rsidRPr="00D417E3">
        <w:rPr>
          <w:rFonts w:asciiTheme="majorBidi" w:hAnsiTheme="majorBidi" w:cstheme="majorBidi"/>
          <w:sz w:val="24"/>
          <w:szCs w:val="24"/>
        </w:rPr>
        <w:t xml:space="preserve">  </w:t>
      </w:r>
      <w:r w:rsidRPr="00D417E3">
        <w:rPr>
          <w:rFonts w:asciiTheme="majorBidi" w:hAnsiTheme="majorBidi" w:cstheme="majorBidi"/>
          <w:sz w:val="24"/>
          <w:szCs w:val="24"/>
        </w:rPr>
        <w:t xml:space="preserve">http. </w:t>
      </w:r>
    </w:p>
    <w:p w14:paraId="6EEFB0BA" w14:textId="71940F85" w:rsidR="00BA5676" w:rsidRPr="00BB6FA3" w:rsidRDefault="0053714F" w:rsidP="000B59EB">
      <w:pPr>
        <w:spacing w:after="0" w:line="360" w:lineRule="auto"/>
        <w:jc w:val="both"/>
        <w:rPr>
          <w:rFonts w:asciiTheme="majorBidi" w:hAnsiTheme="majorBidi" w:cstheme="majorBidi"/>
          <w:sz w:val="24"/>
          <w:szCs w:val="24"/>
        </w:rPr>
      </w:pPr>
      <w:r>
        <w:rPr>
          <w:noProof/>
          <w:lang w:eastAsia="fr-FR"/>
        </w:rPr>
        <mc:AlternateContent>
          <mc:Choice Requires="wps">
            <w:drawing>
              <wp:anchor distT="0" distB="0" distL="114300" distR="114300" simplePos="0" relativeHeight="251716608" behindDoc="0" locked="0" layoutInCell="1" allowOverlap="1" wp14:anchorId="0C850271" wp14:editId="6E225779">
                <wp:simplePos x="0" y="0"/>
                <wp:positionH relativeFrom="column">
                  <wp:posOffset>170815</wp:posOffset>
                </wp:positionH>
                <wp:positionV relativeFrom="paragraph">
                  <wp:posOffset>116840</wp:posOffset>
                </wp:positionV>
                <wp:extent cx="1275080" cy="368300"/>
                <wp:effectExtent l="0" t="0" r="1270" b="0"/>
                <wp:wrapSquare wrapText="bothSides"/>
                <wp:docPr id="38" name="Zone de texte 38"/>
                <wp:cNvGraphicFramePr/>
                <a:graphic xmlns:a="http://schemas.openxmlformats.org/drawingml/2006/main">
                  <a:graphicData uri="http://schemas.microsoft.com/office/word/2010/wordprocessingShape">
                    <wps:wsp>
                      <wps:cNvSpPr txBox="1"/>
                      <wps:spPr>
                        <a:xfrm>
                          <a:off x="0" y="0"/>
                          <a:ext cx="1275080" cy="368300"/>
                        </a:xfrm>
                        <a:prstGeom prst="rect">
                          <a:avLst/>
                        </a:prstGeom>
                        <a:solidFill>
                          <a:prstClr val="white"/>
                        </a:solidFill>
                        <a:ln>
                          <a:noFill/>
                        </a:ln>
                        <a:effectLst/>
                      </wps:spPr>
                      <wps:txbx>
                        <w:txbxContent>
                          <w:p w14:paraId="063659DB" w14:textId="4BE231B2" w:rsidR="00A40E68" w:rsidRPr="00255D39" w:rsidRDefault="00A40E68" w:rsidP="00D417E3">
                            <w:pPr>
                              <w:pStyle w:val="Lgende"/>
                              <w:rPr>
                                <w:noProof/>
                                <w:sz w:val="24"/>
                                <w:szCs w:val="24"/>
                              </w:rPr>
                            </w:pPr>
                            <w:bookmarkStart w:id="479" w:name="_Toc104390919"/>
                            <w:r w:rsidRPr="00255D39">
                              <w:rPr>
                                <w:sz w:val="24"/>
                                <w:szCs w:val="24"/>
                              </w:rPr>
                              <w:t xml:space="preserve">Figure </w:t>
                            </w:r>
                            <w:r w:rsidRPr="00255D39">
                              <w:rPr>
                                <w:sz w:val="24"/>
                                <w:szCs w:val="24"/>
                              </w:rPr>
                              <w:fldChar w:fldCharType="begin"/>
                            </w:r>
                            <w:r w:rsidRPr="00255D39">
                              <w:rPr>
                                <w:sz w:val="24"/>
                                <w:szCs w:val="24"/>
                              </w:rPr>
                              <w:instrText xml:space="preserve"> SEQ Figure \* ARABIC </w:instrText>
                            </w:r>
                            <w:r w:rsidRPr="00255D39">
                              <w:rPr>
                                <w:sz w:val="24"/>
                                <w:szCs w:val="24"/>
                              </w:rPr>
                              <w:fldChar w:fldCharType="separate"/>
                            </w:r>
                            <w:r>
                              <w:rPr>
                                <w:noProof/>
                                <w:sz w:val="24"/>
                                <w:szCs w:val="24"/>
                              </w:rPr>
                              <w:t>13</w:t>
                            </w:r>
                            <w:r w:rsidRPr="00255D39">
                              <w:rPr>
                                <w:sz w:val="24"/>
                                <w:szCs w:val="24"/>
                              </w:rPr>
                              <w:fldChar w:fldCharType="end"/>
                            </w:r>
                            <w:r w:rsidRPr="00255D39">
                              <w:rPr>
                                <w:sz w:val="24"/>
                                <w:szCs w:val="24"/>
                              </w:rPr>
                              <w:t> : Postman</w:t>
                            </w:r>
                            <w:bookmarkEnd w:id="4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50271" id="Zone de texte 38" o:spid="_x0000_s1045" type="#_x0000_t202" style="position:absolute;left:0;text-align:left;margin-left:13.45pt;margin-top:9.2pt;width:100.4pt;height:2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" stroked="f">
                <v:textbox inset="0,0,0,0">
                  <w:txbxContent>
                    <w:p w14:paraId="063659DB" w14:textId="4BE231B2" w:rsidR="00A40E68" w:rsidRPr="00255D39" w:rsidRDefault="00A40E68" w:rsidP="00D417E3">
                      <w:pPr>
                        <w:pStyle w:val="Lgende"/>
                        <w:rPr>
                          <w:noProof/>
                          <w:sz w:val="24"/>
                          <w:szCs w:val="24"/>
                        </w:rPr>
                      </w:pPr>
                      <w:bookmarkStart w:id="480" w:name="_Toc104390919"/>
                      <w:r w:rsidRPr="00255D39">
                        <w:rPr>
                          <w:sz w:val="24"/>
                          <w:szCs w:val="24"/>
                        </w:rPr>
                        <w:t xml:space="preserve">Figure </w:t>
                      </w:r>
                      <w:r w:rsidRPr="00255D39">
                        <w:rPr>
                          <w:sz w:val="24"/>
                          <w:szCs w:val="24"/>
                        </w:rPr>
                        <w:fldChar w:fldCharType="begin"/>
                      </w:r>
                      <w:r w:rsidRPr="00255D39">
                        <w:rPr>
                          <w:sz w:val="24"/>
                          <w:szCs w:val="24"/>
                        </w:rPr>
                        <w:instrText xml:space="preserve"> SEQ Figure \* ARABIC </w:instrText>
                      </w:r>
                      <w:r w:rsidRPr="00255D39">
                        <w:rPr>
                          <w:sz w:val="24"/>
                          <w:szCs w:val="24"/>
                        </w:rPr>
                        <w:fldChar w:fldCharType="separate"/>
                      </w:r>
                      <w:r>
                        <w:rPr>
                          <w:noProof/>
                          <w:sz w:val="24"/>
                          <w:szCs w:val="24"/>
                        </w:rPr>
                        <w:t>13</w:t>
                      </w:r>
                      <w:r w:rsidRPr="00255D39">
                        <w:rPr>
                          <w:sz w:val="24"/>
                          <w:szCs w:val="24"/>
                        </w:rPr>
                        <w:fldChar w:fldCharType="end"/>
                      </w:r>
                      <w:r w:rsidRPr="00255D39">
                        <w:rPr>
                          <w:sz w:val="24"/>
                          <w:szCs w:val="24"/>
                        </w:rPr>
                        <w:t> : Postman</w:t>
                      </w:r>
                      <w:bookmarkEnd w:id="480"/>
                    </w:p>
                  </w:txbxContent>
                </v:textbox>
                <w10:wrap type="square"/>
              </v:shape>
            </w:pict>
          </mc:Fallback>
        </mc:AlternateContent>
      </w:r>
    </w:p>
    <w:p w14:paraId="4FD359EA" w14:textId="613A6AC1" w:rsidR="00CC3B6B" w:rsidRPr="00813401" w:rsidRDefault="00F859A2" w:rsidP="00813401">
      <w:pPr>
        <w:pStyle w:val="Titre1"/>
        <w:numPr>
          <w:ilvl w:val="0"/>
          <w:numId w:val="58"/>
        </w:numPr>
        <w:spacing w:line="360" w:lineRule="auto"/>
        <w:rPr>
          <w:rFonts w:cs="Times New Roman"/>
          <w:color w:val="000000" w:themeColor="text1"/>
        </w:rPr>
      </w:pPr>
      <w:bookmarkStart w:id="481" w:name="_Toc104390691"/>
      <w:r w:rsidRPr="00813401">
        <w:rPr>
          <w:rFonts w:cs="Times New Roman"/>
          <w:color w:val="000000" w:themeColor="text1"/>
        </w:rPr>
        <w:t>Architecture générale de l’application :</w:t>
      </w:r>
      <w:bookmarkEnd w:id="481"/>
    </w:p>
    <w:p w14:paraId="5978FD6E" w14:textId="6AAAF31F" w:rsidR="00F859A2" w:rsidRPr="00BB6FA3" w:rsidRDefault="00F859A2" w:rsidP="000B59EB">
      <w:pPr>
        <w:spacing w:after="0" w:line="360" w:lineRule="auto"/>
        <w:ind w:firstLine="360"/>
        <w:jc w:val="both"/>
        <w:rPr>
          <w:rFonts w:asciiTheme="majorBidi" w:hAnsiTheme="majorBidi" w:cstheme="majorBidi"/>
          <w:sz w:val="24"/>
          <w:szCs w:val="24"/>
        </w:rPr>
      </w:pPr>
      <w:r w:rsidRPr="00BB6FA3">
        <w:rPr>
          <w:rFonts w:asciiTheme="majorBidi" w:hAnsiTheme="majorBidi" w:cstheme="majorBidi"/>
          <w:sz w:val="24"/>
          <w:szCs w:val="24"/>
        </w:rPr>
        <w:t>Dans cette partie nous allons définir l’architecture logique et l’architecture physique que nous   allons adopter dans le projet.</w:t>
      </w:r>
    </w:p>
    <w:p w14:paraId="3454A2D7" w14:textId="59B67EEE" w:rsidR="00951518" w:rsidRPr="00813401" w:rsidRDefault="00951518" w:rsidP="00813401">
      <w:pPr>
        <w:pStyle w:val="Titre2"/>
        <w:numPr>
          <w:ilvl w:val="1"/>
          <w:numId w:val="58"/>
        </w:numPr>
        <w:rPr>
          <w:rFonts w:cs="Times New Roman"/>
          <w:color w:val="000000" w:themeColor="text1"/>
          <w:szCs w:val="28"/>
        </w:rPr>
      </w:pPr>
      <w:bookmarkStart w:id="482" w:name="_Toc104390692"/>
      <w:r w:rsidRPr="00813401">
        <w:rPr>
          <w:rFonts w:cs="Times New Roman"/>
          <w:color w:val="000000" w:themeColor="text1"/>
          <w:szCs w:val="28"/>
        </w:rPr>
        <w:t>Architecture logicielle :</w:t>
      </w:r>
      <w:bookmarkEnd w:id="482"/>
      <w:r w:rsidRPr="00813401">
        <w:rPr>
          <w:rFonts w:cs="Times New Roman"/>
          <w:color w:val="000000" w:themeColor="text1"/>
          <w:szCs w:val="28"/>
        </w:rPr>
        <w:t xml:space="preserve">  </w:t>
      </w:r>
    </w:p>
    <w:p w14:paraId="43CCB814" w14:textId="08982334" w:rsidR="00F859A2" w:rsidRPr="00813401" w:rsidRDefault="00F859A2" w:rsidP="00813401">
      <w:pPr>
        <w:pStyle w:val="Titre3"/>
        <w:numPr>
          <w:ilvl w:val="2"/>
          <w:numId w:val="58"/>
        </w:numPr>
        <w:spacing w:line="360" w:lineRule="auto"/>
      </w:pPr>
      <w:bookmarkStart w:id="483" w:name="_Toc104390693"/>
      <w:r w:rsidRPr="00813401">
        <w:t>Architecture MVC :</w:t>
      </w:r>
      <w:bookmarkEnd w:id="483"/>
    </w:p>
    <w:p w14:paraId="1F60569E" w14:textId="4710AC31" w:rsidR="00227CBC" w:rsidRPr="00BB6FA3" w:rsidRDefault="00770729" w:rsidP="000B59EB">
      <w:pPr>
        <w:spacing w:after="0" w:line="360" w:lineRule="auto"/>
        <w:jc w:val="both"/>
        <w:rPr>
          <w:rFonts w:asciiTheme="majorBidi" w:hAnsiTheme="majorBidi" w:cstheme="majorBidi"/>
          <w:sz w:val="24"/>
          <w:szCs w:val="24"/>
        </w:rPr>
      </w:pPr>
      <w:r w:rsidRPr="00BB6FA3">
        <w:rPr>
          <w:rFonts w:asciiTheme="majorBidi" w:hAnsiTheme="majorBidi" w:cstheme="majorBidi"/>
          <w:sz w:val="24"/>
          <w:szCs w:val="24"/>
        </w:rPr>
        <w:t xml:space="preserve">Le système a été développé sous l’architecture MVC (Model </w:t>
      </w:r>
      <w:proofErr w:type="spellStart"/>
      <w:r w:rsidRPr="00BB6FA3">
        <w:rPr>
          <w:rFonts w:asciiTheme="majorBidi" w:hAnsiTheme="majorBidi" w:cstheme="majorBidi"/>
          <w:sz w:val="24"/>
          <w:szCs w:val="24"/>
        </w:rPr>
        <w:t>View</w:t>
      </w:r>
      <w:proofErr w:type="spellEnd"/>
      <w:r w:rsidRPr="00BB6FA3">
        <w:rPr>
          <w:rFonts w:asciiTheme="majorBidi" w:hAnsiTheme="majorBidi" w:cstheme="majorBidi"/>
          <w:sz w:val="24"/>
          <w:szCs w:val="24"/>
        </w:rPr>
        <w:t xml:space="preserve"> Controller).</w:t>
      </w:r>
    </w:p>
    <w:p w14:paraId="65AABCD9" w14:textId="3EE960B3" w:rsidR="00BA5676" w:rsidRPr="00BB6FA3" w:rsidRDefault="00BA5676" w:rsidP="000B59EB">
      <w:pPr>
        <w:pStyle w:val="Paragraphedeliste"/>
        <w:numPr>
          <w:ilvl w:val="0"/>
          <w:numId w:val="11"/>
        </w:numPr>
        <w:spacing w:after="0" w:line="360" w:lineRule="auto"/>
        <w:jc w:val="both"/>
        <w:rPr>
          <w:rFonts w:asciiTheme="majorBidi" w:hAnsiTheme="majorBidi" w:cstheme="majorBidi"/>
          <w:sz w:val="24"/>
          <w:szCs w:val="24"/>
        </w:rPr>
      </w:pPr>
      <w:r w:rsidRPr="00BB6FA3">
        <w:rPr>
          <w:rFonts w:asciiTheme="majorBidi" w:hAnsiTheme="majorBidi" w:cstheme="majorBidi"/>
          <w:b/>
          <w:bCs/>
          <w:sz w:val="24"/>
          <w:szCs w:val="24"/>
        </w:rPr>
        <w:t>Le modèle</w:t>
      </w:r>
      <w:r w:rsidRPr="00BB6FA3">
        <w:rPr>
          <w:rFonts w:asciiTheme="majorBidi" w:hAnsiTheme="majorBidi" w:cstheme="majorBidi"/>
          <w:sz w:val="24"/>
          <w:szCs w:val="24"/>
        </w:rPr>
        <w:t> : il est responsable de traiter et valider les données afin d’exécuter le logique métier de l’application.</w:t>
      </w:r>
    </w:p>
    <w:p w14:paraId="2B92C8C5" w14:textId="412E6DD6" w:rsidR="00BA5676" w:rsidRPr="00BB6FA3" w:rsidRDefault="00BA5676" w:rsidP="000B59EB">
      <w:pPr>
        <w:pStyle w:val="Paragraphedeliste"/>
        <w:numPr>
          <w:ilvl w:val="0"/>
          <w:numId w:val="11"/>
        </w:numPr>
        <w:spacing w:after="0" w:line="360" w:lineRule="auto"/>
        <w:jc w:val="both"/>
        <w:rPr>
          <w:rFonts w:asciiTheme="majorBidi" w:hAnsiTheme="majorBidi" w:cstheme="majorBidi"/>
          <w:sz w:val="24"/>
          <w:szCs w:val="24"/>
        </w:rPr>
      </w:pPr>
      <w:r w:rsidRPr="00BB6FA3">
        <w:rPr>
          <w:rFonts w:asciiTheme="majorBidi" w:hAnsiTheme="majorBidi" w:cstheme="majorBidi"/>
          <w:b/>
          <w:bCs/>
          <w:sz w:val="24"/>
          <w:szCs w:val="24"/>
        </w:rPr>
        <w:t>La vue</w:t>
      </w:r>
      <w:r w:rsidRPr="00BB6FA3">
        <w:rPr>
          <w:rFonts w:asciiTheme="majorBidi" w:hAnsiTheme="majorBidi" w:cstheme="majorBidi"/>
          <w:sz w:val="24"/>
          <w:szCs w:val="24"/>
        </w:rPr>
        <w:t> : il est responsable d’afficher les données, il communique avec le contrôleur pour récupérer les données.</w:t>
      </w:r>
    </w:p>
    <w:p w14:paraId="3E50AE97" w14:textId="371D6BCA" w:rsidR="00012732" w:rsidRDefault="00BA5676" w:rsidP="00012732">
      <w:pPr>
        <w:pStyle w:val="Paragraphedeliste"/>
        <w:rPr>
          <w:ins w:id="484" w:author="Rafik" w:date="2022-05-27T23:00:00Z"/>
          <w:rFonts w:asciiTheme="majorBidi" w:hAnsiTheme="majorBidi" w:cstheme="majorBidi"/>
          <w:sz w:val="24"/>
          <w:szCs w:val="24"/>
        </w:rPr>
      </w:pPr>
      <w:r w:rsidRPr="00BB6FA3">
        <w:rPr>
          <w:rFonts w:asciiTheme="majorBidi" w:hAnsiTheme="majorBidi" w:cstheme="majorBidi"/>
          <w:b/>
          <w:bCs/>
          <w:sz w:val="24"/>
          <w:szCs w:val="24"/>
        </w:rPr>
        <w:t>Le contrôleur </w:t>
      </w:r>
      <w:r w:rsidRPr="00BB6FA3">
        <w:rPr>
          <w:rFonts w:asciiTheme="majorBidi" w:hAnsiTheme="majorBidi" w:cstheme="majorBidi"/>
          <w:sz w:val="24"/>
          <w:szCs w:val="24"/>
        </w:rPr>
        <w:t xml:space="preserve">: il est responsable de gérer le dynamisme de l’application en analysant les requêtes et faire la relation entre l’utilisateur et </w:t>
      </w:r>
      <w:r w:rsidR="00B77213" w:rsidRPr="00BB6FA3">
        <w:rPr>
          <w:rFonts w:asciiTheme="majorBidi" w:hAnsiTheme="majorBidi" w:cstheme="majorBidi"/>
          <w:sz w:val="24"/>
          <w:szCs w:val="24"/>
        </w:rPr>
        <w:t>l’application</w:t>
      </w:r>
      <w:r w:rsidR="00B77213" w:rsidRPr="00012732">
        <w:rPr>
          <w:rFonts w:asciiTheme="majorBidi" w:hAnsiTheme="majorBidi" w:cstheme="majorBidi"/>
          <w:sz w:val="24"/>
          <w:szCs w:val="24"/>
          <w:rPrChange w:id="485" w:author="Rafik" w:date="2022-05-27T23:00:00Z">
            <w:rPr/>
          </w:rPrChange>
        </w:rPr>
        <w:t>.</w:t>
      </w:r>
    </w:p>
    <w:p w14:paraId="37E6BC99" w14:textId="54732EF3" w:rsidR="00012732" w:rsidRDefault="00012732" w:rsidP="00012732">
      <w:pPr>
        <w:pStyle w:val="Paragraphedeliste"/>
        <w:rPr>
          <w:ins w:id="486" w:author="Rafik" w:date="2022-05-27T23:00:00Z"/>
          <w:rFonts w:asciiTheme="majorBidi" w:hAnsiTheme="majorBidi" w:cstheme="majorBidi"/>
          <w:sz w:val="24"/>
          <w:szCs w:val="24"/>
        </w:rPr>
      </w:pPr>
    </w:p>
    <w:p w14:paraId="0E3ABCCA" w14:textId="6C1CFED3" w:rsidR="00012732" w:rsidRPr="00012732" w:rsidRDefault="00012732" w:rsidP="00012732">
      <w:pPr>
        <w:pStyle w:val="Paragraphedeliste"/>
        <w:rPr>
          <w:ins w:id="487" w:author="Rafik" w:date="2022-05-27T23:00:00Z"/>
          <w:rFonts w:asciiTheme="majorBidi" w:hAnsiTheme="majorBidi" w:cstheme="majorBidi"/>
          <w:sz w:val="24"/>
          <w:szCs w:val="24"/>
          <w:rPrChange w:id="488" w:author="Rafik" w:date="2022-05-27T23:00:00Z">
            <w:rPr>
              <w:ins w:id="489" w:author="Rafik" w:date="2022-05-27T23:00:00Z"/>
            </w:rPr>
          </w:rPrChange>
        </w:rPr>
      </w:pPr>
      <w:moveToRangeStart w:id="490" w:author="Rafik" w:date="2022-05-27T23:00:00Z" w:name="move104584847"/>
      <w:ins w:id="491" w:author="Rafik" w:date="2022-05-27T23:00:00Z">
        <w:r w:rsidRPr="00BB6FA3">
          <w:rPr>
            <w:rFonts w:asciiTheme="majorBidi" w:hAnsiTheme="majorBidi" w:cstheme="majorBidi"/>
            <w:noProof/>
            <w:lang w:eastAsia="fr-FR"/>
          </w:rPr>
          <w:drawing>
            <wp:anchor distT="0" distB="0" distL="114300" distR="114300" simplePos="0" relativeHeight="251723776" behindDoc="0" locked="0" layoutInCell="1" allowOverlap="1" wp14:anchorId="09BC0FD9" wp14:editId="3452286C">
              <wp:simplePos x="0" y="0"/>
              <wp:positionH relativeFrom="page">
                <wp:align>center</wp:align>
              </wp:positionH>
              <wp:positionV relativeFrom="paragraph">
                <wp:posOffset>316865</wp:posOffset>
              </wp:positionV>
              <wp:extent cx="5939155" cy="2595245"/>
              <wp:effectExtent l="0" t="0" r="4445"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5568" r="5686"/>
                      <a:stretch/>
                    </pic:blipFill>
                    <pic:spPr bwMode="auto">
                      <a:xfrm>
                        <a:off x="0" y="0"/>
                        <a:ext cx="5939155" cy="2595245"/>
                      </a:xfrm>
                      <a:prstGeom prst="rect">
                        <a:avLst/>
                      </a:prstGeom>
                      <a:ln>
                        <a:noFill/>
                      </a:ln>
                      <a:extLst>
                        <a:ext uri="{53640926-AAD7-44D8-BBD7-CCE9431645EC}">
                          <a14:shadowObscured xmlns:a14="http://schemas.microsoft.com/office/drawing/2010/main"/>
                        </a:ext>
                      </a:extLst>
                    </pic:spPr>
                  </pic:pic>
                </a:graphicData>
              </a:graphic>
            </wp:anchor>
          </w:drawing>
        </w:r>
        <w:moveToRangeEnd w:id="490"/>
      </w:ins>
    </w:p>
    <w:p w14:paraId="10591C50" w14:textId="1B33B1B2" w:rsidR="00770729" w:rsidRPr="00012732" w:rsidDel="00012732" w:rsidRDefault="00BA5676" w:rsidP="003C4699">
      <w:pPr>
        <w:pStyle w:val="Paragraphedeliste"/>
        <w:numPr>
          <w:ilvl w:val="0"/>
          <w:numId w:val="11"/>
        </w:numPr>
        <w:spacing w:after="0" w:line="360" w:lineRule="auto"/>
        <w:jc w:val="both"/>
        <w:rPr>
          <w:del w:id="492" w:author="Rafik" w:date="2022-05-27T23:00:00Z"/>
          <w:rFonts w:asciiTheme="majorBidi" w:hAnsiTheme="majorBidi" w:cstheme="majorBidi"/>
          <w:sz w:val="24"/>
          <w:szCs w:val="24"/>
          <w:rPrChange w:id="493" w:author="Rafik" w:date="2022-05-27T23:00:00Z">
            <w:rPr>
              <w:del w:id="494" w:author="Rafik" w:date="2022-05-27T23:00:00Z"/>
            </w:rPr>
          </w:rPrChange>
        </w:rPr>
      </w:pPr>
      <w:r w:rsidRPr="00012732">
        <w:rPr>
          <w:rFonts w:asciiTheme="majorBidi" w:hAnsiTheme="majorBidi" w:cstheme="majorBidi"/>
          <w:sz w:val="24"/>
          <w:szCs w:val="24"/>
          <w:rPrChange w:id="495" w:author="Rafik" w:date="2022-05-27T23:00:00Z">
            <w:rPr/>
          </w:rPrChange>
        </w:rPr>
        <w:t xml:space="preserve"> </w:t>
      </w:r>
    </w:p>
    <w:p w14:paraId="208F2AC1" w14:textId="77777777" w:rsidR="00255D39" w:rsidRPr="00012732" w:rsidRDefault="00255D39" w:rsidP="00012732">
      <w:pPr>
        <w:pStyle w:val="Paragraphedeliste"/>
        <w:pPrChange w:id="496" w:author="Rafik" w:date="2022-05-27T23:00:00Z">
          <w:pPr>
            <w:pStyle w:val="Paragraphedeliste"/>
            <w:numPr>
              <w:numId w:val="11"/>
            </w:numPr>
            <w:spacing w:after="0" w:line="360" w:lineRule="auto"/>
            <w:ind w:hanging="360"/>
            <w:jc w:val="both"/>
          </w:pPr>
        </w:pPrChange>
      </w:pPr>
    </w:p>
    <w:p w14:paraId="5443833B" w14:textId="4CCEE42C" w:rsidR="00255D39" w:rsidRDefault="00BA5676" w:rsidP="00255D39">
      <w:pPr>
        <w:keepNext/>
        <w:spacing w:after="0" w:line="360" w:lineRule="auto"/>
        <w:jc w:val="both"/>
      </w:pPr>
      <w:del w:id="497" w:author="Rafik" w:date="2022-05-27T23:00:00Z">
        <w:r w:rsidRPr="00BB6FA3" w:rsidDel="00012732">
          <w:rPr>
            <w:rFonts w:asciiTheme="majorBidi" w:hAnsiTheme="majorBidi" w:cstheme="majorBidi"/>
            <w:noProof/>
            <w:lang w:eastAsia="fr-FR"/>
          </w:rPr>
          <w:drawing>
            <wp:inline distT="0" distB="0" distL="0" distR="0" wp14:anchorId="5BA6870B" wp14:editId="7333DD83">
              <wp:extent cx="6190615" cy="3649980"/>
              <wp:effectExtent l="0" t="0" r="635"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5568" r="5686"/>
                      <a:stretch/>
                    </pic:blipFill>
                    <pic:spPr bwMode="auto">
                      <a:xfrm>
                        <a:off x="0" y="0"/>
                        <a:ext cx="6266775" cy="3694884"/>
                      </a:xfrm>
                      <a:prstGeom prst="rect">
                        <a:avLst/>
                      </a:prstGeom>
                      <a:ln>
                        <a:noFill/>
                      </a:ln>
                      <a:extLst>
                        <a:ext uri="{53640926-AAD7-44D8-BBD7-CCE9431645EC}">
                          <a14:shadowObscured xmlns:a14="http://schemas.microsoft.com/office/drawing/2010/main"/>
                        </a:ext>
                      </a:extLst>
                    </pic:spPr>
                  </pic:pic>
                </a:graphicData>
              </a:graphic>
            </wp:inline>
          </w:drawing>
        </w:r>
      </w:del>
    </w:p>
    <w:p w14:paraId="051FFC27" w14:textId="0384DBB1" w:rsidR="00F859A2" w:rsidRPr="00255D39" w:rsidRDefault="00255D39" w:rsidP="00255D39">
      <w:pPr>
        <w:pStyle w:val="Lgende"/>
        <w:jc w:val="center"/>
        <w:rPr>
          <w:rFonts w:asciiTheme="majorBidi" w:hAnsiTheme="majorBidi" w:cstheme="majorBidi"/>
          <w:sz w:val="24"/>
          <w:szCs w:val="24"/>
        </w:rPr>
      </w:pPr>
      <w:bookmarkStart w:id="498" w:name="_Toc104390920"/>
      <w:r w:rsidRPr="00255D39">
        <w:rPr>
          <w:sz w:val="24"/>
          <w:szCs w:val="24"/>
        </w:rPr>
        <w:t xml:space="preserve">Figure </w:t>
      </w:r>
      <w:r w:rsidRPr="00255D39">
        <w:rPr>
          <w:sz w:val="24"/>
          <w:szCs w:val="24"/>
        </w:rPr>
        <w:fldChar w:fldCharType="begin"/>
      </w:r>
      <w:r w:rsidRPr="00255D39">
        <w:rPr>
          <w:sz w:val="24"/>
          <w:szCs w:val="24"/>
        </w:rPr>
        <w:instrText xml:space="preserve"> SEQ Figure \* ARABIC </w:instrText>
      </w:r>
      <w:r w:rsidRPr="00255D39">
        <w:rPr>
          <w:sz w:val="24"/>
          <w:szCs w:val="24"/>
        </w:rPr>
        <w:fldChar w:fldCharType="separate"/>
      </w:r>
      <w:r w:rsidR="0063526C">
        <w:rPr>
          <w:noProof/>
          <w:sz w:val="24"/>
          <w:szCs w:val="24"/>
        </w:rPr>
        <w:t>14</w:t>
      </w:r>
      <w:r w:rsidRPr="00255D39">
        <w:rPr>
          <w:sz w:val="24"/>
          <w:szCs w:val="24"/>
        </w:rPr>
        <w:fldChar w:fldCharType="end"/>
      </w:r>
      <w:r w:rsidRPr="00255D39">
        <w:rPr>
          <w:sz w:val="24"/>
          <w:szCs w:val="24"/>
        </w:rPr>
        <w:t xml:space="preserve"> : Architecture MVC</w:t>
      </w:r>
      <w:bookmarkEnd w:id="498"/>
    </w:p>
    <w:p w14:paraId="56B5889A" w14:textId="77777777" w:rsidR="00273281" w:rsidRPr="00BB6FA3" w:rsidRDefault="00273281" w:rsidP="000B59EB">
      <w:pPr>
        <w:spacing w:after="0" w:line="360" w:lineRule="auto"/>
        <w:jc w:val="both"/>
        <w:rPr>
          <w:rFonts w:asciiTheme="majorBidi" w:hAnsiTheme="majorBidi" w:cstheme="majorBidi"/>
          <w:b/>
          <w:bCs/>
          <w:sz w:val="28"/>
          <w:szCs w:val="28"/>
        </w:rPr>
      </w:pPr>
    </w:p>
    <w:p w14:paraId="4FD16802" w14:textId="5011DD4C" w:rsidR="00951518" w:rsidRPr="00813401" w:rsidRDefault="00951518" w:rsidP="00813401">
      <w:pPr>
        <w:pStyle w:val="Titre3"/>
        <w:numPr>
          <w:ilvl w:val="2"/>
          <w:numId w:val="58"/>
        </w:numPr>
        <w:rPr>
          <w:szCs w:val="24"/>
        </w:rPr>
      </w:pPr>
      <w:bookmarkStart w:id="499" w:name="_Toc104390694"/>
      <w:r w:rsidRPr="00813401">
        <w:rPr>
          <w:szCs w:val="24"/>
        </w:rPr>
        <w:lastRenderedPageBreak/>
        <w:t>Architecture web Service :</w:t>
      </w:r>
      <w:bookmarkEnd w:id="499"/>
    </w:p>
    <w:p w14:paraId="2F8FEDD0" w14:textId="70FDFE44" w:rsidR="00951518" w:rsidRPr="00BB6FA3" w:rsidRDefault="00951518" w:rsidP="00255D39">
      <w:pPr>
        <w:pStyle w:val="Paragraphedeliste"/>
        <w:spacing w:after="0" w:line="360" w:lineRule="auto"/>
        <w:jc w:val="both"/>
        <w:rPr>
          <w:rFonts w:asciiTheme="majorBidi" w:hAnsiTheme="majorBidi" w:cstheme="majorBidi"/>
          <w:sz w:val="24"/>
          <w:szCs w:val="24"/>
        </w:rPr>
      </w:pPr>
      <w:r w:rsidRPr="00BB6FA3">
        <w:rPr>
          <w:rFonts w:asciiTheme="majorBidi" w:hAnsiTheme="majorBidi" w:cstheme="majorBidi"/>
          <w:sz w:val="24"/>
          <w:szCs w:val="24"/>
        </w:rPr>
        <w:t xml:space="preserve">Nous avons utilisé aussi l’architecture des service web qui proposent aux utilisateurs du web des fonctionnalités pratique de type REST (REpresentional State Transfer), c’est un style d’architecture inspiré de l’architecture du web fortement basé sur le protocole </w:t>
      </w:r>
      <w:r w:rsidR="00B77213" w:rsidRPr="00BB6FA3">
        <w:rPr>
          <w:rFonts w:asciiTheme="majorBidi" w:hAnsiTheme="majorBidi" w:cstheme="majorBidi"/>
          <w:sz w:val="24"/>
          <w:szCs w:val="24"/>
        </w:rPr>
        <w:t>http.</w:t>
      </w:r>
      <w:r w:rsidRPr="00BB6FA3">
        <w:rPr>
          <w:rFonts w:asciiTheme="majorBidi" w:hAnsiTheme="majorBidi" w:cstheme="majorBidi"/>
          <w:sz w:val="24"/>
          <w:szCs w:val="24"/>
        </w:rPr>
        <w:t xml:space="preserve"> </w:t>
      </w:r>
    </w:p>
    <w:p w14:paraId="23B76B23" w14:textId="2274FAAF" w:rsidR="003902C8" w:rsidRDefault="00951518" w:rsidP="003902C8">
      <w:pPr>
        <w:pStyle w:val="Paragraphedeliste"/>
        <w:spacing w:after="0" w:line="360" w:lineRule="auto"/>
        <w:jc w:val="both"/>
        <w:rPr>
          <w:rFonts w:asciiTheme="majorBidi" w:hAnsiTheme="majorBidi" w:cstheme="majorBidi"/>
          <w:sz w:val="24"/>
          <w:szCs w:val="24"/>
        </w:rPr>
      </w:pPr>
      <w:r w:rsidRPr="00BB6FA3">
        <w:rPr>
          <w:rFonts w:asciiTheme="majorBidi" w:hAnsiTheme="majorBidi" w:cstheme="majorBidi"/>
          <w:sz w:val="24"/>
          <w:szCs w:val="24"/>
        </w:rPr>
        <w:t xml:space="preserve"> Ce figure présente l’</w:t>
      </w:r>
      <w:r w:rsidR="003902C8">
        <w:rPr>
          <w:rFonts w:asciiTheme="majorBidi" w:hAnsiTheme="majorBidi" w:cstheme="majorBidi"/>
          <w:sz w:val="24"/>
          <w:szCs w:val="24"/>
        </w:rPr>
        <w:t>architecture des services web …</w:t>
      </w:r>
    </w:p>
    <w:p w14:paraId="558E2346" w14:textId="0DF5691C" w:rsidR="003902C8" w:rsidRPr="003902C8" w:rsidRDefault="00813401" w:rsidP="003902C8">
      <w:pPr>
        <w:pStyle w:val="Paragraphedeliste"/>
        <w:spacing w:after="0" w:line="360" w:lineRule="auto"/>
        <w:jc w:val="both"/>
        <w:rPr>
          <w:rFonts w:asciiTheme="majorBidi" w:hAnsiTheme="majorBidi" w:cstheme="majorBidi"/>
          <w:sz w:val="24"/>
          <w:szCs w:val="24"/>
        </w:rPr>
      </w:pPr>
      <w:r>
        <w:rPr>
          <w:noProof/>
          <w:lang w:eastAsia="fr-FR"/>
        </w:rPr>
        <mc:AlternateContent>
          <mc:Choice Requires="wps">
            <w:drawing>
              <wp:anchor distT="0" distB="0" distL="114300" distR="114300" simplePos="0" relativeHeight="251718656" behindDoc="0" locked="0" layoutInCell="1" allowOverlap="1" wp14:anchorId="091EFD1F" wp14:editId="6CF1C10C">
                <wp:simplePos x="0" y="0"/>
                <wp:positionH relativeFrom="column">
                  <wp:posOffset>252095</wp:posOffset>
                </wp:positionH>
                <wp:positionV relativeFrom="paragraph">
                  <wp:posOffset>2863003</wp:posOffset>
                </wp:positionV>
                <wp:extent cx="5760720" cy="635"/>
                <wp:effectExtent l="0" t="0" r="0" b="0"/>
                <wp:wrapSquare wrapText="bothSides"/>
                <wp:docPr id="39" name="Zone de texte 3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26A1CCCE" w14:textId="23E546DB" w:rsidR="00A40E68" w:rsidRPr="00255D39" w:rsidRDefault="00A40E68" w:rsidP="00255D39">
                            <w:pPr>
                              <w:pStyle w:val="Lgende"/>
                              <w:jc w:val="center"/>
                              <w:rPr>
                                <w:rFonts w:asciiTheme="majorBidi" w:hAnsiTheme="majorBidi" w:cstheme="majorBidi"/>
                                <w:noProof/>
                                <w:sz w:val="24"/>
                                <w:szCs w:val="24"/>
                              </w:rPr>
                            </w:pPr>
                            <w:bookmarkStart w:id="500" w:name="_Toc104390921"/>
                            <w:r w:rsidRPr="00255D39">
                              <w:rPr>
                                <w:sz w:val="24"/>
                                <w:szCs w:val="24"/>
                              </w:rPr>
                              <w:t xml:space="preserve">Figure </w:t>
                            </w:r>
                            <w:r w:rsidRPr="00255D39">
                              <w:rPr>
                                <w:sz w:val="24"/>
                                <w:szCs w:val="24"/>
                              </w:rPr>
                              <w:fldChar w:fldCharType="begin"/>
                            </w:r>
                            <w:r w:rsidRPr="00255D39">
                              <w:rPr>
                                <w:sz w:val="24"/>
                                <w:szCs w:val="24"/>
                              </w:rPr>
                              <w:instrText xml:space="preserve"> SEQ Figure \* ARABIC </w:instrText>
                            </w:r>
                            <w:r w:rsidRPr="00255D39">
                              <w:rPr>
                                <w:sz w:val="24"/>
                                <w:szCs w:val="24"/>
                              </w:rPr>
                              <w:fldChar w:fldCharType="separate"/>
                            </w:r>
                            <w:r>
                              <w:rPr>
                                <w:noProof/>
                                <w:sz w:val="24"/>
                                <w:szCs w:val="24"/>
                              </w:rPr>
                              <w:t>15</w:t>
                            </w:r>
                            <w:r w:rsidRPr="00255D39">
                              <w:rPr>
                                <w:sz w:val="24"/>
                                <w:szCs w:val="24"/>
                              </w:rPr>
                              <w:fldChar w:fldCharType="end"/>
                            </w:r>
                            <w:r w:rsidRPr="00255D39">
                              <w:rPr>
                                <w:sz w:val="24"/>
                                <w:szCs w:val="24"/>
                              </w:rPr>
                              <w:t xml:space="preserve"> : Architecture web service</w:t>
                            </w:r>
                            <w:bookmarkEnd w:id="5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EFD1F" id="Zone de texte 39" o:spid="_x0000_s1046" type="#_x0000_t202" style="position:absolute;left:0;text-align:left;margin-left:19.85pt;margin-top:225.45pt;width:453.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" stroked="f">
                <v:textbox style="mso-fit-shape-to-text:t" inset="0,0,0,0">
                  <w:txbxContent>
                    <w:p w14:paraId="26A1CCCE" w14:textId="23E546DB" w:rsidR="00A40E68" w:rsidRPr="00255D39" w:rsidRDefault="00A40E68" w:rsidP="00255D39">
                      <w:pPr>
                        <w:pStyle w:val="Lgende"/>
                        <w:jc w:val="center"/>
                        <w:rPr>
                          <w:rFonts w:asciiTheme="majorBidi" w:hAnsiTheme="majorBidi" w:cstheme="majorBidi"/>
                          <w:noProof/>
                          <w:sz w:val="24"/>
                          <w:szCs w:val="24"/>
                        </w:rPr>
                      </w:pPr>
                      <w:bookmarkStart w:id="501" w:name="_Toc104390921"/>
                      <w:r w:rsidRPr="00255D39">
                        <w:rPr>
                          <w:sz w:val="24"/>
                          <w:szCs w:val="24"/>
                        </w:rPr>
                        <w:t xml:space="preserve">Figure </w:t>
                      </w:r>
                      <w:r w:rsidRPr="00255D39">
                        <w:rPr>
                          <w:sz w:val="24"/>
                          <w:szCs w:val="24"/>
                        </w:rPr>
                        <w:fldChar w:fldCharType="begin"/>
                      </w:r>
                      <w:r w:rsidRPr="00255D39">
                        <w:rPr>
                          <w:sz w:val="24"/>
                          <w:szCs w:val="24"/>
                        </w:rPr>
                        <w:instrText xml:space="preserve"> SEQ Figure \* ARABIC </w:instrText>
                      </w:r>
                      <w:r w:rsidRPr="00255D39">
                        <w:rPr>
                          <w:sz w:val="24"/>
                          <w:szCs w:val="24"/>
                        </w:rPr>
                        <w:fldChar w:fldCharType="separate"/>
                      </w:r>
                      <w:r>
                        <w:rPr>
                          <w:noProof/>
                          <w:sz w:val="24"/>
                          <w:szCs w:val="24"/>
                        </w:rPr>
                        <w:t>15</w:t>
                      </w:r>
                      <w:r w:rsidRPr="00255D39">
                        <w:rPr>
                          <w:sz w:val="24"/>
                          <w:szCs w:val="24"/>
                        </w:rPr>
                        <w:fldChar w:fldCharType="end"/>
                      </w:r>
                      <w:r w:rsidRPr="00255D39">
                        <w:rPr>
                          <w:sz w:val="24"/>
                          <w:szCs w:val="24"/>
                        </w:rPr>
                        <w:t xml:space="preserve"> : Architecture web service</w:t>
                      </w:r>
                      <w:bookmarkEnd w:id="501"/>
                    </w:p>
                  </w:txbxContent>
                </v:textbox>
                <w10:wrap type="square"/>
              </v:shape>
            </w:pict>
          </mc:Fallback>
        </mc:AlternateContent>
      </w:r>
      <w:r w:rsidRPr="00BB6FA3">
        <w:rPr>
          <w:rFonts w:asciiTheme="majorBidi" w:hAnsiTheme="majorBidi" w:cstheme="majorBidi"/>
          <w:noProof/>
          <w:lang w:eastAsia="fr-FR"/>
        </w:rPr>
        <w:drawing>
          <wp:anchor distT="0" distB="0" distL="114300" distR="114300" simplePos="0" relativeHeight="251678720" behindDoc="0" locked="0" layoutInCell="1" allowOverlap="1" wp14:anchorId="37A93F25" wp14:editId="101DF4B1">
            <wp:simplePos x="0" y="0"/>
            <wp:positionH relativeFrom="margin">
              <wp:posOffset>-635</wp:posOffset>
            </wp:positionH>
            <wp:positionV relativeFrom="paragraph">
              <wp:posOffset>245533</wp:posOffset>
            </wp:positionV>
            <wp:extent cx="6311900" cy="2810510"/>
            <wp:effectExtent l="0" t="0" r="0" b="889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1721" r="2075"/>
                    <a:stretch/>
                  </pic:blipFill>
                  <pic:spPr bwMode="auto">
                    <a:xfrm>
                      <a:off x="0" y="0"/>
                      <a:ext cx="6311900" cy="2810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4BF0C6" w14:textId="169FDD31" w:rsidR="003902C8" w:rsidRDefault="003902C8" w:rsidP="000B59EB">
      <w:pPr>
        <w:spacing w:after="0" w:line="360" w:lineRule="auto"/>
        <w:jc w:val="both"/>
        <w:rPr>
          <w:rFonts w:asciiTheme="majorBidi" w:hAnsiTheme="majorBidi" w:cstheme="majorBidi"/>
          <w:b/>
          <w:bCs/>
          <w:sz w:val="28"/>
          <w:szCs w:val="28"/>
        </w:rPr>
      </w:pPr>
    </w:p>
    <w:p w14:paraId="4E95F229" w14:textId="77777777" w:rsidR="003902C8" w:rsidRPr="00BB6FA3" w:rsidRDefault="003902C8" w:rsidP="000B59EB">
      <w:pPr>
        <w:spacing w:after="0" w:line="360" w:lineRule="auto"/>
        <w:jc w:val="both"/>
        <w:rPr>
          <w:rFonts w:asciiTheme="majorBidi" w:hAnsiTheme="majorBidi" w:cstheme="majorBidi"/>
          <w:b/>
          <w:bCs/>
          <w:sz w:val="28"/>
          <w:szCs w:val="28"/>
        </w:rPr>
      </w:pPr>
    </w:p>
    <w:p w14:paraId="132D09C0" w14:textId="3A51850D" w:rsidR="00D578BC" w:rsidRPr="00255D39" w:rsidRDefault="00D578BC" w:rsidP="00813401">
      <w:pPr>
        <w:pStyle w:val="Titre2"/>
        <w:numPr>
          <w:ilvl w:val="1"/>
          <w:numId w:val="58"/>
        </w:numPr>
        <w:spacing w:line="360" w:lineRule="auto"/>
        <w:rPr>
          <w:rFonts w:cs="Times New Roman"/>
          <w:b w:val="0"/>
          <w:color w:val="000000" w:themeColor="text1"/>
          <w:szCs w:val="28"/>
        </w:rPr>
      </w:pPr>
      <w:bookmarkStart w:id="502" w:name="_Toc104390695"/>
      <w:r w:rsidRPr="00255D39">
        <w:rPr>
          <w:rFonts w:cs="Times New Roman"/>
          <w:b w:val="0"/>
          <w:color w:val="000000" w:themeColor="text1"/>
          <w:szCs w:val="28"/>
        </w:rPr>
        <w:t>Architecture physique :</w:t>
      </w:r>
      <w:bookmarkEnd w:id="502"/>
    </w:p>
    <w:p w14:paraId="081B85A2" w14:textId="646A23DB" w:rsidR="00D578BC" w:rsidRPr="00BB6FA3" w:rsidRDefault="00255D39" w:rsidP="00255D39">
      <w:pPr>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00D578BC" w:rsidRPr="00BB6FA3">
        <w:rPr>
          <w:rFonts w:asciiTheme="majorBidi" w:hAnsiTheme="majorBidi" w:cstheme="majorBidi"/>
          <w:sz w:val="24"/>
          <w:szCs w:val="24"/>
        </w:rPr>
        <w:t xml:space="preserve"> L’architecture physique décrit les composants concrets</w:t>
      </w:r>
      <w:r w:rsidR="00B77213" w:rsidRPr="00BB6FA3">
        <w:rPr>
          <w:rFonts w:asciiTheme="majorBidi" w:hAnsiTheme="majorBidi" w:cstheme="majorBidi"/>
          <w:sz w:val="24"/>
          <w:szCs w:val="24"/>
        </w:rPr>
        <w:t xml:space="preserve"> : les</w:t>
      </w:r>
      <w:r w:rsidR="00D578BC" w:rsidRPr="00BB6FA3">
        <w:rPr>
          <w:rFonts w:asciiTheme="majorBidi" w:hAnsiTheme="majorBidi" w:cstheme="majorBidi"/>
          <w:sz w:val="24"/>
          <w:szCs w:val="24"/>
        </w:rPr>
        <w:t xml:space="preserve"> machines (modèles, ressources</w:t>
      </w:r>
      <w:proofErr w:type="gramStart"/>
      <w:r w:rsidR="00D578BC" w:rsidRPr="00BB6FA3">
        <w:rPr>
          <w:rFonts w:asciiTheme="majorBidi" w:hAnsiTheme="majorBidi" w:cstheme="majorBidi"/>
          <w:sz w:val="24"/>
          <w:szCs w:val="24"/>
        </w:rPr>
        <w:t>) ,</w:t>
      </w:r>
      <w:proofErr w:type="gramEnd"/>
      <w:r w:rsidR="00D578BC" w:rsidRPr="00BB6FA3">
        <w:rPr>
          <w:rFonts w:asciiTheme="majorBidi" w:hAnsiTheme="majorBidi" w:cstheme="majorBidi"/>
          <w:sz w:val="24"/>
          <w:szCs w:val="24"/>
        </w:rPr>
        <w:t xml:space="preserve">  le stockage , le réseau (adresse IP).</w:t>
      </w:r>
    </w:p>
    <w:p w14:paraId="2E9F401D" w14:textId="77093722" w:rsidR="00D578BC" w:rsidRPr="00BB6FA3" w:rsidRDefault="00D578BC" w:rsidP="000B59EB">
      <w:pPr>
        <w:spacing w:after="0" w:line="360" w:lineRule="auto"/>
        <w:jc w:val="both"/>
        <w:rPr>
          <w:rFonts w:asciiTheme="majorBidi" w:hAnsiTheme="majorBidi" w:cstheme="majorBidi"/>
          <w:sz w:val="24"/>
          <w:szCs w:val="24"/>
        </w:rPr>
      </w:pPr>
      <w:r w:rsidRPr="00BB6FA3">
        <w:rPr>
          <w:rFonts w:asciiTheme="majorBidi" w:hAnsiTheme="majorBidi" w:cstheme="majorBidi"/>
          <w:sz w:val="24"/>
          <w:szCs w:val="24"/>
        </w:rPr>
        <w:t xml:space="preserve">Pour simulez le fonctionnement de l’application chez l’environnement du client nous avons choisi d’adopter </w:t>
      </w:r>
      <w:r w:rsidRPr="00BB6FA3">
        <w:rPr>
          <w:rFonts w:asciiTheme="majorBidi" w:hAnsiTheme="majorBidi" w:cstheme="majorBidi"/>
          <w:b/>
          <w:bCs/>
          <w:sz w:val="24"/>
          <w:szCs w:val="24"/>
        </w:rPr>
        <w:t xml:space="preserve">l’architecture </w:t>
      </w:r>
      <w:r w:rsidR="009B2767" w:rsidRPr="00BB6FA3">
        <w:rPr>
          <w:rFonts w:asciiTheme="majorBidi" w:hAnsiTheme="majorBidi" w:cstheme="majorBidi"/>
          <w:b/>
          <w:bCs/>
          <w:sz w:val="24"/>
          <w:szCs w:val="24"/>
        </w:rPr>
        <w:t>trois tiers</w:t>
      </w:r>
      <w:r w:rsidR="009B2767" w:rsidRPr="00BB6FA3">
        <w:rPr>
          <w:rFonts w:asciiTheme="majorBidi" w:hAnsiTheme="majorBidi" w:cstheme="majorBidi"/>
          <w:sz w:val="24"/>
          <w:szCs w:val="24"/>
        </w:rPr>
        <w:t>.</w:t>
      </w:r>
    </w:p>
    <w:p w14:paraId="2DC34CC3" w14:textId="6842B042" w:rsidR="009B2767" w:rsidRPr="00BB6FA3" w:rsidRDefault="009B2767" w:rsidP="000B59EB">
      <w:pPr>
        <w:spacing w:after="0" w:line="360" w:lineRule="auto"/>
        <w:ind w:firstLine="420"/>
        <w:jc w:val="both"/>
        <w:rPr>
          <w:rFonts w:asciiTheme="majorBidi" w:hAnsiTheme="majorBidi" w:cstheme="majorBidi"/>
          <w:sz w:val="24"/>
          <w:szCs w:val="24"/>
        </w:rPr>
      </w:pPr>
      <w:r w:rsidRPr="00BB6FA3">
        <w:rPr>
          <w:rFonts w:asciiTheme="majorBidi" w:hAnsiTheme="majorBidi" w:cstheme="majorBidi"/>
          <w:sz w:val="24"/>
          <w:szCs w:val="24"/>
        </w:rPr>
        <w:t>L’objectif de l’architecture 3-</w:t>
      </w:r>
      <w:r w:rsidR="0094127B" w:rsidRPr="00BB6FA3">
        <w:rPr>
          <w:rFonts w:asciiTheme="majorBidi" w:hAnsiTheme="majorBidi" w:cstheme="majorBidi"/>
          <w:sz w:val="24"/>
          <w:szCs w:val="24"/>
        </w:rPr>
        <w:t>tiers est</w:t>
      </w:r>
      <w:r w:rsidRPr="00BB6FA3">
        <w:rPr>
          <w:rFonts w:asciiTheme="majorBidi" w:hAnsiTheme="majorBidi" w:cstheme="majorBidi"/>
          <w:sz w:val="24"/>
          <w:szCs w:val="24"/>
        </w:rPr>
        <w:t xml:space="preserve"> de séparer très clairement les trois couches logicielles au sein d’une même application ou </w:t>
      </w:r>
      <w:r w:rsidR="0094127B" w:rsidRPr="00BB6FA3">
        <w:rPr>
          <w:rFonts w:asciiTheme="majorBidi" w:hAnsiTheme="majorBidi" w:cstheme="majorBidi"/>
          <w:sz w:val="24"/>
          <w:szCs w:val="24"/>
        </w:rPr>
        <w:t>système,</w:t>
      </w:r>
      <w:r w:rsidRPr="00BB6FA3">
        <w:rPr>
          <w:rFonts w:asciiTheme="majorBidi" w:hAnsiTheme="majorBidi" w:cstheme="majorBidi"/>
          <w:sz w:val="24"/>
          <w:szCs w:val="24"/>
        </w:rPr>
        <w:t xml:space="preserve"> modélisant et présentant cette application comme un empilement de trois couches ou niveau dont les rôles sont bien </w:t>
      </w:r>
      <w:r w:rsidR="0094127B" w:rsidRPr="00BB6FA3">
        <w:rPr>
          <w:rFonts w:asciiTheme="majorBidi" w:hAnsiTheme="majorBidi" w:cstheme="majorBidi"/>
          <w:sz w:val="24"/>
          <w:szCs w:val="24"/>
        </w:rPr>
        <w:t>définis.</w:t>
      </w:r>
    </w:p>
    <w:p w14:paraId="379501B9" w14:textId="15DEA2ED" w:rsidR="009B2767" w:rsidRPr="00BB6FA3" w:rsidRDefault="009B2767" w:rsidP="000B59EB">
      <w:pPr>
        <w:pStyle w:val="Paragraphedeliste"/>
        <w:numPr>
          <w:ilvl w:val="0"/>
          <w:numId w:val="12"/>
        </w:numPr>
        <w:spacing w:after="0" w:line="360" w:lineRule="auto"/>
        <w:jc w:val="both"/>
        <w:rPr>
          <w:rFonts w:asciiTheme="majorBidi" w:hAnsiTheme="majorBidi" w:cstheme="majorBidi"/>
          <w:sz w:val="24"/>
          <w:szCs w:val="24"/>
        </w:rPr>
      </w:pPr>
      <w:r w:rsidRPr="00BB6FA3">
        <w:rPr>
          <w:rFonts w:asciiTheme="majorBidi" w:hAnsiTheme="majorBidi" w:cstheme="majorBidi"/>
          <w:sz w:val="24"/>
          <w:szCs w:val="24"/>
        </w:rPr>
        <w:t>1</w:t>
      </w:r>
      <w:r w:rsidRPr="00BB6FA3">
        <w:rPr>
          <w:rFonts w:asciiTheme="majorBidi" w:hAnsiTheme="majorBidi" w:cstheme="majorBidi"/>
          <w:sz w:val="24"/>
          <w:szCs w:val="24"/>
          <w:vertAlign w:val="superscript"/>
        </w:rPr>
        <w:t>er</w:t>
      </w:r>
      <w:r w:rsidRPr="00BB6FA3">
        <w:rPr>
          <w:rFonts w:asciiTheme="majorBidi" w:hAnsiTheme="majorBidi" w:cstheme="majorBidi"/>
          <w:sz w:val="24"/>
          <w:szCs w:val="24"/>
        </w:rPr>
        <w:t xml:space="preserve"> couche « </w:t>
      </w:r>
      <w:r w:rsidRPr="00BB6FA3">
        <w:rPr>
          <w:rFonts w:asciiTheme="majorBidi" w:hAnsiTheme="majorBidi" w:cstheme="majorBidi"/>
          <w:b/>
          <w:bCs/>
          <w:sz w:val="24"/>
          <w:szCs w:val="24"/>
        </w:rPr>
        <w:t xml:space="preserve">la </w:t>
      </w:r>
      <w:r w:rsidR="0094127B" w:rsidRPr="00BB6FA3">
        <w:rPr>
          <w:rFonts w:asciiTheme="majorBidi" w:hAnsiTheme="majorBidi" w:cstheme="majorBidi"/>
          <w:b/>
          <w:bCs/>
          <w:sz w:val="24"/>
          <w:szCs w:val="24"/>
        </w:rPr>
        <w:t>présentation</w:t>
      </w:r>
      <w:r w:rsidRPr="00BB6FA3">
        <w:rPr>
          <w:rFonts w:asciiTheme="majorBidi" w:hAnsiTheme="majorBidi" w:cstheme="majorBidi"/>
          <w:b/>
          <w:bCs/>
          <w:sz w:val="24"/>
          <w:szCs w:val="24"/>
        </w:rPr>
        <w:t xml:space="preserve"> des données</w:t>
      </w:r>
      <w:r w:rsidRPr="00BB6FA3">
        <w:rPr>
          <w:rFonts w:asciiTheme="majorBidi" w:hAnsiTheme="majorBidi" w:cstheme="majorBidi"/>
          <w:sz w:val="24"/>
          <w:szCs w:val="24"/>
        </w:rPr>
        <w:t> »</w:t>
      </w:r>
      <w:r w:rsidR="0094127B" w:rsidRPr="00BB6FA3">
        <w:rPr>
          <w:rFonts w:asciiTheme="majorBidi" w:hAnsiTheme="majorBidi" w:cstheme="majorBidi"/>
          <w:sz w:val="24"/>
          <w:szCs w:val="24"/>
        </w:rPr>
        <w:t> : correspondant à l’affichage, la restitution sur le poste de travail, le dialogue avec l’utilisateur.</w:t>
      </w:r>
    </w:p>
    <w:p w14:paraId="732EC946" w14:textId="49679FF1" w:rsidR="00273281" w:rsidRPr="003902C8" w:rsidRDefault="009B2767" w:rsidP="003902C8">
      <w:pPr>
        <w:pStyle w:val="Paragraphedeliste"/>
        <w:numPr>
          <w:ilvl w:val="0"/>
          <w:numId w:val="12"/>
        </w:numPr>
        <w:spacing w:after="0" w:line="360" w:lineRule="auto"/>
        <w:jc w:val="both"/>
        <w:rPr>
          <w:rFonts w:asciiTheme="majorBidi" w:hAnsiTheme="majorBidi" w:cstheme="majorBidi"/>
          <w:sz w:val="24"/>
          <w:szCs w:val="24"/>
        </w:rPr>
      </w:pPr>
      <w:r w:rsidRPr="00BB6FA3">
        <w:rPr>
          <w:rFonts w:asciiTheme="majorBidi" w:hAnsiTheme="majorBidi" w:cstheme="majorBidi"/>
          <w:sz w:val="24"/>
          <w:szCs w:val="24"/>
        </w:rPr>
        <w:t>2eme couche</w:t>
      </w:r>
      <w:r w:rsidR="0094127B" w:rsidRPr="00BB6FA3">
        <w:rPr>
          <w:rFonts w:asciiTheme="majorBidi" w:hAnsiTheme="majorBidi" w:cstheme="majorBidi"/>
          <w:sz w:val="24"/>
          <w:szCs w:val="24"/>
        </w:rPr>
        <w:t xml:space="preserve"> « </w:t>
      </w:r>
      <w:r w:rsidR="0094127B" w:rsidRPr="00BB6FA3">
        <w:rPr>
          <w:rFonts w:asciiTheme="majorBidi" w:hAnsiTheme="majorBidi" w:cstheme="majorBidi"/>
          <w:b/>
          <w:bCs/>
          <w:sz w:val="24"/>
          <w:szCs w:val="24"/>
        </w:rPr>
        <w:t>le traitement métier des donnes </w:t>
      </w:r>
      <w:r w:rsidR="0094127B" w:rsidRPr="00BB6FA3">
        <w:rPr>
          <w:rFonts w:asciiTheme="majorBidi" w:hAnsiTheme="majorBidi" w:cstheme="majorBidi"/>
          <w:sz w:val="24"/>
          <w:szCs w:val="24"/>
        </w:rPr>
        <w:t>» : correspondant à la mise en œuvre de l’ensemble des règles de gestion et de la logique applicative.</w:t>
      </w:r>
    </w:p>
    <w:p w14:paraId="02F1F423" w14:textId="36FC4F46" w:rsidR="00CF34BF" w:rsidRPr="00273281" w:rsidRDefault="009B2767" w:rsidP="000B59EB">
      <w:pPr>
        <w:pStyle w:val="Paragraphedeliste"/>
        <w:numPr>
          <w:ilvl w:val="0"/>
          <w:numId w:val="12"/>
        </w:numPr>
        <w:spacing w:after="0" w:line="360" w:lineRule="auto"/>
        <w:jc w:val="both"/>
        <w:rPr>
          <w:rFonts w:asciiTheme="majorBidi" w:hAnsiTheme="majorBidi" w:cstheme="majorBidi"/>
          <w:sz w:val="24"/>
          <w:szCs w:val="24"/>
        </w:rPr>
      </w:pPr>
      <w:r w:rsidRPr="00BB6FA3">
        <w:rPr>
          <w:rFonts w:asciiTheme="majorBidi" w:hAnsiTheme="majorBidi" w:cstheme="majorBidi"/>
          <w:sz w:val="24"/>
          <w:szCs w:val="24"/>
        </w:rPr>
        <w:t xml:space="preserve">3eme couche </w:t>
      </w:r>
      <w:r w:rsidR="0094127B" w:rsidRPr="00BB6FA3">
        <w:rPr>
          <w:rFonts w:asciiTheme="majorBidi" w:hAnsiTheme="majorBidi" w:cstheme="majorBidi"/>
          <w:sz w:val="24"/>
          <w:szCs w:val="24"/>
        </w:rPr>
        <w:t>« </w:t>
      </w:r>
      <w:r w:rsidR="0094127B" w:rsidRPr="00BB6FA3">
        <w:rPr>
          <w:rFonts w:asciiTheme="majorBidi" w:hAnsiTheme="majorBidi" w:cstheme="majorBidi"/>
          <w:b/>
          <w:bCs/>
          <w:sz w:val="24"/>
          <w:szCs w:val="24"/>
        </w:rPr>
        <w:t xml:space="preserve">l’accès aux données persistantes </w:t>
      </w:r>
      <w:r w:rsidR="0094127B" w:rsidRPr="00BB6FA3">
        <w:rPr>
          <w:rFonts w:asciiTheme="majorBidi" w:hAnsiTheme="majorBidi" w:cstheme="majorBidi"/>
          <w:sz w:val="24"/>
          <w:szCs w:val="24"/>
        </w:rPr>
        <w:t xml:space="preserve">» : correspondant aux données qui sont destinées à être conservées sur la durée, voire de manière </w:t>
      </w:r>
      <w:proofErr w:type="gramStart"/>
      <w:r w:rsidR="0094127B" w:rsidRPr="00BB6FA3">
        <w:rPr>
          <w:rFonts w:asciiTheme="majorBidi" w:hAnsiTheme="majorBidi" w:cstheme="majorBidi"/>
          <w:sz w:val="24"/>
          <w:szCs w:val="24"/>
        </w:rPr>
        <w:t>définitive .</w:t>
      </w:r>
      <w:proofErr w:type="gramEnd"/>
      <w:r w:rsidR="0094127B" w:rsidRPr="00BB6FA3">
        <w:rPr>
          <w:rFonts w:asciiTheme="majorBidi" w:hAnsiTheme="majorBidi" w:cstheme="majorBidi"/>
          <w:sz w:val="24"/>
          <w:szCs w:val="24"/>
        </w:rPr>
        <w:t>[..]</w:t>
      </w:r>
    </w:p>
    <w:p w14:paraId="59F3724F" w14:textId="3EAE87C0" w:rsidR="00B77213" w:rsidRPr="00BB6FA3" w:rsidRDefault="003902C8" w:rsidP="000B59EB">
      <w:pPr>
        <w:spacing w:after="0" w:line="360" w:lineRule="auto"/>
        <w:jc w:val="both"/>
        <w:rPr>
          <w:rFonts w:asciiTheme="majorBidi" w:hAnsiTheme="majorBidi" w:cstheme="majorBidi"/>
          <w:b/>
          <w:bCs/>
          <w:sz w:val="28"/>
          <w:szCs w:val="28"/>
        </w:rPr>
      </w:pPr>
      <w:r>
        <w:rPr>
          <w:noProof/>
          <w:lang w:eastAsia="fr-FR"/>
        </w:rPr>
        <w:lastRenderedPageBreak/>
        <mc:AlternateContent>
          <mc:Choice Requires="wps">
            <w:drawing>
              <wp:anchor distT="0" distB="0" distL="114300" distR="114300" simplePos="0" relativeHeight="251720704" behindDoc="0" locked="0" layoutInCell="1" allowOverlap="1" wp14:anchorId="70F6D7E1" wp14:editId="6F1C6535">
                <wp:simplePos x="0" y="0"/>
                <wp:positionH relativeFrom="column">
                  <wp:posOffset>179070</wp:posOffset>
                </wp:positionH>
                <wp:positionV relativeFrom="paragraph">
                  <wp:posOffset>2960370</wp:posOffset>
                </wp:positionV>
                <wp:extent cx="5760720" cy="635"/>
                <wp:effectExtent l="0" t="0" r="0" b="0"/>
                <wp:wrapSquare wrapText="bothSides"/>
                <wp:docPr id="40" name="Zone de texte 4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4AC06D9D" w14:textId="71DE3BCE" w:rsidR="00A40E68" w:rsidRPr="003902C8" w:rsidRDefault="00A40E68" w:rsidP="003902C8">
                            <w:pPr>
                              <w:pStyle w:val="Lgende"/>
                              <w:jc w:val="center"/>
                              <w:rPr>
                                <w:noProof/>
                                <w:sz w:val="24"/>
                                <w:szCs w:val="24"/>
                              </w:rPr>
                            </w:pPr>
                            <w:bookmarkStart w:id="503" w:name="_Toc104390922"/>
                            <w:r w:rsidRPr="003902C8">
                              <w:rPr>
                                <w:sz w:val="24"/>
                                <w:szCs w:val="24"/>
                              </w:rPr>
                              <w:t xml:space="preserve">Figure </w:t>
                            </w:r>
                            <w:r w:rsidRPr="003902C8">
                              <w:rPr>
                                <w:sz w:val="24"/>
                                <w:szCs w:val="24"/>
                              </w:rPr>
                              <w:fldChar w:fldCharType="begin"/>
                            </w:r>
                            <w:r w:rsidRPr="003902C8">
                              <w:rPr>
                                <w:sz w:val="24"/>
                                <w:szCs w:val="24"/>
                              </w:rPr>
                              <w:instrText xml:space="preserve"> SEQ Figure \* ARABIC </w:instrText>
                            </w:r>
                            <w:r w:rsidRPr="003902C8">
                              <w:rPr>
                                <w:sz w:val="24"/>
                                <w:szCs w:val="24"/>
                              </w:rPr>
                              <w:fldChar w:fldCharType="separate"/>
                            </w:r>
                            <w:r>
                              <w:rPr>
                                <w:noProof/>
                                <w:sz w:val="24"/>
                                <w:szCs w:val="24"/>
                              </w:rPr>
                              <w:t>16</w:t>
                            </w:r>
                            <w:r w:rsidRPr="003902C8">
                              <w:rPr>
                                <w:sz w:val="24"/>
                                <w:szCs w:val="24"/>
                              </w:rPr>
                              <w:fldChar w:fldCharType="end"/>
                            </w:r>
                            <w:r w:rsidRPr="003902C8">
                              <w:rPr>
                                <w:sz w:val="24"/>
                                <w:szCs w:val="24"/>
                              </w:rPr>
                              <w:t xml:space="preserve"> : Architecture Physique</w:t>
                            </w:r>
                            <w:bookmarkEnd w:id="5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6D7E1" id="Zone de texte 40" o:spid="_x0000_s1047" type="#_x0000_t202" style="position:absolute;left:0;text-align:left;margin-left:14.1pt;margin-top:233.1pt;width:453.6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" stroked="f">
                <v:textbox style="mso-fit-shape-to-text:t" inset="0,0,0,0">
                  <w:txbxContent>
                    <w:p w14:paraId="4AC06D9D" w14:textId="71DE3BCE" w:rsidR="00A40E68" w:rsidRPr="003902C8" w:rsidRDefault="00A40E68" w:rsidP="003902C8">
                      <w:pPr>
                        <w:pStyle w:val="Lgende"/>
                        <w:jc w:val="center"/>
                        <w:rPr>
                          <w:noProof/>
                          <w:sz w:val="24"/>
                          <w:szCs w:val="24"/>
                        </w:rPr>
                      </w:pPr>
                      <w:bookmarkStart w:id="504" w:name="_Toc104390922"/>
                      <w:r w:rsidRPr="003902C8">
                        <w:rPr>
                          <w:sz w:val="24"/>
                          <w:szCs w:val="24"/>
                        </w:rPr>
                        <w:t xml:space="preserve">Figure </w:t>
                      </w:r>
                      <w:r w:rsidRPr="003902C8">
                        <w:rPr>
                          <w:sz w:val="24"/>
                          <w:szCs w:val="24"/>
                        </w:rPr>
                        <w:fldChar w:fldCharType="begin"/>
                      </w:r>
                      <w:r w:rsidRPr="003902C8">
                        <w:rPr>
                          <w:sz w:val="24"/>
                          <w:szCs w:val="24"/>
                        </w:rPr>
                        <w:instrText xml:space="preserve"> SEQ Figure \* ARABIC </w:instrText>
                      </w:r>
                      <w:r w:rsidRPr="003902C8">
                        <w:rPr>
                          <w:sz w:val="24"/>
                          <w:szCs w:val="24"/>
                        </w:rPr>
                        <w:fldChar w:fldCharType="separate"/>
                      </w:r>
                      <w:r>
                        <w:rPr>
                          <w:noProof/>
                          <w:sz w:val="24"/>
                          <w:szCs w:val="24"/>
                        </w:rPr>
                        <w:t>16</w:t>
                      </w:r>
                      <w:r w:rsidRPr="003902C8">
                        <w:rPr>
                          <w:sz w:val="24"/>
                          <w:szCs w:val="24"/>
                        </w:rPr>
                        <w:fldChar w:fldCharType="end"/>
                      </w:r>
                      <w:r w:rsidRPr="003902C8">
                        <w:rPr>
                          <w:sz w:val="24"/>
                          <w:szCs w:val="24"/>
                        </w:rPr>
                        <w:t xml:space="preserve"> : Architecture Physique</w:t>
                      </w:r>
                      <w:bookmarkEnd w:id="504"/>
                    </w:p>
                  </w:txbxContent>
                </v:textbox>
                <w10:wrap type="square"/>
              </v:shape>
            </w:pict>
          </mc:Fallback>
        </mc:AlternateContent>
      </w:r>
      <w:r w:rsidRPr="00BB6FA3">
        <w:rPr>
          <w:noProof/>
          <w:lang w:eastAsia="fr-FR"/>
        </w:rPr>
        <w:drawing>
          <wp:anchor distT="0" distB="0" distL="114300" distR="114300" simplePos="0" relativeHeight="251679744" behindDoc="0" locked="0" layoutInCell="1" allowOverlap="1" wp14:anchorId="7DDA836E" wp14:editId="723741AF">
            <wp:simplePos x="0" y="0"/>
            <wp:positionH relativeFrom="margin">
              <wp:align>right</wp:align>
            </wp:positionH>
            <wp:positionV relativeFrom="paragraph">
              <wp:posOffset>342854</wp:posOffset>
            </wp:positionV>
            <wp:extent cx="5760720" cy="2560955"/>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60720" cy="2560955"/>
                    </a:xfrm>
                    <a:prstGeom prst="rect">
                      <a:avLst/>
                    </a:prstGeom>
                  </pic:spPr>
                </pic:pic>
              </a:graphicData>
            </a:graphic>
          </wp:anchor>
        </w:drawing>
      </w:r>
    </w:p>
    <w:p w14:paraId="107B7A49" w14:textId="38B8A1D3" w:rsidR="00CF34BF" w:rsidRPr="00BB6FA3" w:rsidRDefault="00FC5559" w:rsidP="000B59EB">
      <w:pPr>
        <w:spacing w:after="0" w:line="360" w:lineRule="auto"/>
        <w:jc w:val="both"/>
        <w:rPr>
          <w:rFonts w:asciiTheme="majorBidi" w:hAnsiTheme="majorBidi" w:cstheme="majorBidi"/>
          <w:b/>
          <w:bCs/>
          <w:sz w:val="28"/>
          <w:szCs w:val="28"/>
        </w:rPr>
      </w:pPr>
      <w:r w:rsidRPr="00BB6FA3">
        <w:rPr>
          <w:rFonts w:asciiTheme="majorBidi" w:hAnsiTheme="majorBidi" w:cstheme="majorBidi"/>
          <w:noProof/>
          <w:lang w:eastAsia="fr-FR"/>
        </w:rPr>
        <w:drawing>
          <wp:anchor distT="0" distB="0" distL="114300" distR="114300" simplePos="0" relativeHeight="251681792" behindDoc="0" locked="0" layoutInCell="1" allowOverlap="1" wp14:anchorId="3DD29B4F" wp14:editId="72CB579C">
            <wp:simplePos x="0" y="0"/>
            <wp:positionH relativeFrom="margin">
              <wp:align>left</wp:align>
            </wp:positionH>
            <wp:positionV relativeFrom="paragraph">
              <wp:posOffset>3477260</wp:posOffset>
            </wp:positionV>
            <wp:extent cx="5926455" cy="316357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14826" t="24581" r="26163" b="27531"/>
                    <a:stretch/>
                  </pic:blipFill>
                  <pic:spPr bwMode="auto">
                    <a:xfrm>
                      <a:off x="0" y="0"/>
                      <a:ext cx="5926455" cy="3163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127B" w:rsidRPr="00BB6FA3">
        <w:rPr>
          <w:rFonts w:asciiTheme="majorBidi" w:hAnsiTheme="majorBidi" w:cstheme="majorBidi"/>
          <w:b/>
          <w:bCs/>
          <w:sz w:val="28"/>
          <w:szCs w:val="28"/>
        </w:rPr>
        <w:t xml:space="preserve"> Diagramme de déploiements :</w:t>
      </w:r>
    </w:p>
    <w:p w14:paraId="1A8434FE" w14:textId="57C5CE30" w:rsidR="003902C8" w:rsidRPr="00BB6FA3" w:rsidRDefault="003902C8" w:rsidP="000B59EB">
      <w:pPr>
        <w:spacing w:after="0" w:line="360" w:lineRule="auto"/>
        <w:jc w:val="both"/>
        <w:rPr>
          <w:rFonts w:asciiTheme="majorBidi" w:hAnsiTheme="majorBidi" w:cstheme="majorBidi"/>
          <w:b/>
          <w:bCs/>
          <w:sz w:val="28"/>
          <w:szCs w:val="28"/>
        </w:rPr>
      </w:pPr>
      <w:r>
        <w:rPr>
          <w:noProof/>
          <w:lang w:eastAsia="fr-FR"/>
        </w:rPr>
        <mc:AlternateContent>
          <mc:Choice Requires="wps">
            <w:drawing>
              <wp:anchor distT="0" distB="0" distL="114300" distR="114300" simplePos="0" relativeHeight="251722752" behindDoc="0" locked="0" layoutInCell="1" allowOverlap="1" wp14:anchorId="74DB18A6" wp14:editId="5F8C6FDA">
                <wp:simplePos x="0" y="0"/>
                <wp:positionH relativeFrom="margin">
                  <wp:align>left</wp:align>
                </wp:positionH>
                <wp:positionV relativeFrom="paragraph">
                  <wp:posOffset>3423920</wp:posOffset>
                </wp:positionV>
                <wp:extent cx="5365115" cy="635"/>
                <wp:effectExtent l="0" t="0" r="6985" b="0"/>
                <wp:wrapSquare wrapText="bothSides"/>
                <wp:docPr id="41" name="Zone de texte 41"/>
                <wp:cNvGraphicFramePr/>
                <a:graphic xmlns:a="http://schemas.openxmlformats.org/drawingml/2006/main">
                  <a:graphicData uri="http://schemas.microsoft.com/office/word/2010/wordprocessingShape">
                    <wps:wsp>
                      <wps:cNvSpPr txBox="1"/>
                      <wps:spPr>
                        <a:xfrm>
                          <a:off x="0" y="0"/>
                          <a:ext cx="5365115" cy="635"/>
                        </a:xfrm>
                        <a:prstGeom prst="rect">
                          <a:avLst/>
                        </a:prstGeom>
                        <a:solidFill>
                          <a:prstClr val="white"/>
                        </a:solidFill>
                        <a:ln>
                          <a:noFill/>
                        </a:ln>
                        <a:effectLst/>
                      </wps:spPr>
                      <wps:txbx>
                        <w:txbxContent>
                          <w:p w14:paraId="36CB3DC3" w14:textId="4F2526F0" w:rsidR="00A40E68" w:rsidRPr="003902C8" w:rsidRDefault="00A40E68" w:rsidP="003902C8">
                            <w:pPr>
                              <w:pStyle w:val="Lgende"/>
                              <w:jc w:val="center"/>
                              <w:rPr>
                                <w:rFonts w:asciiTheme="majorBidi" w:hAnsiTheme="majorBidi" w:cstheme="majorBidi"/>
                                <w:noProof/>
                                <w:sz w:val="24"/>
                                <w:szCs w:val="24"/>
                              </w:rPr>
                            </w:pPr>
                            <w:bookmarkStart w:id="505" w:name="_Toc104390923"/>
                            <w:r w:rsidRPr="003902C8">
                              <w:rPr>
                                <w:sz w:val="24"/>
                                <w:szCs w:val="24"/>
                              </w:rPr>
                              <w:t xml:space="preserve">Figure </w:t>
                            </w:r>
                            <w:r w:rsidRPr="003902C8">
                              <w:rPr>
                                <w:sz w:val="24"/>
                                <w:szCs w:val="24"/>
                              </w:rPr>
                              <w:fldChar w:fldCharType="begin"/>
                            </w:r>
                            <w:r w:rsidRPr="003902C8">
                              <w:rPr>
                                <w:sz w:val="24"/>
                                <w:szCs w:val="24"/>
                              </w:rPr>
                              <w:instrText xml:space="preserve"> SEQ Figure \* ARABIC </w:instrText>
                            </w:r>
                            <w:r w:rsidRPr="003902C8">
                              <w:rPr>
                                <w:sz w:val="24"/>
                                <w:szCs w:val="24"/>
                              </w:rPr>
                              <w:fldChar w:fldCharType="separate"/>
                            </w:r>
                            <w:r>
                              <w:rPr>
                                <w:noProof/>
                                <w:sz w:val="24"/>
                                <w:szCs w:val="24"/>
                              </w:rPr>
                              <w:t>17</w:t>
                            </w:r>
                            <w:r w:rsidRPr="003902C8">
                              <w:rPr>
                                <w:sz w:val="24"/>
                                <w:szCs w:val="24"/>
                              </w:rPr>
                              <w:fldChar w:fldCharType="end"/>
                            </w:r>
                            <w:r w:rsidRPr="003902C8">
                              <w:rPr>
                                <w:sz w:val="24"/>
                                <w:szCs w:val="24"/>
                              </w:rPr>
                              <w:t xml:space="preserve"> : Diagramme de déploiement</w:t>
                            </w:r>
                            <w:bookmarkEnd w:id="5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DB18A6" id="Zone de texte 41" o:spid="_x0000_s1048" type="#_x0000_t202" style="position:absolute;left:0;text-align:left;margin-left:0;margin-top:269.6pt;width:422.45pt;height:.05pt;z-index:2517227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" stroked="f">
                <v:textbox style="mso-fit-shape-to-text:t" inset="0,0,0,0">
                  <w:txbxContent>
                    <w:p w14:paraId="36CB3DC3" w14:textId="4F2526F0" w:rsidR="00A40E68" w:rsidRPr="003902C8" w:rsidRDefault="00A40E68" w:rsidP="003902C8">
                      <w:pPr>
                        <w:pStyle w:val="Lgende"/>
                        <w:jc w:val="center"/>
                        <w:rPr>
                          <w:rFonts w:asciiTheme="majorBidi" w:hAnsiTheme="majorBidi" w:cstheme="majorBidi"/>
                          <w:noProof/>
                          <w:sz w:val="24"/>
                          <w:szCs w:val="24"/>
                        </w:rPr>
                      </w:pPr>
                      <w:bookmarkStart w:id="506" w:name="_Toc104390923"/>
                      <w:r w:rsidRPr="003902C8">
                        <w:rPr>
                          <w:sz w:val="24"/>
                          <w:szCs w:val="24"/>
                        </w:rPr>
                        <w:t xml:space="preserve">Figure </w:t>
                      </w:r>
                      <w:r w:rsidRPr="003902C8">
                        <w:rPr>
                          <w:sz w:val="24"/>
                          <w:szCs w:val="24"/>
                        </w:rPr>
                        <w:fldChar w:fldCharType="begin"/>
                      </w:r>
                      <w:r w:rsidRPr="003902C8">
                        <w:rPr>
                          <w:sz w:val="24"/>
                          <w:szCs w:val="24"/>
                        </w:rPr>
                        <w:instrText xml:space="preserve"> SEQ Figure \* ARABIC </w:instrText>
                      </w:r>
                      <w:r w:rsidRPr="003902C8">
                        <w:rPr>
                          <w:sz w:val="24"/>
                          <w:szCs w:val="24"/>
                        </w:rPr>
                        <w:fldChar w:fldCharType="separate"/>
                      </w:r>
                      <w:r>
                        <w:rPr>
                          <w:noProof/>
                          <w:sz w:val="24"/>
                          <w:szCs w:val="24"/>
                        </w:rPr>
                        <w:t>17</w:t>
                      </w:r>
                      <w:r w:rsidRPr="003902C8">
                        <w:rPr>
                          <w:sz w:val="24"/>
                          <w:szCs w:val="24"/>
                        </w:rPr>
                        <w:fldChar w:fldCharType="end"/>
                      </w:r>
                      <w:r w:rsidRPr="003902C8">
                        <w:rPr>
                          <w:sz w:val="24"/>
                          <w:szCs w:val="24"/>
                        </w:rPr>
                        <w:t xml:space="preserve"> : Diagramme de déploiement</w:t>
                      </w:r>
                      <w:bookmarkEnd w:id="506"/>
                    </w:p>
                  </w:txbxContent>
                </v:textbox>
                <w10:wrap type="square" anchorx="margin"/>
              </v:shape>
            </w:pict>
          </mc:Fallback>
        </mc:AlternateContent>
      </w:r>
    </w:p>
    <w:p w14:paraId="5F53B13C" w14:textId="77777777" w:rsidR="003902C8" w:rsidRDefault="003902C8" w:rsidP="000B59EB">
      <w:pPr>
        <w:spacing w:after="0" w:line="360" w:lineRule="auto"/>
        <w:jc w:val="both"/>
        <w:rPr>
          <w:rFonts w:asciiTheme="majorBidi" w:hAnsiTheme="majorBidi" w:cstheme="majorBidi"/>
          <w:b/>
          <w:bCs/>
          <w:sz w:val="28"/>
          <w:szCs w:val="28"/>
        </w:rPr>
      </w:pPr>
    </w:p>
    <w:p w14:paraId="3694FD66" w14:textId="77777777" w:rsidR="004C3423" w:rsidRDefault="004C3423" w:rsidP="000B59EB">
      <w:pPr>
        <w:spacing w:after="0" w:line="360" w:lineRule="auto"/>
        <w:jc w:val="both"/>
        <w:rPr>
          <w:rFonts w:asciiTheme="majorBidi" w:hAnsiTheme="majorBidi" w:cstheme="majorBidi"/>
          <w:b/>
          <w:bCs/>
          <w:sz w:val="28"/>
          <w:szCs w:val="28"/>
        </w:rPr>
      </w:pPr>
    </w:p>
    <w:p w14:paraId="1187CF0A" w14:textId="77777777" w:rsidR="00813401" w:rsidRDefault="00813401" w:rsidP="000B59EB">
      <w:pPr>
        <w:spacing w:after="0" w:line="360" w:lineRule="auto"/>
        <w:jc w:val="both"/>
        <w:rPr>
          <w:rFonts w:asciiTheme="majorBidi" w:hAnsiTheme="majorBidi" w:cstheme="majorBidi"/>
          <w:b/>
          <w:bCs/>
          <w:sz w:val="28"/>
          <w:szCs w:val="28"/>
        </w:rPr>
      </w:pPr>
    </w:p>
    <w:p w14:paraId="72256CD6" w14:textId="77777777" w:rsidR="00813401" w:rsidRDefault="00813401" w:rsidP="000B59EB">
      <w:pPr>
        <w:spacing w:after="0" w:line="360" w:lineRule="auto"/>
        <w:jc w:val="both"/>
        <w:rPr>
          <w:rFonts w:asciiTheme="majorBidi" w:hAnsiTheme="majorBidi" w:cstheme="majorBidi"/>
          <w:b/>
          <w:bCs/>
          <w:sz w:val="28"/>
          <w:szCs w:val="28"/>
        </w:rPr>
      </w:pPr>
    </w:p>
    <w:p w14:paraId="20CD41F5" w14:textId="77777777" w:rsidR="00813401" w:rsidRDefault="00813401" w:rsidP="000B59EB">
      <w:pPr>
        <w:spacing w:after="0" w:line="360" w:lineRule="auto"/>
        <w:jc w:val="both"/>
        <w:rPr>
          <w:rFonts w:asciiTheme="majorBidi" w:hAnsiTheme="majorBidi" w:cstheme="majorBidi"/>
          <w:b/>
          <w:bCs/>
          <w:sz w:val="28"/>
          <w:szCs w:val="28"/>
        </w:rPr>
      </w:pPr>
    </w:p>
    <w:p w14:paraId="0CCA10D8" w14:textId="77777777" w:rsidR="004C3423" w:rsidRDefault="004C3423" w:rsidP="000B59EB">
      <w:pPr>
        <w:spacing w:after="0" w:line="360" w:lineRule="auto"/>
        <w:jc w:val="both"/>
        <w:rPr>
          <w:rFonts w:asciiTheme="majorBidi" w:hAnsiTheme="majorBidi" w:cstheme="majorBidi"/>
          <w:b/>
          <w:bCs/>
          <w:sz w:val="28"/>
          <w:szCs w:val="28"/>
        </w:rPr>
      </w:pPr>
    </w:p>
    <w:p w14:paraId="7063FE5B" w14:textId="07572E39" w:rsidR="006F28C9" w:rsidRDefault="00252A34" w:rsidP="000B59EB">
      <w:pPr>
        <w:spacing w:after="0" w:line="360" w:lineRule="auto"/>
        <w:jc w:val="both"/>
        <w:rPr>
          <w:rFonts w:asciiTheme="majorBidi" w:hAnsiTheme="majorBidi" w:cstheme="majorBidi"/>
          <w:b/>
          <w:bCs/>
          <w:sz w:val="28"/>
          <w:szCs w:val="28"/>
        </w:rPr>
      </w:pPr>
      <w:r w:rsidRPr="00BB6FA3">
        <w:rPr>
          <w:rFonts w:asciiTheme="majorBidi" w:hAnsiTheme="majorBidi" w:cstheme="majorBidi"/>
          <w:b/>
          <w:bCs/>
          <w:sz w:val="28"/>
          <w:szCs w:val="28"/>
        </w:rPr>
        <w:lastRenderedPageBreak/>
        <w:t>Conclusion</w:t>
      </w:r>
    </w:p>
    <w:p w14:paraId="4DA2CA81" w14:textId="00C451DF" w:rsidR="00265907" w:rsidRPr="00FC5559" w:rsidRDefault="00C167AF" w:rsidP="000B59EB">
      <w:pPr>
        <w:spacing w:after="0" w:line="360" w:lineRule="auto"/>
        <w:jc w:val="both"/>
        <w:rPr>
          <w:rFonts w:asciiTheme="majorBidi" w:hAnsiTheme="majorBidi" w:cstheme="majorBidi"/>
          <w:b/>
          <w:bCs/>
          <w:sz w:val="28"/>
          <w:szCs w:val="28"/>
        </w:rPr>
      </w:pPr>
      <w:r w:rsidRPr="00BB6FA3">
        <w:rPr>
          <w:rFonts w:asciiTheme="majorBidi" w:hAnsiTheme="majorBidi" w:cstheme="majorBidi"/>
          <w:sz w:val="24"/>
          <w:szCs w:val="24"/>
        </w:rPr>
        <w:t xml:space="preserve">Dans ce chapitre nous avons étudié les généralités du projet de but d’avoir une idée globale sur le projet nous avons capturé les besoins fonctionnels et les besoins non fonctionnels, après nous avons détaillé la première étape </w:t>
      </w:r>
      <w:r w:rsidR="00273281" w:rsidRPr="00BB6FA3">
        <w:rPr>
          <w:rFonts w:asciiTheme="majorBidi" w:hAnsiTheme="majorBidi" w:cstheme="majorBidi"/>
          <w:sz w:val="24"/>
          <w:szCs w:val="24"/>
        </w:rPr>
        <w:t>de la démarche adoptée</w:t>
      </w:r>
      <w:r w:rsidRPr="00BB6FA3">
        <w:rPr>
          <w:rFonts w:asciiTheme="majorBidi" w:hAnsiTheme="majorBidi" w:cstheme="majorBidi"/>
          <w:sz w:val="24"/>
          <w:szCs w:val="24"/>
        </w:rPr>
        <w:t xml:space="preserve"> à savoir l’identification de travail, Le Product </w:t>
      </w:r>
      <w:r w:rsidR="00273281" w:rsidRPr="00BB6FA3">
        <w:rPr>
          <w:rFonts w:asciiTheme="majorBidi" w:hAnsiTheme="majorBidi" w:cstheme="majorBidi"/>
          <w:sz w:val="24"/>
          <w:szCs w:val="24"/>
        </w:rPr>
        <w:t>Backlog, le</w:t>
      </w:r>
      <w:r w:rsidRPr="00BB6FA3">
        <w:rPr>
          <w:rFonts w:asciiTheme="majorBidi" w:hAnsiTheme="majorBidi" w:cstheme="majorBidi"/>
          <w:sz w:val="24"/>
          <w:szCs w:val="24"/>
        </w:rPr>
        <w:t xml:space="preserve"> diagramme de cas d’utilisation globale et la planification de </w:t>
      </w:r>
      <w:r w:rsidR="00273281" w:rsidRPr="00BB6FA3">
        <w:rPr>
          <w:rFonts w:asciiTheme="majorBidi" w:hAnsiTheme="majorBidi" w:cstheme="majorBidi"/>
          <w:sz w:val="24"/>
          <w:szCs w:val="24"/>
        </w:rPr>
        <w:t>sprint.</w:t>
      </w:r>
      <w:r w:rsidRPr="00BB6FA3">
        <w:rPr>
          <w:rFonts w:asciiTheme="majorBidi" w:hAnsiTheme="majorBidi" w:cstheme="majorBidi"/>
          <w:sz w:val="24"/>
          <w:szCs w:val="24"/>
        </w:rPr>
        <w:t xml:space="preserve"> Puis nous avons présenté l’environnement matériel et logiciel utilisé au développement de notre plateforme et finalement nous avons décrit l’architecture de notre </w:t>
      </w:r>
      <w:r w:rsidR="00273281" w:rsidRPr="00BB6FA3">
        <w:rPr>
          <w:rFonts w:asciiTheme="majorBidi" w:hAnsiTheme="majorBidi" w:cstheme="majorBidi"/>
          <w:sz w:val="24"/>
          <w:szCs w:val="24"/>
        </w:rPr>
        <w:t>application.</w:t>
      </w:r>
      <w:r w:rsidR="00265907" w:rsidRPr="00BB6FA3">
        <w:rPr>
          <w:rFonts w:asciiTheme="majorBidi" w:hAnsiTheme="majorBidi" w:cstheme="majorBidi"/>
          <w:sz w:val="24"/>
          <w:szCs w:val="24"/>
        </w:rPr>
        <w:t xml:space="preserve"> Concernant le chapitre </w:t>
      </w:r>
      <w:r w:rsidR="00273281" w:rsidRPr="00BB6FA3">
        <w:rPr>
          <w:rFonts w:asciiTheme="majorBidi" w:hAnsiTheme="majorBidi" w:cstheme="majorBidi"/>
          <w:sz w:val="24"/>
          <w:szCs w:val="24"/>
        </w:rPr>
        <w:t>suivant,</w:t>
      </w:r>
      <w:r w:rsidR="00265907" w:rsidRPr="00BB6FA3">
        <w:rPr>
          <w:rFonts w:asciiTheme="majorBidi" w:hAnsiTheme="majorBidi" w:cstheme="majorBidi"/>
          <w:sz w:val="24"/>
          <w:szCs w:val="24"/>
        </w:rPr>
        <w:t xml:space="preserve"> nous allons présenter d’une </w:t>
      </w:r>
      <w:r w:rsidR="00273281" w:rsidRPr="00BB6FA3">
        <w:rPr>
          <w:rFonts w:asciiTheme="majorBidi" w:hAnsiTheme="majorBidi" w:cstheme="majorBidi"/>
          <w:sz w:val="24"/>
          <w:szCs w:val="24"/>
        </w:rPr>
        <w:t>façon</w:t>
      </w:r>
      <w:r w:rsidR="00265907" w:rsidRPr="00BB6FA3">
        <w:rPr>
          <w:rFonts w:asciiTheme="majorBidi" w:hAnsiTheme="majorBidi" w:cstheme="majorBidi"/>
          <w:sz w:val="24"/>
          <w:szCs w:val="24"/>
        </w:rPr>
        <w:t xml:space="preserve"> plus </w:t>
      </w:r>
      <w:r w:rsidR="00273281" w:rsidRPr="00BB6FA3">
        <w:rPr>
          <w:rFonts w:asciiTheme="majorBidi" w:hAnsiTheme="majorBidi" w:cstheme="majorBidi"/>
          <w:sz w:val="24"/>
          <w:szCs w:val="24"/>
        </w:rPr>
        <w:t>détaillée,</w:t>
      </w:r>
      <w:r w:rsidR="00265907" w:rsidRPr="00BB6FA3">
        <w:rPr>
          <w:rFonts w:asciiTheme="majorBidi" w:hAnsiTheme="majorBidi" w:cstheme="majorBidi"/>
          <w:sz w:val="24"/>
          <w:szCs w:val="24"/>
        </w:rPr>
        <w:t xml:space="preserve"> le travail réalisé </w:t>
      </w:r>
      <w:r w:rsidR="00273281" w:rsidRPr="00BB6FA3">
        <w:rPr>
          <w:rFonts w:asciiTheme="majorBidi" w:hAnsiTheme="majorBidi" w:cstheme="majorBidi"/>
          <w:sz w:val="24"/>
          <w:szCs w:val="24"/>
        </w:rPr>
        <w:t>durant</w:t>
      </w:r>
      <w:r w:rsidR="00265907" w:rsidRPr="00BB6FA3">
        <w:rPr>
          <w:rFonts w:asciiTheme="majorBidi" w:hAnsiTheme="majorBidi" w:cstheme="majorBidi"/>
          <w:sz w:val="24"/>
          <w:szCs w:val="24"/>
        </w:rPr>
        <w:t xml:space="preserve"> le Sprint 1</w:t>
      </w:r>
      <w:r w:rsidR="00273281">
        <w:rPr>
          <w:rFonts w:asciiTheme="majorBidi" w:hAnsiTheme="majorBidi" w:cstheme="majorBidi"/>
          <w:sz w:val="24"/>
          <w:szCs w:val="24"/>
        </w:rPr>
        <w:t>.</w:t>
      </w:r>
    </w:p>
    <w:p w14:paraId="14CFAD93" w14:textId="7E42A08A" w:rsidR="00C167AF" w:rsidRPr="00BB6FA3" w:rsidRDefault="00C167AF" w:rsidP="000B59EB">
      <w:pPr>
        <w:spacing w:after="0" w:line="360" w:lineRule="auto"/>
        <w:jc w:val="both"/>
        <w:rPr>
          <w:rFonts w:asciiTheme="majorBidi" w:hAnsiTheme="majorBidi" w:cstheme="majorBidi"/>
          <w:sz w:val="24"/>
          <w:szCs w:val="24"/>
        </w:rPr>
      </w:pPr>
      <w:r w:rsidRPr="00BB6FA3">
        <w:rPr>
          <w:rFonts w:asciiTheme="majorBidi" w:hAnsiTheme="majorBidi" w:cstheme="majorBidi"/>
          <w:sz w:val="24"/>
          <w:szCs w:val="24"/>
        </w:rPr>
        <w:t xml:space="preserve"> </w:t>
      </w:r>
    </w:p>
    <w:p w14:paraId="4C124CDF" w14:textId="77777777" w:rsidR="00252A34" w:rsidRPr="00BB6FA3" w:rsidRDefault="00252A34" w:rsidP="000B59EB">
      <w:pPr>
        <w:spacing w:after="0" w:line="360" w:lineRule="auto"/>
        <w:jc w:val="both"/>
        <w:rPr>
          <w:rFonts w:asciiTheme="majorBidi" w:hAnsiTheme="majorBidi" w:cstheme="majorBidi"/>
          <w:b/>
          <w:bCs/>
          <w:sz w:val="28"/>
          <w:szCs w:val="28"/>
        </w:rPr>
      </w:pPr>
    </w:p>
    <w:p w14:paraId="3E1F4B42" w14:textId="6C7925FB" w:rsidR="00B06715" w:rsidRDefault="00B06715" w:rsidP="000B59EB">
      <w:pPr>
        <w:spacing w:after="0" w:line="360" w:lineRule="auto"/>
        <w:jc w:val="both"/>
        <w:rPr>
          <w:rFonts w:asciiTheme="majorBidi" w:hAnsiTheme="majorBidi" w:cstheme="majorBidi"/>
          <w:b/>
          <w:bCs/>
          <w:sz w:val="28"/>
          <w:szCs w:val="28"/>
        </w:rPr>
      </w:pPr>
    </w:p>
    <w:p w14:paraId="043A7896" w14:textId="77777777" w:rsidR="00FC5559" w:rsidRDefault="00FC5559" w:rsidP="000B59EB">
      <w:pPr>
        <w:spacing w:after="0" w:line="360" w:lineRule="auto"/>
        <w:jc w:val="both"/>
        <w:rPr>
          <w:rFonts w:asciiTheme="majorBidi" w:hAnsiTheme="majorBidi" w:cstheme="majorBidi"/>
          <w:b/>
          <w:bCs/>
          <w:sz w:val="28"/>
          <w:szCs w:val="28"/>
        </w:rPr>
      </w:pPr>
    </w:p>
    <w:p w14:paraId="5230B987" w14:textId="77777777" w:rsidR="00FC5559" w:rsidRDefault="00FC5559" w:rsidP="000B59EB">
      <w:pPr>
        <w:spacing w:after="0" w:line="360" w:lineRule="auto"/>
        <w:jc w:val="both"/>
        <w:rPr>
          <w:rFonts w:asciiTheme="majorBidi" w:hAnsiTheme="majorBidi" w:cstheme="majorBidi"/>
          <w:b/>
          <w:bCs/>
          <w:sz w:val="28"/>
          <w:szCs w:val="28"/>
        </w:rPr>
      </w:pPr>
    </w:p>
    <w:p w14:paraId="324A623C" w14:textId="77777777" w:rsidR="00FC5559" w:rsidRDefault="00FC5559" w:rsidP="000B59EB">
      <w:pPr>
        <w:spacing w:after="0" w:line="360" w:lineRule="auto"/>
        <w:jc w:val="both"/>
        <w:rPr>
          <w:rFonts w:asciiTheme="majorBidi" w:hAnsiTheme="majorBidi" w:cstheme="majorBidi"/>
          <w:b/>
          <w:bCs/>
          <w:sz w:val="28"/>
          <w:szCs w:val="28"/>
        </w:rPr>
      </w:pPr>
    </w:p>
    <w:p w14:paraId="6AA76ABD" w14:textId="77777777" w:rsidR="00FC5559" w:rsidRDefault="00FC5559" w:rsidP="000B59EB">
      <w:pPr>
        <w:spacing w:after="0" w:line="360" w:lineRule="auto"/>
        <w:jc w:val="both"/>
        <w:rPr>
          <w:rFonts w:asciiTheme="majorBidi" w:hAnsiTheme="majorBidi" w:cstheme="majorBidi"/>
          <w:b/>
          <w:bCs/>
          <w:sz w:val="28"/>
          <w:szCs w:val="28"/>
        </w:rPr>
      </w:pPr>
    </w:p>
    <w:p w14:paraId="33B6D7C9" w14:textId="77777777" w:rsidR="00FC5559" w:rsidRDefault="00FC5559" w:rsidP="000B59EB">
      <w:pPr>
        <w:spacing w:after="0" w:line="360" w:lineRule="auto"/>
        <w:jc w:val="both"/>
        <w:rPr>
          <w:rFonts w:asciiTheme="majorBidi" w:hAnsiTheme="majorBidi" w:cstheme="majorBidi"/>
          <w:b/>
          <w:bCs/>
          <w:sz w:val="28"/>
          <w:szCs w:val="28"/>
        </w:rPr>
      </w:pPr>
    </w:p>
    <w:p w14:paraId="08810EEB" w14:textId="77777777" w:rsidR="00FC5559" w:rsidRDefault="00FC5559" w:rsidP="000B59EB">
      <w:pPr>
        <w:spacing w:after="0" w:line="360" w:lineRule="auto"/>
        <w:jc w:val="both"/>
        <w:rPr>
          <w:rFonts w:asciiTheme="majorBidi" w:hAnsiTheme="majorBidi" w:cstheme="majorBidi"/>
          <w:b/>
          <w:bCs/>
          <w:sz w:val="28"/>
          <w:szCs w:val="28"/>
        </w:rPr>
      </w:pPr>
    </w:p>
    <w:p w14:paraId="5A25F921" w14:textId="77777777" w:rsidR="00FC5559" w:rsidRDefault="00FC5559" w:rsidP="000B59EB">
      <w:pPr>
        <w:spacing w:after="0" w:line="360" w:lineRule="auto"/>
        <w:jc w:val="both"/>
        <w:rPr>
          <w:rFonts w:asciiTheme="majorBidi" w:hAnsiTheme="majorBidi" w:cstheme="majorBidi"/>
          <w:b/>
          <w:bCs/>
          <w:sz w:val="28"/>
          <w:szCs w:val="28"/>
        </w:rPr>
      </w:pPr>
    </w:p>
    <w:p w14:paraId="7DD343D2" w14:textId="77777777" w:rsidR="00FC5559" w:rsidRDefault="00FC5559" w:rsidP="000B59EB">
      <w:pPr>
        <w:spacing w:after="0" w:line="360" w:lineRule="auto"/>
        <w:jc w:val="both"/>
        <w:rPr>
          <w:rFonts w:asciiTheme="majorBidi" w:hAnsiTheme="majorBidi" w:cstheme="majorBidi"/>
          <w:b/>
          <w:bCs/>
          <w:sz w:val="28"/>
          <w:szCs w:val="28"/>
        </w:rPr>
      </w:pPr>
    </w:p>
    <w:p w14:paraId="2CDDD184" w14:textId="77777777" w:rsidR="00FC5559" w:rsidRDefault="00FC5559" w:rsidP="000B59EB">
      <w:pPr>
        <w:spacing w:after="0" w:line="360" w:lineRule="auto"/>
        <w:jc w:val="both"/>
        <w:rPr>
          <w:rFonts w:asciiTheme="majorBidi" w:hAnsiTheme="majorBidi" w:cstheme="majorBidi"/>
          <w:b/>
          <w:bCs/>
          <w:sz w:val="28"/>
          <w:szCs w:val="28"/>
        </w:rPr>
      </w:pPr>
    </w:p>
    <w:p w14:paraId="7DECF0C8" w14:textId="77777777" w:rsidR="00FC5559" w:rsidRDefault="00FC5559" w:rsidP="000B59EB">
      <w:pPr>
        <w:spacing w:after="0" w:line="360" w:lineRule="auto"/>
        <w:jc w:val="both"/>
        <w:rPr>
          <w:rFonts w:asciiTheme="majorBidi" w:hAnsiTheme="majorBidi" w:cstheme="majorBidi"/>
          <w:b/>
          <w:bCs/>
          <w:sz w:val="28"/>
          <w:szCs w:val="28"/>
        </w:rPr>
      </w:pPr>
    </w:p>
    <w:p w14:paraId="05DE2544" w14:textId="77777777" w:rsidR="00FC5559" w:rsidRDefault="00FC5559" w:rsidP="000B59EB">
      <w:pPr>
        <w:spacing w:after="0" w:line="360" w:lineRule="auto"/>
        <w:jc w:val="both"/>
        <w:rPr>
          <w:rFonts w:asciiTheme="majorBidi" w:hAnsiTheme="majorBidi" w:cstheme="majorBidi"/>
          <w:b/>
          <w:bCs/>
          <w:sz w:val="28"/>
          <w:szCs w:val="28"/>
        </w:rPr>
      </w:pPr>
    </w:p>
    <w:p w14:paraId="5A83E060" w14:textId="77777777" w:rsidR="00B51250" w:rsidRDefault="00B51250" w:rsidP="000B59EB">
      <w:pPr>
        <w:spacing w:after="0" w:line="360" w:lineRule="auto"/>
        <w:jc w:val="both"/>
        <w:rPr>
          <w:rFonts w:asciiTheme="majorBidi" w:hAnsiTheme="majorBidi" w:cstheme="majorBidi"/>
          <w:b/>
          <w:bCs/>
          <w:sz w:val="28"/>
          <w:szCs w:val="28"/>
        </w:rPr>
      </w:pPr>
    </w:p>
    <w:p w14:paraId="1043B405" w14:textId="77777777" w:rsidR="00B51250" w:rsidRDefault="00B51250" w:rsidP="000B59EB">
      <w:pPr>
        <w:spacing w:after="0" w:line="360" w:lineRule="auto"/>
        <w:jc w:val="both"/>
        <w:rPr>
          <w:rFonts w:asciiTheme="majorBidi" w:hAnsiTheme="majorBidi" w:cstheme="majorBidi"/>
          <w:b/>
          <w:bCs/>
          <w:sz w:val="28"/>
          <w:szCs w:val="28"/>
        </w:rPr>
      </w:pPr>
    </w:p>
    <w:p w14:paraId="105DE1EF" w14:textId="77777777" w:rsidR="00B51250" w:rsidRDefault="00B51250" w:rsidP="000B59EB">
      <w:pPr>
        <w:spacing w:after="0" w:line="360" w:lineRule="auto"/>
        <w:jc w:val="both"/>
        <w:rPr>
          <w:rFonts w:asciiTheme="majorBidi" w:hAnsiTheme="majorBidi" w:cstheme="majorBidi"/>
          <w:b/>
          <w:bCs/>
          <w:sz w:val="28"/>
          <w:szCs w:val="28"/>
        </w:rPr>
      </w:pPr>
    </w:p>
    <w:p w14:paraId="7CB1578D" w14:textId="77777777" w:rsidR="00B51250" w:rsidRDefault="00B51250" w:rsidP="000B59EB">
      <w:pPr>
        <w:spacing w:after="0" w:line="360" w:lineRule="auto"/>
        <w:jc w:val="both"/>
        <w:rPr>
          <w:rFonts w:asciiTheme="majorBidi" w:hAnsiTheme="majorBidi" w:cstheme="majorBidi"/>
          <w:b/>
          <w:bCs/>
          <w:sz w:val="28"/>
          <w:szCs w:val="28"/>
        </w:rPr>
      </w:pPr>
    </w:p>
    <w:p w14:paraId="3A78B23C" w14:textId="77777777" w:rsidR="00B51250" w:rsidRDefault="00B51250" w:rsidP="000B59EB">
      <w:pPr>
        <w:spacing w:after="0" w:line="360" w:lineRule="auto"/>
        <w:jc w:val="both"/>
        <w:rPr>
          <w:rFonts w:asciiTheme="majorBidi" w:hAnsiTheme="majorBidi" w:cstheme="majorBidi"/>
          <w:b/>
          <w:bCs/>
          <w:sz w:val="28"/>
          <w:szCs w:val="28"/>
        </w:rPr>
      </w:pPr>
    </w:p>
    <w:p w14:paraId="435A84EF" w14:textId="77777777" w:rsidR="00B51250" w:rsidRDefault="00B51250" w:rsidP="000B59EB">
      <w:pPr>
        <w:spacing w:after="0" w:line="360" w:lineRule="auto"/>
        <w:jc w:val="both"/>
        <w:rPr>
          <w:rFonts w:asciiTheme="majorBidi" w:hAnsiTheme="majorBidi" w:cstheme="majorBidi"/>
          <w:b/>
          <w:bCs/>
          <w:sz w:val="28"/>
          <w:szCs w:val="28"/>
        </w:rPr>
      </w:pPr>
    </w:p>
    <w:p w14:paraId="02AA9633" w14:textId="77777777" w:rsidR="00B51250" w:rsidRDefault="00B51250" w:rsidP="000B59EB">
      <w:pPr>
        <w:spacing w:after="0" w:line="360" w:lineRule="auto"/>
        <w:jc w:val="both"/>
        <w:rPr>
          <w:rFonts w:asciiTheme="majorBidi" w:hAnsiTheme="majorBidi" w:cstheme="majorBidi"/>
          <w:b/>
          <w:bCs/>
          <w:sz w:val="28"/>
          <w:szCs w:val="28"/>
        </w:rPr>
      </w:pPr>
    </w:p>
    <w:p w14:paraId="6550E00B" w14:textId="77777777" w:rsidR="00B51250" w:rsidRDefault="00B51250" w:rsidP="000B59EB">
      <w:pPr>
        <w:spacing w:after="0" w:line="360" w:lineRule="auto"/>
        <w:jc w:val="both"/>
        <w:rPr>
          <w:rFonts w:asciiTheme="majorBidi" w:hAnsiTheme="majorBidi" w:cstheme="majorBidi"/>
          <w:b/>
          <w:bCs/>
          <w:sz w:val="28"/>
          <w:szCs w:val="28"/>
        </w:rPr>
      </w:pPr>
    </w:p>
    <w:p w14:paraId="6AAFE4B5" w14:textId="77777777" w:rsidR="00B51250" w:rsidRDefault="00B51250" w:rsidP="000B59EB">
      <w:pPr>
        <w:spacing w:after="0" w:line="360" w:lineRule="auto"/>
        <w:jc w:val="both"/>
        <w:rPr>
          <w:rFonts w:asciiTheme="majorBidi" w:hAnsiTheme="majorBidi" w:cstheme="majorBidi"/>
          <w:b/>
          <w:bCs/>
          <w:sz w:val="28"/>
          <w:szCs w:val="28"/>
        </w:rPr>
      </w:pPr>
    </w:p>
    <w:p w14:paraId="7EB3046B" w14:textId="77777777" w:rsidR="005709F7" w:rsidRPr="00BB6FA3" w:rsidRDefault="005709F7" w:rsidP="000B59EB">
      <w:pPr>
        <w:spacing w:after="0" w:line="360" w:lineRule="auto"/>
        <w:jc w:val="both"/>
        <w:rPr>
          <w:rFonts w:asciiTheme="majorBidi" w:hAnsiTheme="majorBidi" w:cstheme="majorBidi"/>
          <w:b/>
          <w:bCs/>
          <w:sz w:val="28"/>
          <w:szCs w:val="28"/>
        </w:rPr>
      </w:pPr>
    </w:p>
    <w:p w14:paraId="75E6DBC2" w14:textId="2548BF80" w:rsidR="00D71E0F" w:rsidRDefault="00D71E0F" w:rsidP="00B51250">
      <w:pPr>
        <w:pStyle w:val="Titre1"/>
        <w:jc w:val="center"/>
        <w:rPr>
          <w:sz w:val="40"/>
          <w:szCs w:val="40"/>
        </w:rPr>
      </w:pPr>
      <w:bookmarkStart w:id="507" w:name="_Toc104390696"/>
      <w:r w:rsidRPr="00B51250">
        <w:rPr>
          <w:sz w:val="40"/>
          <w:szCs w:val="40"/>
        </w:rPr>
        <w:t>Chapitre 3 : Sprint 1</w:t>
      </w:r>
      <w:bookmarkEnd w:id="507"/>
    </w:p>
    <w:p w14:paraId="2843E7A0" w14:textId="77777777" w:rsidR="00B51250" w:rsidRPr="00B51250" w:rsidRDefault="00B51250" w:rsidP="00B51250"/>
    <w:p w14:paraId="4AB14D5D" w14:textId="5A085E09" w:rsidR="00D71E0F" w:rsidRPr="00BB6FA3" w:rsidRDefault="00FA1C2E" w:rsidP="000B59EB">
      <w:pPr>
        <w:spacing w:line="360" w:lineRule="auto"/>
        <w:jc w:val="both"/>
        <w:rPr>
          <w:rFonts w:asciiTheme="majorBidi" w:hAnsiTheme="majorBidi" w:cstheme="majorBidi"/>
          <w:sz w:val="28"/>
          <w:szCs w:val="28"/>
        </w:rPr>
      </w:pPr>
      <w:r w:rsidRPr="00BB6FA3">
        <w:rPr>
          <w:rFonts w:asciiTheme="majorBidi" w:hAnsiTheme="majorBidi" w:cstheme="majorBidi"/>
          <w:sz w:val="28"/>
          <w:szCs w:val="28"/>
        </w:rPr>
        <w:t>Plan :</w:t>
      </w:r>
    </w:p>
    <w:p w14:paraId="0E0C65DA" w14:textId="4B63D1D7" w:rsidR="00FA1C2E" w:rsidRPr="00BB6FA3" w:rsidRDefault="00FA1C2E" w:rsidP="000B59EB">
      <w:pPr>
        <w:pStyle w:val="Paragraphedeliste"/>
        <w:numPr>
          <w:ilvl w:val="0"/>
          <w:numId w:val="16"/>
        </w:numPr>
        <w:spacing w:line="360" w:lineRule="auto"/>
        <w:jc w:val="both"/>
        <w:rPr>
          <w:rFonts w:asciiTheme="majorBidi" w:hAnsiTheme="majorBidi" w:cstheme="majorBidi"/>
          <w:sz w:val="28"/>
          <w:szCs w:val="28"/>
        </w:rPr>
      </w:pPr>
      <w:r w:rsidRPr="00BB6FA3">
        <w:rPr>
          <w:rFonts w:asciiTheme="majorBidi" w:hAnsiTheme="majorBidi" w:cstheme="majorBidi"/>
          <w:sz w:val="28"/>
          <w:szCs w:val="28"/>
        </w:rPr>
        <w:t>Le Backlog du sprint 1</w:t>
      </w:r>
    </w:p>
    <w:p w14:paraId="4F760769" w14:textId="126BFD15" w:rsidR="00FA1C2E" w:rsidRPr="00BB6FA3" w:rsidRDefault="00FA1C2E" w:rsidP="000B59EB">
      <w:pPr>
        <w:pStyle w:val="Paragraphedeliste"/>
        <w:numPr>
          <w:ilvl w:val="0"/>
          <w:numId w:val="16"/>
        </w:numPr>
        <w:spacing w:line="360" w:lineRule="auto"/>
        <w:jc w:val="both"/>
        <w:rPr>
          <w:rFonts w:asciiTheme="majorBidi" w:hAnsiTheme="majorBidi" w:cstheme="majorBidi"/>
          <w:sz w:val="28"/>
          <w:szCs w:val="28"/>
        </w:rPr>
      </w:pPr>
      <w:r w:rsidRPr="00BB6FA3">
        <w:rPr>
          <w:rFonts w:asciiTheme="majorBidi" w:hAnsiTheme="majorBidi" w:cstheme="majorBidi"/>
          <w:sz w:val="28"/>
          <w:szCs w:val="28"/>
        </w:rPr>
        <w:t>Spécification fonctionnelle du sprint 1</w:t>
      </w:r>
    </w:p>
    <w:p w14:paraId="53D8DA28" w14:textId="4561F52F" w:rsidR="00FA1C2E" w:rsidRPr="00BB6FA3" w:rsidRDefault="00303DC8" w:rsidP="000B59EB">
      <w:pPr>
        <w:pStyle w:val="Paragraphedeliste"/>
        <w:numPr>
          <w:ilvl w:val="1"/>
          <w:numId w:val="16"/>
        </w:numPr>
        <w:spacing w:line="360" w:lineRule="auto"/>
        <w:jc w:val="both"/>
        <w:rPr>
          <w:rFonts w:asciiTheme="majorBidi" w:hAnsiTheme="majorBidi" w:cstheme="majorBidi"/>
          <w:sz w:val="28"/>
          <w:szCs w:val="28"/>
        </w:rPr>
      </w:pPr>
      <w:r w:rsidRPr="00BB6FA3">
        <w:rPr>
          <w:rFonts w:asciiTheme="majorBidi" w:hAnsiTheme="majorBidi" w:cstheme="majorBidi"/>
          <w:sz w:val="28"/>
          <w:szCs w:val="28"/>
        </w:rPr>
        <w:t xml:space="preserve">Diagramme de cas d’utilisation </w:t>
      </w:r>
    </w:p>
    <w:p w14:paraId="5A07D73A" w14:textId="14431759" w:rsidR="00303DC8" w:rsidRPr="00BB6FA3" w:rsidRDefault="00303DC8" w:rsidP="000B59EB">
      <w:pPr>
        <w:pStyle w:val="Paragraphedeliste"/>
        <w:numPr>
          <w:ilvl w:val="2"/>
          <w:numId w:val="16"/>
        </w:numPr>
        <w:spacing w:line="360" w:lineRule="auto"/>
        <w:jc w:val="both"/>
        <w:rPr>
          <w:rFonts w:asciiTheme="majorBidi" w:hAnsiTheme="majorBidi" w:cstheme="majorBidi"/>
          <w:sz w:val="28"/>
          <w:szCs w:val="28"/>
        </w:rPr>
      </w:pPr>
      <w:r w:rsidRPr="00BB6FA3">
        <w:rPr>
          <w:rFonts w:asciiTheme="majorBidi" w:hAnsiTheme="majorBidi" w:cstheme="majorBidi"/>
          <w:sz w:val="28"/>
          <w:szCs w:val="28"/>
        </w:rPr>
        <w:t>Item « …… »</w:t>
      </w:r>
    </w:p>
    <w:p w14:paraId="6CE35E70" w14:textId="2E903A7B" w:rsidR="00303DC8" w:rsidRPr="00BB6FA3" w:rsidRDefault="00303DC8" w:rsidP="000B59EB">
      <w:pPr>
        <w:pStyle w:val="Paragraphedeliste"/>
        <w:numPr>
          <w:ilvl w:val="2"/>
          <w:numId w:val="16"/>
        </w:numPr>
        <w:spacing w:line="360" w:lineRule="auto"/>
        <w:jc w:val="both"/>
        <w:rPr>
          <w:rFonts w:asciiTheme="majorBidi" w:hAnsiTheme="majorBidi" w:cstheme="majorBidi"/>
          <w:sz w:val="28"/>
          <w:szCs w:val="28"/>
        </w:rPr>
      </w:pPr>
      <w:r w:rsidRPr="00BB6FA3">
        <w:rPr>
          <w:rFonts w:asciiTheme="majorBidi" w:hAnsiTheme="majorBidi" w:cstheme="majorBidi"/>
          <w:sz w:val="28"/>
          <w:szCs w:val="28"/>
        </w:rPr>
        <w:t>Item « … »</w:t>
      </w:r>
    </w:p>
    <w:p w14:paraId="1BBAD057" w14:textId="1CCA2AD6" w:rsidR="00303DC8" w:rsidRPr="00BB6FA3" w:rsidRDefault="00303DC8" w:rsidP="000B59EB">
      <w:pPr>
        <w:pStyle w:val="Paragraphedeliste"/>
        <w:numPr>
          <w:ilvl w:val="2"/>
          <w:numId w:val="16"/>
        </w:numPr>
        <w:spacing w:line="360" w:lineRule="auto"/>
        <w:jc w:val="both"/>
        <w:rPr>
          <w:rFonts w:asciiTheme="majorBidi" w:hAnsiTheme="majorBidi" w:cstheme="majorBidi"/>
          <w:sz w:val="28"/>
          <w:szCs w:val="28"/>
        </w:rPr>
      </w:pPr>
      <w:r w:rsidRPr="00BB6FA3">
        <w:rPr>
          <w:rFonts w:asciiTheme="majorBidi" w:hAnsiTheme="majorBidi" w:cstheme="majorBidi"/>
          <w:sz w:val="28"/>
          <w:szCs w:val="28"/>
        </w:rPr>
        <w:t>Item « … »</w:t>
      </w:r>
    </w:p>
    <w:p w14:paraId="5AF1678E" w14:textId="77777777" w:rsidR="00303DC8" w:rsidRPr="00BB6FA3" w:rsidRDefault="00303DC8" w:rsidP="000B59EB">
      <w:pPr>
        <w:pStyle w:val="Paragraphedeliste"/>
        <w:numPr>
          <w:ilvl w:val="1"/>
          <w:numId w:val="16"/>
        </w:numPr>
        <w:spacing w:line="360" w:lineRule="auto"/>
        <w:jc w:val="both"/>
        <w:rPr>
          <w:rFonts w:asciiTheme="majorBidi" w:hAnsiTheme="majorBidi" w:cstheme="majorBidi"/>
          <w:sz w:val="28"/>
          <w:szCs w:val="28"/>
        </w:rPr>
      </w:pPr>
      <w:r w:rsidRPr="00BB6FA3">
        <w:rPr>
          <w:rFonts w:asciiTheme="majorBidi" w:hAnsiTheme="majorBidi" w:cstheme="majorBidi"/>
          <w:sz w:val="28"/>
          <w:szCs w:val="28"/>
        </w:rPr>
        <w:t>Diagramme de séquence</w:t>
      </w:r>
    </w:p>
    <w:p w14:paraId="012A20A3" w14:textId="77777777" w:rsidR="00303DC8" w:rsidRPr="00BB6FA3" w:rsidRDefault="00303DC8" w:rsidP="000B59EB">
      <w:pPr>
        <w:pStyle w:val="Paragraphedeliste"/>
        <w:numPr>
          <w:ilvl w:val="2"/>
          <w:numId w:val="16"/>
        </w:numPr>
        <w:spacing w:line="360" w:lineRule="auto"/>
        <w:jc w:val="both"/>
        <w:rPr>
          <w:rFonts w:asciiTheme="majorBidi" w:hAnsiTheme="majorBidi" w:cstheme="majorBidi"/>
          <w:sz w:val="28"/>
          <w:szCs w:val="28"/>
        </w:rPr>
      </w:pPr>
      <w:r w:rsidRPr="00BB6FA3">
        <w:rPr>
          <w:rFonts w:asciiTheme="majorBidi" w:hAnsiTheme="majorBidi" w:cstheme="majorBidi"/>
          <w:sz w:val="28"/>
          <w:szCs w:val="28"/>
        </w:rPr>
        <w:t>Diagramme de séquence ……</w:t>
      </w:r>
    </w:p>
    <w:p w14:paraId="02C83022" w14:textId="5061E612" w:rsidR="00303DC8" w:rsidRPr="00BB6FA3" w:rsidRDefault="00303DC8" w:rsidP="000B59EB">
      <w:pPr>
        <w:pStyle w:val="Paragraphedeliste"/>
        <w:numPr>
          <w:ilvl w:val="2"/>
          <w:numId w:val="16"/>
        </w:numPr>
        <w:spacing w:line="360" w:lineRule="auto"/>
        <w:jc w:val="both"/>
        <w:rPr>
          <w:rFonts w:asciiTheme="majorBidi" w:hAnsiTheme="majorBidi" w:cstheme="majorBidi"/>
          <w:sz w:val="28"/>
          <w:szCs w:val="28"/>
        </w:rPr>
      </w:pPr>
      <w:r w:rsidRPr="00BB6FA3">
        <w:rPr>
          <w:rFonts w:asciiTheme="majorBidi" w:hAnsiTheme="majorBidi" w:cstheme="majorBidi"/>
          <w:sz w:val="28"/>
          <w:szCs w:val="28"/>
        </w:rPr>
        <w:t>Diagramme de séquence…….</w:t>
      </w:r>
    </w:p>
    <w:p w14:paraId="12DA0AD1" w14:textId="6DA0620F" w:rsidR="00303DC8" w:rsidRPr="00BB6FA3" w:rsidRDefault="00303DC8" w:rsidP="000B59EB">
      <w:pPr>
        <w:pStyle w:val="Paragraphedeliste"/>
        <w:numPr>
          <w:ilvl w:val="2"/>
          <w:numId w:val="16"/>
        </w:numPr>
        <w:spacing w:line="360" w:lineRule="auto"/>
        <w:jc w:val="both"/>
        <w:rPr>
          <w:rFonts w:asciiTheme="majorBidi" w:hAnsiTheme="majorBidi" w:cstheme="majorBidi"/>
          <w:sz w:val="28"/>
          <w:szCs w:val="28"/>
        </w:rPr>
      </w:pPr>
      <w:r w:rsidRPr="00BB6FA3">
        <w:rPr>
          <w:rFonts w:asciiTheme="majorBidi" w:hAnsiTheme="majorBidi" w:cstheme="majorBidi"/>
          <w:sz w:val="28"/>
          <w:szCs w:val="28"/>
        </w:rPr>
        <w:t xml:space="preserve">Diagramme de séquence …   </w:t>
      </w:r>
    </w:p>
    <w:p w14:paraId="3CDED96D" w14:textId="2C50F5CB" w:rsidR="00303DC8" w:rsidRPr="00BB6FA3" w:rsidRDefault="00303DC8" w:rsidP="000B59EB">
      <w:pPr>
        <w:pStyle w:val="Paragraphedeliste"/>
        <w:numPr>
          <w:ilvl w:val="1"/>
          <w:numId w:val="16"/>
        </w:numPr>
        <w:spacing w:line="360" w:lineRule="auto"/>
        <w:jc w:val="both"/>
        <w:rPr>
          <w:rFonts w:asciiTheme="majorBidi" w:hAnsiTheme="majorBidi" w:cstheme="majorBidi"/>
          <w:sz w:val="28"/>
          <w:szCs w:val="28"/>
        </w:rPr>
      </w:pPr>
      <w:r w:rsidRPr="00BB6FA3">
        <w:rPr>
          <w:rFonts w:asciiTheme="majorBidi" w:hAnsiTheme="majorBidi" w:cstheme="majorBidi"/>
          <w:sz w:val="28"/>
          <w:szCs w:val="28"/>
        </w:rPr>
        <w:t>Diagramme de classe du Sprint 1</w:t>
      </w:r>
    </w:p>
    <w:p w14:paraId="3140485F" w14:textId="3DCFF0EA" w:rsidR="00303DC8" w:rsidRPr="00BB6FA3" w:rsidRDefault="00303DC8" w:rsidP="000B59EB">
      <w:pPr>
        <w:pStyle w:val="Paragraphedeliste"/>
        <w:numPr>
          <w:ilvl w:val="1"/>
          <w:numId w:val="16"/>
        </w:numPr>
        <w:spacing w:line="360" w:lineRule="auto"/>
        <w:jc w:val="both"/>
        <w:rPr>
          <w:rFonts w:asciiTheme="majorBidi" w:hAnsiTheme="majorBidi" w:cstheme="majorBidi"/>
          <w:sz w:val="28"/>
          <w:szCs w:val="28"/>
        </w:rPr>
      </w:pPr>
      <w:r w:rsidRPr="00BB6FA3">
        <w:rPr>
          <w:rFonts w:asciiTheme="majorBidi" w:hAnsiTheme="majorBidi" w:cstheme="majorBidi"/>
          <w:sz w:val="28"/>
          <w:szCs w:val="28"/>
        </w:rPr>
        <w:t>Réalisation du Sprint 1</w:t>
      </w:r>
    </w:p>
    <w:p w14:paraId="6D5A258F" w14:textId="62DDE29D" w:rsidR="00303DC8" w:rsidRPr="00BB6FA3" w:rsidRDefault="00303DC8" w:rsidP="000B59EB">
      <w:pPr>
        <w:pStyle w:val="Paragraphedeliste"/>
        <w:numPr>
          <w:ilvl w:val="1"/>
          <w:numId w:val="16"/>
        </w:numPr>
        <w:spacing w:line="360" w:lineRule="auto"/>
        <w:jc w:val="both"/>
        <w:rPr>
          <w:rFonts w:asciiTheme="majorBidi" w:hAnsiTheme="majorBidi" w:cstheme="majorBidi"/>
          <w:sz w:val="28"/>
          <w:szCs w:val="28"/>
        </w:rPr>
      </w:pPr>
      <w:r w:rsidRPr="00BB6FA3">
        <w:rPr>
          <w:rFonts w:asciiTheme="majorBidi" w:hAnsiTheme="majorBidi" w:cstheme="majorBidi"/>
          <w:sz w:val="28"/>
          <w:szCs w:val="28"/>
        </w:rPr>
        <w:t>Revue de Sprint 1</w:t>
      </w:r>
    </w:p>
    <w:p w14:paraId="1CBFCC7F" w14:textId="77777777" w:rsidR="00303DC8" w:rsidRPr="00BB6FA3" w:rsidRDefault="00303DC8" w:rsidP="000B59EB">
      <w:pPr>
        <w:pStyle w:val="Paragraphedeliste"/>
        <w:spacing w:line="360" w:lineRule="auto"/>
        <w:ind w:left="1800"/>
        <w:jc w:val="both"/>
        <w:rPr>
          <w:rFonts w:asciiTheme="majorBidi" w:hAnsiTheme="majorBidi" w:cstheme="majorBidi"/>
          <w:sz w:val="28"/>
          <w:szCs w:val="28"/>
        </w:rPr>
      </w:pPr>
    </w:p>
    <w:p w14:paraId="3D61ABB9" w14:textId="47FB5CCD" w:rsidR="00FA1C2E" w:rsidRPr="00BB6FA3" w:rsidRDefault="00FA1C2E" w:rsidP="000B59EB">
      <w:pPr>
        <w:spacing w:after="0" w:line="360" w:lineRule="auto"/>
        <w:jc w:val="both"/>
        <w:rPr>
          <w:rFonts w:asciiTheme="majorBidi" w:hAnsiTheme="majorBidi" w:cstheme="majorBidi"/>
          <w:b/>
          <w:bCs/>
          <w:sz w:val="28"/>
          <w:szCs w:val="28"/>
        </w:rPr>
      </w:pPr>
    </w:p>
    <w:p w14:paraId="11240489" w14:textId="2DCEAA00" w:rsidR="00280352" w:rsidRPr="00BB6FA3" w:rsidRDefault="00280352" w:rsidP="000B59EB">
      <w:pPr>
        <w:spacing w:after="0" w:line="360" w:lineRule="auto"/>
        <w:jc w:val="both"/>
        <w:rPr>
          <w:rFonts w:asciiTheme="majorBidi" w:hAnsiTheme="majorBidi" w:cstheme="majorBidi"/>
          <w:b/>
          <w:bCs/>
          <w:sz w:val="28"/>
          <w:szCs w:val="28"/>
        </w:rPr>
      </w:pPr>
    </w:p>
    <w:p w14:paraId="6C5C9E9C" w14:textId="383DB3FE" w:rsidR="00280352" w:rsidRPr="00BB6FA3" w:rsidRDefault="00280352" w:rsidP="000B59EB">
      <w:pPr>
        <w:spacing w:after="0" w:line="360" w:lineRule="auto"/>
        <w:jc w:val="both"/>
        <w:rPr>
          <w:rFonts w:asciiTheme="majorBidi" w:hAnsiTheme="majorBidi" w:cstheme="majorBidi"/>
          <w:b/>
          <w:bCs/>
          <w:sz w:val="28"/>
          <w:szCs w:val="28"/>
        </w:rPr>
      </w:pPr>
    </w:p>
    <w:p w14:paraId="322EF1B7" w14:textId="4DFBB62C" w:rsidR="00280352" w:rsidRPr="00BB6FA3" w:rsidRDefault="00280352" w:rsidP="000B59EB">
      <w:pPr>
        <w:spacing w:after="0" w:line="360" w:lineRule="auto"/>
        <w:jc w:val="both"/>
        <w:rPr>
          <w:rFonts w:asciiTheme="majorBidi" w:hAnsiTheme="majorBidi" w:cstheme="majorBidi"/>
          <w:b/>
          <w:bCs/>
          <w:sz w:val="28"/>
          <w:szCs w:val="28"/>
        </w:rPr>
      </w:pPr>
    </w:p>
    <w:p w14:paraId="4C8894C5" w14:textId="2EC01ACA" w:rsidR="00280352" w:rsidRPr="00BB6FA3" w:rsidRDefault="00280352" w:rsidP="000B59EB">
      <w:pPr>
        <w:spacing w:after="0" w:line="360" w:lineRule="auto"/>
        <w:jc w:val="both"/>
        <w:rPr>
          <w:rFonts w:asciiTheme="majorBidi" w:hAnsiTheme="majorBidi" w:cstheme="majorBidi"/>
          <w:b/>
          <w:bCs/>
          <w:sz w:val="28"/>
          <w:szCs w:val="28"/>
        </w:rPr>
      </w:pPr>
    </w:p>
    <w:p w14:paraId="1AD08D54" w14:textId="4DCA901A" w:rsidR="00280352" w:rsidRPr="00BB6FA3" w:rsidRDefault="00280352" w:rsidP="000B59EB">
      <w:pPr>
        <w:spacing w:after="0" w:line="360" w:lineRule="auto"/>
        <w:jc w:val="both"/>
        <w:rPr>
          <w:rFonts w:asciiTheme="majorBidi" w:hAnsiTheme="majorBidi" w:cstheme="majorBidi"/>
          <w:b/>
          <w:bCs/>
          <w:sz w:val="28"/>
          <w:szCs w:val="28"/>
        </w:rPr>
      </w:pPr>
    </w:p>
    <w:p w14:paraId="6F072550" w14:textId="002F4F2C" w:rsidR="00280352" w:rsidRPr="00BB6FA3" w:rsidRDefault="00280352" w:rsidP="000B59EB">
      <w:pPr>
        <w:spacing w:after="0" w:line="360" w:lineRule="auto"/>
        <w:jc w:val="both"/>
        <w:rPr>
          <w:rFonts w:asciiTheme="majorBidi" w:hAnsiTheme="majorBidi" w:cstheme="majorBidi"/>
          <w:b/>
          <w:bCs/>
          <w:sz w:val="28"/>
          <w:szCs w:val="28"/>
        </w:rPr>
      </w:pPr>
    </w:p>
    <w:p w14:paraId="31FD0E0C" w14:textId="5410ABA4" w:rsidR="00280352" w:rsidRPr="00BB6FA3" w:rsidRDefault="00280352" w:rsidP="000B59EB">
      <w:pPr>
        <w:spacing w:after="0" w:line="360" w:lineRule="auto"/>
        <w:jc w:val="both"/>
        <w:rPr>
          <w:rFonts w:asciiTheme="majorBidi" w:hAnsiTheme="majorBidi" w:cstheme="majorBidi"/>
          <w:b/>
          <w:bCs/>
          <w:sz w:val="28"/>
          <w:szCs w:val="28"/>
        </w:rPr>
      </w:pPr>
    </w:p>
    <w:p w14:paraId="3A78B0E8" w14:textId="7D5ED011" w:rsidR="00B06715" w:rsidRDefault="00B06715" w:rsidP="000B59EB">
      <w:pPr>
        <w:spacing w:after="0" w:line="360" w:lineRule="auto"/>
        <w:jc w:val="both"/>
        <w:rPr>
          <w:rFonts w:asciiTheme="majorBidi" w:hAnsiTheme="majorBidi" w:cstheme="majorBidi"/>
          <w:b/>
          <w:bCs/>
          <w:sz w:val="28"/>
          <w:szCs w:val="28"/>
        </w:rPr>
      </w:pPr>
    </w:p>
    <w:p w14:paraId="364857E1" w14:textId="77777777" w:rsidR="00FC5559" w:rsidRPr="00BB6FA3" w:rsidRDefault="00FC5559" w:rsidP="000B59EB">
      <w:pPr>
        <w:spacing w:after="0" w:line="360" w:lineRule="auto"/>
        <w:jc w:val="both"/>
        <w:rPr>
          <w:rFonts w:asciiTheme="majorBidi" w:hAnsiTheme="majorBidi" w:cstheme="majorBidi"/>
          <w:b/>
          <w:bCs/>
          <w:sz w:val="20"/>
          <w:szCs w:val="20"/>
        </w:rPr>
      </w:pPr>
    </w:p>
    <w:p w14:paraId="43D8F9E2" w14:textId="07550C2E" w:rsidR="00B06715" w:rsidRPr="00724415" w:rsidRDefault="00FC5559" w:rsidP="00724415">
      <w:pPr>
        <w:pStyle w:val="Titre1"/>
      </w:pPr>
      <w:bookmarkStart w:id="508" w:name="_Toc104390697"/>
      <w:r w:rsidRPr="00724415">
        <w:lastRenderedPageBreak/>
        <w:t>Introduction</w:t>
      </w:r>
      <w:bookmarkEnd w:id="508"/>
      <w:r w:rsidRPr="00724415">
        <w:t> </w:t>
      </w:r>
    </w:p>
    <w:p w14:paraId="1BAF4595" w14:textId="2E2B4F2A" w:rsidR="00A47669" w:rsidRPr="00BB6FA3" w:rsidRDefault="00B06715" w:rsidP="00FC5559">
      <w:pPr>
        <w:spacing w:after="0" w:line="360" w:lineRule="auto"/>
        <w:jc w:val="both"/>
        <w:rPr>
          <w:rFonts w:asciiTheme="majorBidi" w:hAnsiTheme="majorBidi" w:cstheme="majorBidi"/>
          <w:b/>
          <w:bCs/>
          <w:sz w:val="24"/>
          <w:szCs w:val="24"/>
        </w:rPr>
      </w:pPr>
      <w:r w:rsidRPr="00BB6FA3">
        <w:rPr>
          <w:rFonts w:asciiTheme="majorBidi" w:hAnsiTheme="majorBidi" w:cstheme="majorBidi"/>
          <w:sz w:val="28"/>
          <w:szCs w:val="28"/>
        </w:rPr>
        <w:t>Dans ce chapitre, nous allons présenter le premier sprint en passant l’analyse, la conception, la réalisation sans oublier la revue de sprint.</w:t>
      </w:r>
    </w:p>
    <w:p w14:paraId="2E0D2891" w14:textId="5DF82AA7" w:rsidR="00A47669" w:rsidRPr="009D4C3F" w:rsidRDefault="00A47669" w:rsidP="00FC5559">
      <w:pPr>
        <w:pStyle w:val="Titre1"/>
        <w:numPr>
          <w:ilvl w:val="0"/>
          <w:numId w:val="62"/>
        </w:numPr>
        <w:spacing w:line="360" w:lineRule="auto"/>
        <w:rPr>
          <w:rFonts w:cs="Times New Roman"/>
          <w:color w:val="000000" w:themeColor="text1"/>
        </w:rPr>
      </w:pPr>
      <w:bookmarkStart w:id="509" w:name="_Toc104390698"/>
      <w:r w:rsidRPr="009D4C3F">
        <w:rPr>
          <w:rFonts w:cs="Times New Roman"/>
          <w:color w:val="000000" w:themeColor="text1"/>
        </w:rPr>
        <w:t>Le backlog de sprint :</w:t>
      </w:r>
      <w:bookmarkEnd w:id="509"/>
    </w:p>
    <w:p w14:paraId="109D850F" w14:textId="0A5FF025" w:rsidR="00E03395" w:rsidRPr="0088523F" w:rsidRDefault="00A47669" w:rsidP="00FC5559">
      <w:pPr>
        <w:spacing w:after="0" w:line="360" w:lineRule="auto"/>
        <w:jc w:val="both"/>
        <w:rPr>
          <w:rFonts w:asciiTheme="majorBidi" w:hAnsiTheme="majorBidi" w:cstheme="majorBidi"/>
          <w:sz w:val="24"/>
          <w:szCs w:val="24"/>
        </w:rPr>
      </w:pPr>
      <w:r w:rsidRPr="00BB6FA3">
        <w:rPr>
          <w:rFonts w:asciiTheme="majorBidi" w:hAnsiTheme="majorBidi" w:cstheme="majorBidi"/>
          <w:sz w:val="24"/>
          <w:szCs w:val="24"/>
        </w:rPr>
        <w:t xml:space="preserve">Le Sprint Backlog est un ensemble d’éléments de Product Backlog sélectionnés pour le Sprint et un plan pour livrer l’incrément de produit et </w:t>
      </w:r>
      <w:r w:rsidR="00F5486D" w:rsidRPr="00BB6FA3">
        <w:rPr>
          <w:rFonts w:asciiTheme="majorBidi" w:hAnsiTheme="majorBidi" w:cstheme="majorBidi"/>
          <w:sz w:val="24"/>
          <w:szCs w:val="24"/>
        </w:rPr>
        <w:t>atteindre l’objectif</w:t>
      </w:r>
      <w:r w:rsidRPr="00BB6FA3">
        <w:rPr>
          <w:rFonts w:asciiTheme="majorBidi" w:hAnsiTheme="majorBidi" w:cstheme="majorBidi"/>
          <w:sz w:val="24"/>
          <w:szCs w:val="24"/>
        </w:rPr>
        <w:t xml:space="preserve"> de </w:t>
      </w:r>
      <w:r w:rsidR="000B717E" w:rsidRPr="00BB6FA3">
        <w:rPr>
          <w:rFonts w:asciiTheme="majorBidi" w:hAnsiTheme="majorBidi" w:cstheme="majorBidi"/>
          <w:sz w:val="24"/>
          <w:szCs w:val="24"/>
        </w:rPr>
        <w:t>Sprint.</w:t>
      </w:r>
    </w:p>
    <w:p w14:paraId="7AC472B1" w14:textId="0242DE13" w:rsidR="0063526C" w:rsidRDefault="0063526C" w:rsidP="0063526C">
      <w:pPr>
        <w:pStyle w:val="Lgende"/>
        <w:keepNext/>
      </w:pPr>
    </w:p>
    <w:tbl>
      <w:tblPr>
        <w:tblW w:w="0" w:type="auto"/>
        <w:tblLook w:val="04A0" w:firstRow="1" w:lastRow="0" w:firstColumn="1" w:lastColumn="0" w:noHBand="0" w:noVBand="1"/>
      </w:tblPr>
      <w:tblGrid>
        <w:gridCol w:w="2122"/>
        <w:gridCol w:w="1417"/>
        <w:gridCol w:w="4253"/>
        <w:gridCol w:w="1270"/>
      </w:tblGrid>
      <w:tr w:rsidR="00E03395" w:rsidRPr="00BB6FA3" w14:paraId="3E5480AF" w14:textId="77777777" w:rsidTr="000B6D16">
        <w:trPr>
          <w:trHeight w:val="690"/>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B6A969F" w14:textId="77777777" w:rsidR="00E03395" w:rsidRPr="00BB6FA3" w:rsidRDefault="00E03395" w:rsidP="000B59EB">
            <w:pPr>
              <w:spacing w:line="360" w:lineRule="auto"/>
              <w:jc w:val="both"/>
              <w:rPr>
                <w:rFonts w:asciiTheme="majorBidi" w:hAnsiTheme="majorBidi" w:cstheme="majorBidi"/>
                <w:b/>
                <w:bCs/>
                <w:sz w:val="20"/>
                <w:szCs w:val="20"/>
              </w:rPr>
            </w:pPr>
            <w:r w:rsidRPr="00BB6FA3">
              <w:rPr>
                <w:rFonts w:asciiTheme="majorBidi" w:hAnsiTheme="majorBidi" w:cstheme="majorBidi"/>
                <w:b/>
                <w:bCs/>
                <w:sz w:val="20"/>
                <w:szCs w:val="20"/>
              </w:rPr>
              <w:t>Items</w:t>
            </w:r>
          </w:p>
        </w:tc>
        <w:tc>
          <w:tcPr>
            <w:tcW w:w="141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3213306" w14:textId="77777777" w:rsidR="00E03395" w:rsidRPr="00BB6FA3" w:rsidRDefault="00E03395" w:rsidP="000B59EB">
            <w:pPr>
              <w:spacing w:line="360" w:lineRule="auto"/>
              <w:jc w:val="both"/>
              <w:rPr>
                <w:rFonts w:asciiTheme="majorBidi" w:hAnsiTheme="majorBidi" w:cstheme="majorBidi"/>
                <w:b/>
                <w:bCs/>
                <w:sz w:val="20"/>
                <w:szCs w:val="20"/>
              </w:rPr>
            </w:pPr>
            <w:r w:rsidRPr="00BB6FA3">
              <w:rPr>
                <w:rFonts w:asciiTheme="majorBidi" w:hAnsiTheme="majorBidi" w:cstheme="majorBidi"/>
                <w:b/>
                <w:bCs/>
                <w:sz w:val="20"/>
                <w:szCs w:val="20"/>
              </w:rPr>
              <w:t>User Stories</w:t>
            </w:r>
          </w:p>
        </w:tc>
        <w:tc>
          <w:tcPr>
            <w:tcW w:w="425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BAF17D1" w14:textId="77777777" w:rsidR="00E03395" w:rsidRPr="00BB6FA3" w:rsidRDefault="00E03395" w:rsidP="000B59EB">
            <w:pPr>
              <w:spacing w:line="360" w:lineRule="auto"/>
              <w:jc w:val="both"/>
              <w:rPr>
                <w:rFonts w:asciiTheme="majorBidi" w:hAnsiTheme="majorBidi" w:cstheme="majorBidi"/>
                <w:b/>
                <w:bCs/>
                <w:sz w:val="20"/>
                <w:szCs w:val="20"/>
              </w:rPr>
            </w:pPr>
            <w:r w:rsidRPr="00BB6FA3">
              <w:rPr>
                <w:rFonts w:asciiTheme="majorBidi" w:hAnsiTheme="majorBidi" w:cstheme="majorBidi"/>
                <w:b/>
                <w:bCs/>
                <w:sz w:val="20"/>
                <w:szCs w:val="20"/>
              </w:rPr>
              <w:t>Taches</w:t>
            </w:r>
          </w:p>
        </w:tc>
        <w:tc>
          <w:tcPr>
            <w:tcW w:w="127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7316DF6" w14:textId="77777777" w:rsidR="00E03395" w:rsidRPr="00BB6FA3" w:rsidRDefault="00E03395" w:rsidP="000B59EB">
            <w:pPr>
              <w:spacing w:line="360" w:lineRule="auto"/>
              <w:jc w:val="both"/>
              <w:rPr>
                <w:rFonts w:asciiTheme="majorBidi" w:hAnsiTheme="majorBidi" w:cstheme="majorBidi"/>
                <w:b/>
                <w:bCs/>
              </w:rPr>
            </w:pPr>
            <w:r w:rsidRPr="00BB6FA3">
              <w:rPr>
                <w:rFonts w:asciiTheme="majorBidi" w:hAnsiTheme="majorBidi" w:cstheme="majorBidi"/>
                <w:b/>
                <w:bCs/>
              </w:rPr>
              <w:t xml:space="preserve"> Estimation</w:t>
            </w:r>
          </w:p>
        </w:tc>
      </w:tr>
      <w:tr w:rsidR="00E03395" w:rsidRPr="00BB6FA3" w14:paraId="7D0BE946" w14:textId="77777777" w:rsidTr="000B6D16">
        <w:trPr>
          <w:trHeight w:val="200"/>
        </w:trPr>
        <w:tc>
          <w:tcPr>
            <w:tcW w:w="2122"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AD99F67" w14:textId="60194E48" w:rsidR="00E03395" w:rsidRPr="00BB6FA3" w:rsidRDefault="00E03395" w:rsidP="000B59EB">
            <w:pPr>
              <w:spacing w:line="360" w:lineRule="auto"/>
              <w:jc w:val="both"/>
              <w:rPr>
                <w:rFonts w:asciiTheme="majorBidi" w:hAnsiTheme="majorBidi" w:cstheme="majorBidi"/>
                <w:b/>
                <w:bCs/>
                <w:sz w:val="20"/>
                <w:szCs w:val="20"/>
              </w:rPr>
            </w:pPr>
            <w:r w:rsidRPr="00BB6FA3">
              <w:rPr>
                <w:rFonts w:asciiTheme="majorBidi" w:hAnsiTheme="majorBidi" w:cstheme="majorBidi"/>
                <w:b/>
                <w:bCs/>
                <w:sz w:val="20"/>
                <w:szCs w:val="20"/>
              </w:rPr>
              <w:t>Authentification</w:t>
            </w:r>
          </w:p>
        </w:tc>
        <w:tc>
          <w:tcPr>
            <w:tcW w:w="1417" w:type="dxa"/>
            <w:vMerge w:val="restart"/>
            <w:tcBorders>
              <w:top w:val="single" w:sz="4" w:space="0" w:color="auto"/>
              <w:left w:val="single" w:sz="4" w:space="0" w:color="auto"/>
              <w:bottom w:val="single" w:sz="4" w:space="0" w:color="auto"/>
              <w:right w:val="single" w:sz="4" w:space="0" w:color="auto"/>
            </w:tcBorders>
          </w:tcPr>
          <w:p w14:paraId="19C5067D" w14:textId="33B6B6C9"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Me connecter à mon espace.</w:t>
            </w:r>
          </w:p>
        </w:tc>
        <w:tc>
          <w:tcPr>
            <w:tcW w:w="4253" w:type="dxa"/>
            <w:tcBorders>
              <w:top w:val="single" w:sz="4" w:space="0" w:color="auto"/>
              <w:left w:val="single" w:sz="4" w:space="0" w:color="auto"/>
              <w:bottom w:val="single" w:sz="4" w:space="0" w:color="auto"/>
              <w:right w:val="single" w:sz="4" w:space="0" w:color="auto"/>
            </w:tcBorders>
          </w:tcPr>
          <w:p w14:paraId="3696BB9B" w14:textId="28F7A15D" w:rsidR="00E03395" w:rsidRPr="00E03395" w:rsidRDefault="00E03395" w:rsidP="000B59EB">
            <w:pPr>
              <w:spacing w:line="360" w:lineRule="auto"/>
              <w:jc w:val="both"/>
              <w:rPr>
                <w:rFonts w:asciiTheme="majorBidi" w:hAnsiTheme="majorBidi" w:cstheme="majorBidi"/>
                <w:sz w:val="20"/>
                <w:szCs w:val="20"/>
              </w:rPr>
            </w:pPr>
            <w:r>
              <w:rPr>
                <w:rFonts w:asciiTheme="majorBidi" w:hAnsiTheme="majorBidi" w:cstheme="majorBidi"/>
                <w:sz w:val="20"/>
                <w:szCs w:val="20"/>
              </w:rPr>
              <w:t xml:space="preserve">Créer les </w:t>
            </w:r>
            <w:proofErr w:type="spellStart"/>
            <w:r w:rsidRPr="00BB6FA3">
              <w:rPr>
                <w:rFonts w:asciiTheme="majorBidi" w:hAnsiTheme="majorBidi" w:cstheme="majorBidi"/>
                <w:sz w:val="20"/>
                <w:szCs w:val="20"/>
              </w:rPr>
              <w:t>IHMs</w:t>
            </w:r>
            <w:proofErr w:type="spellEnd"/>
            <w:r w:rsidRPr="00BB6FA3">
              <w:rPr>
                <w:rFonts w:asciiTheme="majorBidi" w:hAnsiTheme="majorBidi" w:cstheme="majorBidi"/>
                <w:sz w:val="20"/>
                <w:szCs w:val="20"/>
              </w:rPr>
              <w:t>.</w:t>
            </w:r>
          </w:p>
        </w:tc>
        <w:tc>
          <w:tcPr>
            <w:tcW w:w="1270" w:type="dxa"/>
            <w:vMerge w:val="restart"/>
            <w:tcBorders>
              <w:top w:val="single" w:sz="4" w:space="0" w:color="auto"/>
              <w:left w:val="single" w:sz="4" w:space="0" w:color="auto"/>
              <w:bottom w:val="single" w:sz="4" w:space="0" w:color="auto"/>
              <w:right w:val="single" w:sz="4" w:space="0" w:color="auto"/>
            </w:tcBorders>
          </w:tcPr>
          <w:p w14:paraId="4FA80D1D" w14:textId="77777777" w:rsidR="00E03395" w:rsidRPr="00BB6FA3" w:rsidRDefault="00E03395" w:rsidP="000B59EB">
            <w:pPr>
              <w:spacing w:line="360" w:lineRule="auto"/>
              <w:jc w:val="both"/>
              <w:rPr>
                <w:rFonts w:asciiTheme="majorBidi" w:hAnsiTheme="majorBidi" w:cstheme="majorBidi"/>
                <w:b/>
                <w:bCs/>
                <w:sz w:val="20"/>
                <w:szCs w:val="20"/>
              </w:rPr>
            </w:pPr>
          </w:p>
        </w:tc>
      </w:tr>
      <w:tr w:rsidR="00E03395" w:rsidRPr="00BB6FA3" w14:paraId="51681F1E" w14:textId="77777777" w:rsidTr="000B6D16">
        <w:trPr>
          <w:trHeight w:val="200"/>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AB6FAE6" w14:textId="77777777" w:rsidR="00E03395" w:rsidRPr="00BB6FA3" w:rsidRDefault="00E03395" w:rsidP="000B59EB">
            <w:pPr>
              <w:spacing w:line="360" w:lineRule="auto"/>
              <w:jc w:val="both"/>
              <w:rPr>
                <w:rFonts w:asciiTheme="majorBidi" w:hAnsiTheme="majorBidi" w:cstheme="majorBidi"/>
                <w:b/>
                <w:bCs/>
                <w:sz w:val="20"/>
                <w:szCs w:val="20"/>
              </w:rPr>
            </w:pPr>
          </w:p>
        </w:tc>
        <w:tc>
          <w:tcPr>
            <w:tcW w:w="1417" w:type="dxa"/>
            <w:vMerge/>
            <w:tcBorders>
              <w:top w:val="single" w:sz="4" w:space="0" w:color="auto"/>
              <w:left w:val="single" w:sz="4" w:space="0" w:color="auto"/>
              <w:bottom w:val="single" w:sz="4" w:space="0" w:color="auto"/>
              <w:right w:val="single" w:sz="4" w:space="0" w:color="auto"/>
            </w:tcBorders>
          </w:tcPr>
          <w:p w14:paraId="08C4274B" w14:textId="77777777" w:rsidR="00E03395" w:rsidRPr="00BB6FA3" w:rsidRDefault="00E03395" w:rsidP="000B59EB">
            <w:pPr>
              <w:spacing w:line="360" w:lineRule="auto"/>
              <w:jc w:val="both"/>
              <w:rPr>
                <w:rFonts w:asciiTheme="majorBidi" w:hAnsiTheme="majorBidi" w:cstheme="majorBidi"/>
                <w:b/>
                <w:bCs/>
                <w:sz w:val="20"/>
                <w:szCs w:val="20"/>
              </w:rPr>
            </w:pPr>
          </w:p>
        </w:tc>
        <w:tc>
          <w:tcPr>
            <w:tcW w:w="4253" w:type="dxa"/>
            <w:tcBorders>
              <w:top w:val="single" w:sz="4" w:space="0" w:color="auto"/>
              <w:left w:val="single" w:sz="4" w:space="0" w:color="auto"/>
              <w:bottom w:val="single" w:sz="4" w:space="0" w:color="auto"/>
              <w:right w:val="single" w:sz="4" w:space="0" w:color="auto"/>
            </w:tcBorders>
          </w:tcPr>
          <w:p w14:paraId="682424A3" w14:textId="77777777"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Contrôle sur les champs.</w:t>
            </w:r>
          </w:p>
        </w:tc>
        <w:tc>
          <w:tcPr>
            <w:tcW w:w="1270" w:type="dxa"/>
            <w:vMerge/>
            <w:tcBorders>
              <w:top w:val="single" w:sz="4" w:space="0" w:color="auto"/>
              <w:left w:val="single" w:sz="4" w:space="0" w:color="auto"/>
              <w:bottom w:val="single" w:sz="4" w:space="0" w:color="auto"/>
              <w:right w:val="single" w:sz="4" w:space="0" w:color="auto"/>
            </w:tcBorders>
          </w:tcPr>
          <w:p w14:paraId="4D9E6A7D" w14:textId="77777777" w:rsidR="00E03395" w:rsidRPr="00BB6FA3" w:rsidRDefault="00E03395" w:rsidP="000B59EB">
            <w:pPr>
              <w:spacing w:line="360" w:lineRule="auto"/>
              <w:jc w:val="both"/>
              <w:rPr>
                <w:rFonts w:asciiTheme="majorBidi" w:hAnsiTheme="majorBidi" w:cstheme="majorBidi"/>
                <w:b/>
                <w:bCs/>
                <w:sz w:val="20"/>
                <w:szCs w:val="20"/>
              </w:rPr>
            </w:pPr>
          </w:p>
        </w:tc>
      </w:tr>
      <w:tr w:rsidR="00E03395" w:rsidRPr="00BB6FA3" w14:paraId="6B40CC4D" w14:textId="77777777" w:rsidTr="000B6D16">
        <w:trPr>
          <w:trHeight w:val="54"/>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27E9658" w14:textId="77777777" w:rsidR="00E03395" w:rsidRPr="00BB6FA3" w:rsidRDefault="00E03395" w:rsidP="000B59EB">
            <w:pPr>
              <w:spacing w:line="360" w:lineRule="auto"/>
              <w:jc w:val="both"/>
              <w:rPr>
                <w:rFonts w:asciiTheme="majorBidi" w:hAnsiTheme="majorBidi" w:cstheme="majorBidi"/>
                <w:b/>
                <w:bCs/>
                <w:sz w:val="20"/>
                <w:szCs w:val="20"/>
              </w:rPr>
            </w:pPr>
          </w:p>
        </w:tc>
        <w:tc>
          <w:tcPr>
            <w:tcW w:w="1417" w:type="dxa"/>
            <w:vMerge/>
            <w:tcBorders>
              <w:top w:val="single" w:sz="4" w:space="0" w:color="auto"/>
              <w:left w:val="single" w:sz="4" w:space="0" w:color="auto"/>
              <w:bottom w:val="single" w:sz="4" w:space="0" w:color="auto"/>
              <w:right w:val="single" w:sz="4" w:space="0" w:color="auto"/>
            </w:tcBorders>
          </w:tcPr>
          <w:p w14:paraId="6D5A7CA4" w14:textId="77777777" w:rsidR="00E03395" w:rsidRPr="00BB6FA3" w:rsidRDefault="00E03395" w:rsidP="000B59EB">
            <w:pPr>
              <w:spacing w:line="360" w:lineRule="auto"/>
              <w:jc w:val="both"/>
              <w:rPr>
                <w:rFonts w:asciiTheme="majorBidi" w:hAnsiTheme="majorBidi" w:cstheme="majorBidi"/>
                <w:b/>
                <w:bCs/>
                <w:sz w:val="20"/>
                <w:szCs w:val="20"/>
              </w:rPr>
            </w:pPr>
          </w:p>
        </w:tc>
        <w:tc>
          <w:tcPr>
            <w:tcW w:w="4253" w:type="dxa"/>
            <w:tcBorders>
              <w:top w:val="single" w:sz="4" w:space="0" w:color="auto"/>
              <w:left w:val="single" w:sz="4" w:space="0" w:color="auto"/>
              <w:bottom w:val="single" w:sz="4" w:space="0" w:color="auto"/>
              <w:right w:val="single" w:sz="4" w:space="0" w:color="auto"/>
            </w:tcBorders>
          </w:tcPr>
          <w:p w14:paraId="436C9524" w14:textId="77777777"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Rendre l’interface « responsive ».</w:t>
            </w:r>
          </w:p>
        </w:tc>
        <w:tc>
          <w:tcPr>
            <w:tcW w:w="1270" w:type="dxa"/>
            <w:vMerge/>
            <w:tcBorders>
              <w:top w:val="single" w:sz="4" w:space="0" w:color="auto"/>
              <w:left w:val="single" w:sz="4" w:space="0" w:color="auto"/>
              <w:bottom w:val="single" w:sz="4" w:space="0" w:color="auto"/>
              <w:right w:val="single" w:sz="4" w:space="0" w:color="auto"/>
            </w:tcBorders>
          </w:tcPr>
          <w:p w14:paraId="37A25FC5" w14:textId="77777777" w:rsidR="00E03395" w:rsidRPr="00BB6FA3" w:rsidRDefault="00E03395" w:rsidP="000B59EB">
            <w:pPr>
              <w:spacing w:line="360" w:lineRule="auto"/>
              <w:jc w:val="both"/>
              <w:rPr>
                <w:rFonts w:asciiTheme="majorBidi" w:hAnsiTheme="majorBidi" w:cstheme="majorBidi"/>
                <w:b/>
                <w:bCs/>
                <w:sz w:val="20"/>
                <w:szCs w:val="20"/>
              </w:rPr>
            </w:pPr>
          </w:p>
        </w:tc>
      </w:tr>
      <w:tr w:rsidR="00E03395" w:rsidRPr="00BB6FA3" w14:paraId="2ED72617" w14:textId="77777777" w:rsidTr="000B6D16">
        <w:trPr>
          <w:trHeight w:val="156"/>
        </w:trPr>
        <w:tc>
          <w:tcPr>
            <w:tcW w:w="2122"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FEA879B" w14:textId="2BC032EE" w:rsidR="00E03395" w:rsidRPr="00BB6FA3" w:rsidRDefault="00E03395" w:rsidP="000B59EB">
            <w:pPr>
              <w:spacing w:line="360" w:lineRule="auto"/>
              <w:jc w:val="both"/>
              <w:rPr>
                <w:rFonts w:asciiTheme="majorBidi" w:hAnsiTheme="majorBidi" w:cstheme="majorBidi"/>
                <w:b/>
                <w:bCs/>
                <w:sz w:val="20"/>
                <w:szCs w:val="20"/>
              </w:rPr>
            </w:pPr>
            <w:r w:rsidRPr="00BB6FA3">
              <w:rPr>
                <w:rFonts w:asciiTheme="majorBidi" w:hAnsiTheme="majorBidi" w:cstheme="majorBidi"/>
                <w:b/>
                <w:bCs/>
                <w:sz w:val="20"/>
                <w:szCs w:val="20"/>
              </w:rPr>
              <w:t xml:space="preserve">Gestion </w:t>
            </w:r>
            <w:r w:rsidR="00C87317">
              <w:rPr>
                <w:rFonts w:asciiTheme="majorBidi" w:hAnsiTheme="majorBidi" w:cstheme="majorBidi"/>
                <w:b/>
                <w:bCs/>
                <w:sz w:val="20"/>
                <w:szCs w:val="20"/>
              </w:rPr>
              <w:t xml:space="preserve">de </w:t>
            </w:r>
            <w:r w:rsidR="00C87317" w:rsidRPr="00BB6FA3">
              <w:rPr>
                <w:rFonts w:asciiTheme="majorBidi" w:hAnsiTheme="majorBidi" w:cstheme="majorBidi"/>
                <w:b/>
                <w:bCs/>
                <w:sz w:val="20"/>
                <w:szCs w:val="20"/>
              </w:rPr>
              <w:t>profils</w:t>
            </w:r>
          </w:p>
        </w:tc>
        <w:tc>
          <w:tcPr>
            <w:tcW w:w="1417" w:type="dxa"/>
            <w:vMerge w:val="restart"/>
            <w:tcBorders>
              <w:top w:val="single" w:sz="4" w:space="0" w:color="auto"/>
              <w:left w:val="single" w:sz="4" w:space="0" w:color="auto"/>
              <w:bottom w:val="single" w:sz="4" w:space="0" w:color="auto"/>
              <w:right w:val="single" w:sz="4" w:space="0" w:color="auto"/>
            </w:tcBorders>
          </w:tcPr>
          <w:p w14:paraId="536112DC" w14:textId="77777777"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Consulter mon profil.</w:t>
            </w:r>
          </w:p>
        </w:tc>
        <w:tc>
          <w:tcPr>
            <w:tcW w:w="4253" w:type="dxa"/>
            <w:tcBorders>
              <w:top w:val="single" w:sz="4" w:space="0" w:color="auto"/>
              <w:left w:val="single" w:sz="4" w:space="0" w:color="auto"/>
              <w:bottom w:val="single" w:sz="4" w:space="0" w:color="auto"/>
              <w:right w:val="single" w:sz="4" w:space="0" w:color="auto"/>
            </w:tcBorders>
          </w:tcPr>
          <w:p w14:paraId="4E1D5BAF" w14:textId="77777777"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 xml:space="preserve">Créer les </w:t>
            </w:r>
            <w:proofErr w:type="spellStart"/>
            <w:r w:rsidRPr="00BB6FA3">
              <w:rPr>
                <w:rFonts w:asciiTheme="majorBidi" w:hAnsiTheme="majorBidi" w:cstheme="majorBidi"/>
                <w:sz w:val="20"/>
                <w:szCs w:val="20"/>
              </w:rPr>
              <w:t>IHMs</w:t>
            </w:r>
            <w:proofErr w:type="spellEnd"/>
            <w:r w:rsidRPr="00BB6FA3">
              <w:rPr>
                <w:rFonts w:asciiTheme="majorBidi" w:hAnsiTheme="majorBidi" w:cstheme="majorBidi"/>
                <w:sz w:val="20"/>
                <w:szCs w:val="20"/>
              </w:rPr>
              <w:t>.</w:t>
            </w:r>
          </w:p>
        </w:tc>
        <w:tc>
          <w:tcPr>
            <w:tcW w:w="1270" w:type="dxa"/>
            <w:vMerge w:val="restart"/>
            <w:tcBorders>
              <w:top w:val="single" w:sz="4" w:space="0" w:color="auto"/>
              <w:left w:val="single" w:sz="4" w:space="0" w:color="auto"/>
              <w:bottom w:val="single" w:sz="4" w:space="0" w:color="auto"/>
              <w:right w:val="single" w:sz="4" w:space="0" w:color="auto"/>
            </w:tcBorders>
          </w:tcPr>
          <w:p w14:paraId="575339A4" w14:textId="77777777" w:rsidR="00E03395" w:rsidRPr="00BB6FA3" w:rsidRDefault="00E03395" w:rsidP="000B59EB">
            <w:pPr>
              <w:spacing w:line="360" w:lineRule="auto"/>
              <w:jc w:val="both"/>
              <w:rPr>
                <w:rFonts w:asciiTheme="majorBidi" w:hAnsiTheme="majorBidi" w:cstheme="majorBidi"/>
                <w:b/>
                <w:bCs/>
                <w:sz w:val="20"/>
                <w:szCs w:val="20"/>
              </w:rPr>
            </w:pPr>
          </w:p>
        </w:tc>
      </w:tr>
      <w:tr w:rsidR="00E03395" w:rsidRPr="00BB6FA3" w14:paraId="231A347B" w14:textId="77777777" w:rsidTr="000B6D16">
        <w:trPr>
          <w:trHeight w:val="272"/>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EDD0E36" w14:textId="77777777" w:rsidR="00E03395" w:rsidRPr="00BB6FA3" w:rsidRDefault="00E03395" w:rsidP="000B59EB">
            <w:pPr>
              <w:spacing w:line="360" w:lineRule="auto"/>
              <w:jc w:val="both"/>
              <w:rPr>
                <w:rFonts w:asciiTheme="majorBidi" w:hAnsiTheme="majorBidi" w:cstheme="majorBidi"/>
                <w:b/>
                <w:bCs/>
                <w:sz w:val="20"/>
                <w:szCs w:val="20"/>
              </w:rPr>
            </w:pPr>
          </w:p>
        </w:tc>
        <w:tc>
          <w:tcPr>
            <w:tcW w:w="1417" w:type="dxa"/>
            <w:vMerge/>
            <w:tcBorders>
              <w:top w:val="single" w:sz="4" w:space="0" w:color="auto"/>
              <w:left w:val="single" w:sz="4" w:space="0" w:color="auto"/>
              <w:bottom w:val="single" w:sz="4" w:space="0" w:color="auto"/>
              <w:right w:val="single" w:sz="4" w:space="0" w:color="auto"/>
            </w:tcBorders>
          </w:tcPr>
          <w:p w14:paraId="5176D687" w14:textId="77777777" w:rsidR="00E03395" w:rsidRPr="00BB6FA3" w:rsidRDefault="00E03395" w:rsidP="000B59EB">
            <w:pPr>
              <w:spacing w:line="360" w:lineRule="auto"/>
              <w:jc w:val="both"/>
              <w:rPr>
                <w:rFonts w:asciiTheme="majorBidi" w:hAnsiTheme="majorBidi" w:cstheme="majorBidi"/>
                <w:sz w:val="20"/>
                <w:szCs w:val="20"/>
              </w:rPr>
            </w:pPr>
          </w:p>
        </w:tc>
        <w:tc>
          <w:tcPr>
            <w:tcW w:w="4253" w:type="dxa"/>
            <w:tcBorders>
              <w:top w:val="single" w:sz="4" w:space="0" w:color="auto"/>
              <w:left w:val="single" w:sz="4" w:space="0" w:color="auto"/>
              <w:bottom w:val="single" w:sz="4" w:space="0" w:color="auto"/>
              <w:right w:val="single" w:sz="4" w:space="0" w:color="auto"/>
            </w:tcBorders>
          </w:tcPr>
          <w:p w14:paraId="5710D9A0" w14:textId="77777777"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Rendre l’interface « responsive ».</w:t>
            </w:r>
          </w:p>
        </w:tc>
        <w:tc>
          <w:tcPr>
            <w:tcW w:w="1270" w:type="dxa"/>
            <w:vMerge/>
            <w:tcBorders>
              <w:top w:val="single" w:sz="4" w:space="0" w:color="auto"/>
              <w:left w:val="single" w:sz="4" w:space="0" w:color="auto"/>
              <w:bottom w:val="single" w:sz="4" w:space="0" w:color="auto"/>
              <w:right w:val="single" w:sz="4" w:space="0" w:color="auto"/>
            </w:tcBorders>
          </w:tcPr>
          <w:p w14:paraId="3C79AE22" w14:textId="77777777" w:rsidR="00E03395" w:rsidRPr="00BB6FA3" w:rsidRDefault="00E03395" w:rsidP="000B59EB">
            <w:pPr>
              <w:spacing w:line="360" w:lineRule="auto"/>
              <w:jc w:val="both"/>
              <w:rPr>
                <w:rFonts w:asciiTheme="majorBidi" w:hAnsiTheme="majorBidi" w:cstheme="majorBidi"/>
                <w:b/>
                <w:bCs/>
                <w:sz w:val="20"/>
                <w:szCs w:val="20"/>
              </w:rPr>
            </w:pPr>
          </w:p>
        </w:tc>
      </w:tr>
      <w:tr w:rsidR="00E03395" w:rsidRPr="00BB6FA3" w14:paraId="35E8031A" w14:textId="77777777" w:rsidTr="000B6D16">
        <w:trPr>
          <w:trHeight w:val="192"/>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5C1C43" w14:textId="77777777" w:rsidR="00E03395" w:rsidRPr="00BB6FA3" w:rsidRDefault="00E03395" w:rsidP="000B59EB">
            <w:pPr>
              <w:spacing w:line="360" w:lineRule="auto"/>
              <w:jc w:val="both"/>
              <w:rPr>
                <w:rFonts w:asciiTheme="majorBidi" w:hAnsiTheme="majorBidi" w:cstheme="majorBidi"/>
                <w:b/>
                <w:bCs/>
                <w:sz w:val="20"/>
                <w:szCs w:val="20"/>
              </w:rPr>
            </w:pPr>
          </w:p>
        </w:tc>
        <w:tc>
          <w:tcPr>
            <w:tcW w:w="1417" w:type="dxa"/>
            <w:vMerge/>
            <w:tcBorders>
              <w:top w:val="single" w:sz="4" w:space="0" w:color="auto"/>
              <w:left w:val="single" w:sz="4" w:space="0" w:color="auto"/>
              <w:bottom w:val="single" w:sz="4" w:space="0" w:color="auto"/>
              <w:right w:val="single" w:sz="4" w:space="0" w:color="auto"/>
            </w:tcBorders>
          </w:tcPr>
          <w:p w14:paraId="4BB51E6A" w14:textId="77777777" w:rsidR="00E03395" w:rsidRPr="00BB6FA3" w:rsidRDefault="00E03395" w:rsidP="000B59EB">
            <w:pPr>
              <w:spacing w:line="360" w:lineRule="auto"/>
              <w:jc w:val="both"/>
              <w:rPr>
                <w:rFonts w:asciiTheme="majorBidi" w:hAnsiTheme="majorBidi" w:cstheme="majorBidi"/>
                <w:sz w:val="20"/>
                <w:szCs w:val="20"/>
              </w:rPr>
            </w:pPr>
          </w:p>
        </w:tc>
        <w:tc>
          <w:tcPr>
            <w:tcW w:w="4253" w:type="dxa"/>
            <w:tcBorders>
              <w:top w:val="single" w:sz="4" w:space="0" w:color="auto"/>
              <w:left w:val="single" w:sz="4" w:space="0" w:color="auto"/>
              <w:bottom w:val="single" w:sz="4" w:space="0" w:color="auto"/>
              <w:right w:val="single" w:sz="4" w:space="0" w:color="auto"/>
            </w:tcBorders>
          </w:tcPr>
          <w:p w14:paraId="7E5CADCF" w14:textId="77777777"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Afficher les données.</w:t>
            </w:r>
          </w:p>
        </w:tc>
        <w:tc>
          <w:tcPr>
            <w:tcW w:w="1270" w:type="dxa"/>
            <w:vMerge/>
            <w:tcBorders>
              <w:top w:val="single" w:sz="4" w:space="0" w:color="auto"/>
              <w:left w:val="single" w:sz="4" w:space="0" w:color="auto"/>
              <w:bottom w:val="single" w:sz="4" w:space="0" w:color="auto"/>
              <w:right w:val="single" w:sz="4" w:space="0" w:color="auto"/>
            </w:tcBorders>
          </w:tcPr>
          <w:p w14:paraId="4484CE38" w14:textId="77777777" w:rsidR="00E03395" w:rsidRPr="00BB6FA3" w:rsidRDefault="00E03395" w:rsidP="000B59EB">
            <w:pPr>
              <w:spacing w:line="360" w:lineRule="auto"/>
              <w:jc w:val="both"/>
              <w:rPr>
                <w:rFonts w:asciiTheme="majorBidi" w:hAnsiTheme="majorBidi" w:cstheme="majorBidi"/>
                <w:b/>
                <w:bCs/>
                <w:sz w:val="20"/>
                <w:szCs w:val="20"/>
              </w:rPr>
            </w:pPr>
          </w:p>
        </w:tc>
      </w:tr>
      <w:tr w:rsidR="00E03395" w:rsidRPr="00BB6FA3" w14:paraId="5FE791D9" w14:textId="77777777" w:rsidTr="000B6D16">
        <w:trPr>
          <w:trHeight w:val="394"/>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0CBBE3C" w14:textId="77777777" w:rsidR="00E03395" w:rsidRPr="00BB6FA3" w:rsidRDefault="00E03395" w:rsidP="000B59EB">
            <w:pPr>
              <w:spacing w:line="360" w:lineRule="auto"/>
              <w:jc w:val="both"/>
              <w:rPr>
                <w:rFonts w:asciiTheme="majorBidi" w:hAnsiTheme="majorBidi" w:cstheme="majorBidi"/>
                <w:b/>
                <w:bCs/>
                <w:sz w:val="20"/>
                <w:szCs w:val="20"/>
              </w:rPr>
            </w:pPr>
          </w:p>
        </w:tc>
        <w:tc>
          <w:tcPr>
            <w:tcW w:w="1417" w:type="dxa"/>
            <w:vMerge w:val="restart"/>
            <w:tcBorders>
              <w:top w:val="single" w:sz="4" w:space="0" w:color="auto"/>
              <w:left w:val="single" w:sz="4" w:space="0" w:color="auto"/>
              <w:bottom w:val="single" w:sz="4" w:space="0" w:color="auto"/>
              <w:right w:val="single" w:sz="4" w:space="0" w:color="auto"/>
            </w:tcBorders>
          </w:tcPr>
          <w:p w14:paraId="434DC9B5" w14:textId="77777777"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Modifier mon profil</w:t>
            </w:r>
          </w:p>
        </w:tc>
        <w:tc>
          <w:tcPr>
            <w:tcW w:w="4253" w:type="dxa"/>
            <w:tcBorders>
              <w:top w:val="single" w:sz="4" w:space="0" w:color="auto"/>
              <w:left w:val="single" w:sz="4" w:space="0" w:color="auto"/>
              <w:bottom w:val="single" w:sz="4" w:space="0" w:color="auto"/>
              <w:right w:val="single" w:sz="4" w:space="0" w:color="auto"/>
            </w:tcBorders>
          </w:tcPr>
          <w:p w14:paraId="1A3FEA4A" w14:textId="77777777"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 xml:space="preserve">Créer les </w:t>
            </w:r>
            <w:proofErr w:type="spellStart"/>
            <w:r w:rsidRPr="00BB6FA3">
              <w:rPr>
                <w:rFonts w:asciiTheme="majorBidi" w:hAnsiTheme="majorBidi" w:cstheme="majorBidi"/>
                <w:sz w:val="20"/>
                <w:szCs w:val="20"/>
              </w:rPr>
              <w:t>IHMs</w:t>
            </w:r>
            <w:proofErr w:type="spellEnd"/>
            <w:r w:rsidRPr="00BB6FA3">
              <w:rPr>
                <w:rFonts w:asciiTheme="majorBidi" w:hAnsiTheme="majorBidi" w:cstheme="majorBidi"/>
                <w:sz w:val="20"/>
                <w:szCs w:val="20"/>
              </w:rPr>
              <w:t>.</w:t>
            </w:r>
          </w:p>
        </w:tc>
        <w:tc>
          <w:tcPr>
            <w:tcW w:w="1270" w:type="dxa"/>
            <w:vMerge/>
            <w:tcBorders>
              <w:top w:val="single" w:sz="4" w:space="0" w:color="auto"/>
              <w:left w:val="single" w:sz="4" w:space="0" w:color="auto"/>
              <w:bottom w:val="single" w:sz="4" w:space="0" w:color="auto"/>
              <w:right w:val="single" w:sz="4" w:space="0" w:color="auto"/>
            </w:tcBorders>
          </w:tcPr>
          <w:p w14:paraId="210BE1F1" w14:textId="77777777" w:rsidR="00E03395" w:rsidRPr="00BB6FA3" w:rsidRDefault="00E03395" w:rsidP="000B59EB">
            <w:pPr>
              <w:spacing w:line="360" w:lineRule="auto"/>
              <w:jc w:val="both"/>
              <w:rPr>
                <w:rFonts w:asciiTheme="majorBidi" w:hAnsiTheme="majorBidi" w:cstheme="majorBidi"/>
                <w:b/>
                <w:bCs/>
                <w:sz w:val="20"/>
                <w:szCs w:val="20"/>
              </w:rPr>
            </w:pPr>
          </w:p>
        </w:tc>
      </w:tr>
      <w:tr w:rsidR="00E03395" w:rsidRPr="00BB6FA3" w14:paraId="6F28E9B6" w14:textId="77777777" w:rsidTr="000B6D16">
        <w:trPr>
          <w:trHeight w:val="288"/>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D30D9E" w14:textId="77777777" w:rsidR="00E03395" w:rsidRPr="00BB6FA3" w:rsidRDefault="00E03395" w:rsidP="000B59EB">
            <w:pPr>
              <w:spacing w:line="360" w:lineRule="auto"/>
              <w:jc w:val="both"/>
              <w:rPr>
                <w:rFonts w:asciiTheme="majorBidi" w:hAnsiTheme="majorBidi" w:cstheme="majorBidi"/>
                <w:b/>
                <w:bCs/>
                <w:sz w:val="20"/>
                <w:szCs w:val="20"/>
              </w:rPr>
            </w:pPr>
          </w:p>
        </w:tc>
        <w:tc>
          <w:tcPr>
            <w:tcW w:w="1417" w:type="dxa"/>
            <w:vMerge/>
            <w:tcBorders>
              <w:top w:val="single" w:sz="4" w:space="0" w:color="auto"/>
              <w:left w:val="single" w:sz="4" w:space="0" w:color="auto"/>
              <w:bottom w:val="single" w:sz="4" w:space="0" w:color="auto"/>
              <w:right w:val="single" w:sz="4" w:space="0" w:color="auto"/>
            </w:tcBorders>
          </w:tcPr>
          <w:p w14:paraId="28BE53CC" w14:textId="77777777" w:rsidR="00E03395" w:rsidRPr="00BB6FA3" w:rsidRDefault="00E03395" w:rsidP="000B59EB">
            <w:pPr>
              <w:spacing w:line="360" w:lineRule="auto"/>
              <w:jc w:val="both"/>
              <w:rPr>
                <w:rFonts w:asciiTheme="majorBidi" w:hAnsiTheme="majorBidi" w:cstheme="majorBidi"/>
                <w:b/>
                <w:bCs/>
                <w:sz w:val="20"/>
                <w:szCs w:val="20"/>
              </w:rPr>
            </w:pPr>
          </w:p>
        </w:tc>
        <w:tc>
          <w:tcPr>
            <w:tcW w:w="4253" w:type="dxa"/>
            <w:tcBorders>
              <w:top w:val="single" w:sz="4" w:space="0" w:color="auto"/>
              <w:left w:val="single" w:sz="4" w:space="0" w:color="auto"/>
              <w:bottom w:val="single" w:sz="4" w:space="0" w:color="auto"/>
              <w:right w:val="single" w:sz="4" w:space="0" w:color="auto"/>
            </w:tcBorders>
          </w:tcPr>
          <w:p w14:paraId="28A17414" w14:textId="77777777"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Créer la fonctionnalité « modifier mon profil » .</w:t>
            </w:r>
          </w:p>
        </w:tc>
        <w:tc>
          <w:tcPr>
            <w:tcW w:w="1270" w:type="dxa"/>
            <w:vMerge/>
            <w:tcBorders>
              <w:top w:val="single" w:sz="4" w:space="0" w:color="auto"/>
              <w:left w:val="single" w:sz="4" w:space="0" w:color="auto"/>
              <w:bottom w:val="single" w:sz="4" w:space="0" w:color="auto"/>
              <w:right w:val="single" w:sz="4" w:space="0" w:color="auto"/>
            </w:tcBorders>
          </w:tcPr>
          <w:p w14:paraId="54EEFB3B" w14:textId="77777777" w:rsidR="00E03395" w:rsidRPr="00BB6FA3" w:rsidRDefault="00E03395" w:rsidP="000B59EB">
            <w:pPr>
              <w:spacing w:line="360" w:lineRule="auto"/>
              <w:jc w:val="both"/>
              <w:rPr>
                <w:rFonts w:asciiTheme="majorBidi" w:hAnsiTheme="majorBidi" w:cstheme="majorBidi"/>
                <w:b/>
                <w:bCs/>
                <w:sz w:val="20"/>
                <w:szCs w:val="20"/>
              </w:rPr>
            </w:pPr>
          </w:p>
        </w:tc>
      </w:tr>
      <w:tr w:rsidR="00E03395" w:rsidRPr="00BB6FA3" w14:paraId="22CFEC06" w14:textId="77777777" w:rsidTr="000B6D16">
        <w:trPr>
          <w:trHeight w:val="224"/>
        </w:trPr>
        <w:tc>
          <w:tcPr>
            <w:tcW w:w="2122"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F9ADECF" w14:textId="77777777" w:rsidR="00E03395" w:rsidRPr="00BB6FA3" w:rsidRDefault="00E03395" w:rsidP="000B59EB">
            <w:pPr>
              <w:spacing w:line="360" w:lineRule="auto"/>
              <w:jc w:val="both"/>
              <w:rPr>
                <w:rFonts w:asciiTheme="majorBidi" w:hAnsiTheme="majorBidi" w:cstheme="majorBidi"/>
                <w:b/>
                <w:bCs/>
                <w:sz w:val="20"/>
                <w:szCs w:val="20"/>
              </w:rPr>
            </w:pPr>
            <w:r w:rsidRPr="00BB6FA3">
              <w:rPr>
                <w:rFonts w:asciiTheme="majorBidi" w:hAnsiTheme="majorBidi" w:cstheme="majorBidi"/>
                <w:b/>
                <w:bCs/>
                <w:sz w:val="20"/>
                <w:szCs w:val="20"/>
              </w:rPr>
              <w:t>Gestion des domaines</w:t>
            </w:r>
          </w:p>
        </w:tc>
        <w:tc>
          <w:tcPr>
            <w:tcW w:w="1417" w:type="dxa"/>
            <w:vMerge w:val="restart"/>
            <w:tcBorders>
              <w:top w:val="single" w:sz="4" w:space="0" w:color="auto"/>
              <w:left w:val="single" w:sz="4" w:space="0" w:color="auto"/>
              <w:bottom w:val="single" w:sz="4" w:space="0" w:color="auto"/>
              <w:right w:val="single" w:sz="4" w:space="0" w:color="auto"/>
            </w:tcBorders>
          </w:tcPr>
          <w:p w14:paraId="4362700F" w14:textId="77777777"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Consulter liste des domaines.</w:t>
            </w:r>
          </w:p>
        </w:tc>
        <w:tc>
          <w:tcPr>
            <w:tcW w:w="4253" w:type="dxa"/>
            <w:tcBorders>
              <w:top w:val="single" w:sz="4" w:space="0" w:color="auto"/>
              <w:left w:val="single" w:sz="4" w:space="0" w:color="auto"/>
              <w:bottom w:val="single" w:sz="4" w:space="0" w:color="auto"/>
              <w:right w:val="single" w:sz="4" w:space="0" w:color="auto"/>
            </w:tcBorders>
          </w:tcPr>
          <w:p w14:paraId="3271C684" w14:textId="77777777"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Rendre l’interface Responsive.</w:t>
            </w:r>
          </w:p>
        </w:tc>
        <w:tc>
          <w:tcPr>
            <w:tcW w:w="1270" w:type="dxa"/>
            <w:vMerge w:val="restart"/>
            <w:tcBorders>
              <w:top w:val="single" w:sz="4" w:space="0" w:color="auto"/>
              <w:left w:val="single" w:sz="4" w:space="0" w:color="auto"/>
              <w:bottom w:val="single" w:sz="4" w:space="0" w:color="auto"/>
              <w:right w:val="single" w:sz="4" w:space="0" w:color="auto"/>
            </w:tcBorders>
          </w:tcPr>
          <w:p w14:paraId="51D99257" w14:textId="77777777" w:rsidR="00E03395" w:rsidRPr="00BB6FA3" w:rsidRDefault="00E03395" w:rsidP="000B59EB">
            <w:pPr>
              <w:spacing w:line="360" w:lineRule="auto"/>
              <w:jc w:val="both"/>
              <w:rPr>
                <w:rFonts w:asciiTheme="majorBidi" w:hAnsiTheme="majorBidi" w:cstheme="majorBidi"/>
                <w:b/>
                <w:bCs/>
                <w:sz w:val="20"/>
                <w:szCs w:val="20"/>
              </w:rPr>
            </w:pPr>
          </w:p>
        </w:tc>
      </w:tr>
      <w:tr w:rsidR="00E03395" w:rsidRPr="00BB6FA3" w14:paraId="401F8852" w14:textId="77777777" w:rsidTr="000B6D16">
        <w:trPr>
          <w:trHeight w:val="249"/>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9E628C" w14:textId="77777777" w:rsidR="00E03395" w:rsidRPr="00BB6FA3" w:rsidRDefault="00E03395" w:rsidP="000B59EB">
            <w:pPr>
              <w:spacing w:line="360" w:lineRule="auto"/>
              <w:jc w:val="both"/>
              <w:rPr>
                <w:rFonts w:asciiTheme="majorBidi" w:hAnsiTheme="majorBidi" w:cstheme="majorBidi"/>
                <w:b/>
                <w:bCs/>
                <w:sz w:val="20"/>
                <w:szCs w:val="20"/>
              </w:rPr>
            </w:pPr>
          </w:p>
        </w:tc>
        <w:tc>
          <w:tcPr>
            <w:tcW w:w="1417" w:type="dxa"/>
            <w:vMerge/>
            <w:tcBorders>
              <w:top w:val="single" w:sz="4" w:space="0" w:color="auto"/>
              <w:left w:val="single" w:sz="4" w:space="0" w:color="auto"/>
              <w:bottom w:val="single" w:sz="4" w:space="0" w:color="auto"/>
              <w:right w:val="single" w:sz="4" w:space="0" w:color="auto"/>
            </w:tcBorders>
          </w:tcPr>
          <w:p w14:paraId="60374975" w14:textId="77777777" w:rsidR="00E03395" w:rsidRPr="00BB6FA3" w:rsidRDefault="00E03395" w:rsidP="000B59EB">
            <w:pPr>
              <w:spacing w:line="360" w:lineRule="auto"/>
              <w:jc w:val="both"/>
              <w:rPr>
                <w:rFonts w:asciiTheme="majorBidi" w:hAnsiTheme="majorBidi" w:cstheme="majorBidi"/>
                <w:sz w:val="20"/>
                <w:szCs w:val="20"/>
              </w:rPr>
            </w:pPr>
          </w:p>
        </w:tc>
        <w:tc>
          <w:tcPr>
            <w:tcW w:w="4253" w:type="dxa"/>
            <w:tcBorders>
              <w:top w:val="single" w:sz="4" w:space="0" w:color="auto"/>
              <w:left w:val="single" w:sz="4" w:space="0" w:color="auto"/>
              <w:bottom w:val="single" w:sz="4" w:space="0" w:color="auto"/>
              <w:right w:val="single" w:sz="4" w:space="0" w:color="auto"/>
            </w:tcBorders>
          </w:tcPr>
          <w:p w14:paraId="4409FAF9" w14:textId="77777777"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Créer la fonctionnalité d’affichages des domaines.</w:t>
            </w:r>
          </w:p>
        </w:tc>
        <w:tc>
          <w:tcPr>
            <w:tcW w:w="1270" w:type="dxa"/>
            <w:vMerge/>
            <w:tcBorders>
              <w:top w:val="single" w:sz="4" w:space="0" w:color="auto"/>
              <w:left w:val="single" w:sz="4" w:space="0" w:color="auto"/>
              <w:bottom w:val="single" w:sz="4" w:space="0" w:color="auto"/>
              <w:right w:val="single" w:sz="4" w:space="0" w:color="auto"/>
            </w:tcBorders>
          </w:tcPr>
          <w:p w14:paraId="4DEE0AC2" w14:textId="77777777" w:rsidR="00E03395" w:rsidRPr="00BB6FA3" w:rsidRDefault="00E03395" w:rsidP="000B59EB">
            <w:pPr>
              <w:spacing w:line="360" w:lineRule="auto"/>
              <w:jc w:val="both"/>
              <w:rPr>
                <w:rFonts w:asciiTheme="majorBidi" w:hAnsiTheme="majorBidi" w:cstheme="majorBidi"/>
                <w:b/>
                <w:bCs/>
                <w:sz w:val="20"/>
                <w:szCs w:val="20"/>
              </w:rPr>
            </w:pPr>
          </w:p>
        </w:tc>
      </w:tr>
      <w:tr w:rsidR="00E03395" w:rsidRPr="00BB6FA3" w14:paraId="132F497B" w14:textId="77777777" w:rsidTr="000B6D16">
        <w:trPr>
          <w:trHeight w:val="145"/>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4BD9572" w14:textId="77777777" w:rsidR="00E03395" w:rsidRPr="00BB6FA3" w:rsidRDefault="00E03395" w:rsidP="000B59EB">
            <w:pPr>
              <w:spacing w:line="360" w:lineRule="auto"/>
              <w:jc w:val="both"/>
              <w:rPr>
                <w:rFonts w:asciiTheme="majorBidi" w:hAnsiTheme="majorBidi" w:cstheme="majorBidi"/>
                <w:b/>
                <w:bCs/>
                <w:sz w:val="20"/>
                <w:szCs w:val="20"/>
              </w:rPr>
            </w:pPr>
          </w:p>
        </w:tc>
        <w:tc>
          <w:tcPr>
            <w:tcW w:w="1417" w:type="dxa"/>
            <w:vMerge w:val="restart"/>
            <w:tcBorders>
              <w:top w:val="single" w:sz="4" w:space="0" w:color="auto"/>
              <w:left w:val="single" w:sz="4" w:space="0" w:color="auto"/>
              <w:bottom w:val="single" w:sz="4" w:space="0" w:color="auto"/>
              <w:right w:val="single" w:sz="4" w:space="0" w:color="auto"/>
            </w:tcBorders>
          </w:tcPr>
          <w:p w14:paraId="481B0038" w14:textId="77777777"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Ajouter un domaine.</w:t>
            </w:r>
          </w:p>
        </w:tc>
        <w:tc>
          <w:tcPr>
            <w:tcW w:w="4253" w:type="dxa"/>
            <w:tcBorders>
              <w:top w:val="single" w:sz="4" w:space="0" w:color="auto"/>
              <w:left w:val="single" w:sz="4" w:space="0" w:color="auto"/>
              <w:bottom w:val="single" w:sz="4" w:space="0" w:color="auto"/>
              <w:right w:val="single" w:sz="4" w:space="0" w:color="auto"/>
            </w:tcBorders>
          </w:tcPr>
          <w:p w14:paraId="4EE43AF6" w14:textId="77777777"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 xml:space="preserve">Créer les </w:t>
            </w:r>
            <w:proofErr w:type="spellStart"/>
            <w:r w:rsidRPr="00BB6FA3">
              <w:rPr>
                <w:rFonts w:asciiTheme="majorBidi" w:hAnsiTheme="majorBidi" w:cstheme="majorBidi"/>
                <w:sz w:val="20"/>
                <w:szCs w:val="20"/>
              </w:rPr>
              <w:t>IHMs</w:t>
            </w:r>
            <w:proofErr w:type="spellEnd"/>
            <w:r w:rsidRPr="00BB6FA3">
              <w:rPr>
                <w:rFonts w:asciiTheme="majorBidi" w:hAnsiTheme="majorBidi" w:cstheme="majorBidi"/>
                <w:sz w:val="20"/>
                <w:szCs w:val="20"/>
              </w:rPr>
              <w:t>.</w:t>
            </w:r>
          </w:p>
        </w:tc>
        <w:tc>
          <w:tcPr>
            <w:tcW w:w="1270" w:type="dxa"/>
            <w:vMerge/>
            <w:tcBorders>
              <w:top w:val="single" w:sz="4" w:space="0" w:color="auto"/>
              <w:left w:val="single" w:sz="4" w:space="0" w:color="auto"/>
              <w:bottom w:val="single" w:sz="4" w:space="0" w:color="auto"/>
              <w:right w:val="single" w:sz="4" w:space="0" w:color="auto"/>
            </w:tcBorders>
          </w:tcPr>
          <w:p w14:paraId="24B6C84F" w14:textId="77777777" w:rsidR="00E03395" w:rsidRPr="00BB6FA3" w:rsidRDefault="00E03395" w:rsidP="000B59EB">
            <w:pPr>
              <w:spacing w:line="360" w:lineRule="auto"/>
              <w:jc w:val="both"/>
              <w:rPr>
                <w:rFonts w:asciiTheme="majorBidi" w:hAnsiTheme="majorBidi" w:cstheme="majorBidi"/>
                <w:b/>
                <w:bCs/>
                <w:sz w:val="20"/>
                <w:szCs w:val="20"/>
              </w:rPr>
            </w:pPr>
          </w:p>
        </w:tc>
      </w:tr>
      <w:tr w:rsidR="00E03395" w:rsidRPr="00BB6FA3" w14:paraId="44B7BC91" w14:textId="77777777" w:rsidTr="000B6D16">
        <w:trPr>
          <w:trHeight w:val="197"/>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822B1CD" w14:textId="77777777" w:rsidR="00E03395" w:rsidRPr="00BB6FA3" w:rsidRDefault="00E03395" w:rsidP="000B59EB">
            <w:pPr>
              <w:spacing w:line="360" w:lineRule="auto"/>
              <w:jc w:val="both"/>
              <w:rPr>
                <w:rFonts w:asciiTheme="majorBidi" w:hAnsiTheme="majorBidi" w:cstheme="majorBidi"/>
                <w:b/>
                <w:bCs/>
                <w:sz w:val="20"/>
                <w:szCs w:val="20"/>
              </w:rPr>
            </w:pPr>
          </w:p>
        </w:tc>
        <w:tc>
          <w:tcPr>
            <w:tcW w:w="1417" w:type="dxa"/>
            <w:vMerge/>
            <w:tcBorders>
              <w:top w:val="single" w:sz="4" w:space="0" w:color="auto"/>
              <w:left w:val="single" w:sz="4" w:space="0" w:color="auto"/>
              <w:bottom w:val="single" w:sz="4" w:space="0" w:color="auto"/>
              <w:right w:val="single" w:sz="4" w:space="0" w:color="auto"/>
            </w:tcBorders>
          </w:tcPr>
          <w:p w14:paraId="060BCF35" w14:textId="77777777" w:rsidR="00E03395" w:rsidRPr="00BB6FA3" w:rsidRDefault="00E03395" w:rsidP="000B59EB">
            <w:pPr>
              <w:spacing w:line="360" w:lineRule="auto"/>
              <w:jc w:val="both"/>
              <w:rPr>
                <w:rFonts w:asciiTheme="majorBidi" w:hAnsiTheme="majorBidi" w:cstheme="majorBidi"/>
                <w:sz w:val="20"/>
                <w:szCs w:val="20"/>
              </w:rPr>
            </w:pPr>
          </w:p>
        </w:tc>
        <w:tc>
          <w:tcPr>
            <w:tcW w:w="4253" w:type="dxa"/>
            <w:tcBorders>
              <w:top w:val="single" w:sz="4" w:space="0" w:color="auto"/>
              <w:left w:val="single" w:sz="4" w:space="0" w:color="auto"/>
              <w:bottom w:val="single" w:sz="4" w:space="0" w:color="auto"/>
              <w:right w:val="single" w:sz="4" w:space="0" w:color="auto"/>
            </w:tcBorders>
          </w:tcPr>
          <w:p w14:paraId="0E18CD8B" w14:textId="77777777"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Rendre l’interface responsive.</w:t>
            </w:r>
          </w:p>
        </w:tc>
        <w:tc>
          <w:tcPr>
            <w:tcW w:w="1270" w:type="dxa"/>
            <w:vMerge/>
            <w:tcBorders>
              <w:top w:val="single" w:sz="4" w:space="0" w:color="auto"/>
              <w:left w:val="single" w:sz="4" w:space="0" w:color="auto"/>
              <w:bottom w:val="single" w:sz="4" w:space="0" w:color="auto"/>
              <w:right w:val="single" w:sz="4" w:space="0" w:color="auto"/>
            </w:tcBorders>
          </w:tcPr>
          <w:p w14:paraId="68920431" w14:textId="77777777" w:rsidR="00E03395" w:rsidRPr="00BB6FA3" w:rsidRDefault="00E03395" w:rsidP="000B59EB">
            <w:pPr>
              <w:spacing w:line="360" w:lineRule="auto"/>
              <w:jc w:val="both"/>
              <w:rPr>
                <w:rFonts w:asciiTheme="majorBidi" w:hAnsiTheme="majorBidi" w:cstheme="majorBidi"/>
                <w:b/>
                <w:bCs/>
                <w:sz w:val="20"/>
                <w:szCs w:val="20"/>
              </w:rPr>
            </w:pPr>
          </w:p>
        </w:tc>
      </w:tr>
      <w:tr w:rsidR="00E03395" w:rsidRPr="00BB6FA3" w14:paraId="1CBE76F3" w14:textId="77777777" w:rsidTr="000B6D16">
        <w:trPr>
          <w:trHeight w:val="163"/>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7C9EEAD" w14:textId="77777777" w:rsidR="00E03395" w:rsidRPr="00BB6FA3" w:rsidRDefault="00E03395" w:rsidP="000B59EB">
            <w:pPr>
              <w:spacing w:line="360" w:lineRule="auto"/>
              <w:jc w:val="both"/>
              <w:rPr>
                <w:rFonts w:asciiTheme="majorBidi" w:hAnsiTheme="majorBidi" w:cstheme="majorBidi"/>
                <w:b/>
                <w:bCs/>
                <w:sz w:val="20"/>
                <w:szCs w:val="20"/>
              </w:rPr>
            </w:pPr>
          </w:p>
        </w:tc>
        <w:tc>
          <w:tcPr>
            <w:tcW w:w="1417" w:type="dxa"/>
            <w:vMerge/>
            <w:tcBorders>
              <w:top w:val="single" w:sz="4" w:space="0" w:color="auto"/>
              <w:left w:val="single" w:sz="4" w:space="0" w:color="auto"/>
              <w:bottom w:val="single" w:sz="4" w:space="0" w:color="auto"/>
              <w:right w:val="single" w:sz="4" w:space="0" w:color="auto"/>
            </w:tcBorders>
          </w:tcPr>
          <w:p w14:paraId="78D6412E" w14:textId="77777777" w:rsidR="00E03395" w:rsidRPr="00BB6FA3" w:rsidRDefault="00E03395" w:rsidP="000B59EB">
            <w:pPr>
              <w:spacing w:line="360" w:lineRule="auto"/>
              <w:jc w:val="both"/>
              <w:rPr>
                <w:rFonts w:asciiTheme="majorBidi" w:hAnsiTheme="majorBidi" w:cstheme="majorBidi"/>
                <w:sz w:val="20"/>
                <w:szCs w:val="20"/>
              </w:rPr>
            </w:pPr>
          </w:p>
        </w:tc>
        <w:tc>
          <w:tcPr>
            <w:tcW w:w="4253" w:type="dxa"/>
            <w:tcBorders>
              <w:top w:val="single" w:sz="4" w:space="0" w:color="auto"/>
              <w:left w:val="single" w:sz="4" w:space="0" w:color="auto"/>
              <w:bottom w:val="single" w:sz="4" w:space="0" w:color="auto"/>
              <w:right w:val="single" w:sz="4" w:space="0" w:color="auto"/>
            </w:tcBorders>
          </w:tcPr>
          <w:p w14:paraId="4E8F75D9" w14:textId="77777777"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Créer la fonctionnalité d’ajout un domaine.</w:t>
            </w:r>
          </w:p>
        </w:tc>
        <w:tc>
          <w:tcPr>
            <w:tcW w:w="1270" w:type="dxa"/>
            <w:vMerge/>
            <w:tcBorders>
              <w:top w:val="single" w:sz="4" w:space="0" w:color="auto"/>
              <w:left w:val="single" w:sz="4" w:space="0" w:color="auto"/>
              <w:bottom w:val="single" w:sz="4" w:space="0" w:color="auto"/>
              <w:right w:val="single" w:sz="4" w:space="0" w:color="auto"/>
            </w:tcBorders>
          </w:tcPr>
          <w:p w14:paraId="70A8F4A6" w14:textId="77777777" w:rsidR="00E03395" w:rsidRPr="00BB6FA3" w:rsidRDefault="00E03395" w:rsidP="000B59EB">
            <w:pPr>
              <w:spacing w:line="360" w:lineRule="auto"/>
              <w:jc w:val="both"/>
              <w:rPr>
                <w:rFonts w:asciiTheme="majorBidi" w:hAnsiTheme="majorBidi" w:cstheme="majorBidi"/>
                <w:b/>
                <w:bCs/>
                <w:sz w:val="20"/>
                <w:szCs w:val="20"/>
              </w:rPr>
            </w:pPr>
          </w:p>
        </w:tc>
      </w:tr>
      <w:tr w:rsidR="00E03395" w:rsidRPr="00BB6FA3" w14:paraId="525F59E6" w14:textId="77777777" w:rsidTr="000B6D16">
        <w:trPr>
          <w:trHeight w:val="265"/>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E5F875" w14:textId="77777777" w:rsidR="00E03395" w:rsidRPr="00BB6FA3" w:rsidRDefault="00E03395" w:rsidP="000B59EB">
            <w:pPr>
              <w:spacing w:line="360" w:lineRule="auto"/>
              <w:jc w:val="both"/>
              <w:rPr>
                <w:rFonts w:asciiTheme="majorBidi" w:hAnsiTheme="majorBidi" w:cstheme="majorBidi"/>
                <w:b/>
                <w:bCs/>
                <w:sz w:val="20"/>
                <w:szCs w:val="20"/>
              </w:rPr>
            </w:pPr>
          </w:p>
        </w:tc>
        <w:tc>
          <w:tcPr>
            <w:tcW w:w="1417" w:type="dxa"/>
            <w:vMerge w:val="restart"/>
            <w:tcBorders>
              <w:top w:val="single" w:sz="4" w:space="0" w:color="auto"/>
              <w:left w:val="single" w:sz="4" w:space="0" w:color="auto"/>
              <w:bottom w:val="single" w:sz="4" w:space="0" w:color="auto"/>
              <w:right w:val="single" w:sz="4" w:space="0" w:color="auto"/>
            </w:tcBorders>
          </w:tcPr>
          <w:p w14:paraId="7E797279" w14:textId="77777777"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Modifier un domaine.</w:t>
            </w:r>
          </w:p>
        </w:tc>
        <w:tc>
          <w:tcPr>
            <w:tcW w:w="4253" w:type="dxa"/>
            <w:tcBorders>
              <w:top w:val="single" w:sz="4" w:space="0" w:color="auto"/>
              <w:left w:val="single" w:sz="4" w:space="0" w:color="auto"/>
              <w:bottom w:val="single" w:sz="4" w:space="0" w:color="auto"/>
              <w:right w:val="single" w:sz="4" w:space="0" w:color="auto"/>
            </w:tcBorders>
          </w:tcPr>
          <w:p w14:paraId="14298139" w14:textId="77777777"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 xml:space="preserve">Créer les </w:t>
            </w:r>
            <w:proofErr w:type="spellStart"/>
            <w:r w:rsidRPr="00BB6FA3">
              <w:rPr>
                <w:rFonts w:asciiTheme="majorBidi" w:hAnsiTheme="majorBidi" w:cstheme="majorBidi"/>
                <w:sz w:val="20"/>
                <w:szCs w:val="20"/>
              </w:rPr>
              <w:t>IHMs</w:t>
            </w:r>
            <w:proofErr w:type="spellEnd"/>
            <w:r w:rsidRPr="00BB6FA3">
              <w:rPr>
                <w:rFonts w:asciiTheme="majorBidi" w:hAnsiTheme="majorBidi" w:cstheme="majorBidi"/>
                <w:sz w:val="20"/>
                <w:szCs w:val="20"/>
              </w:rPr>
              <w:t>.</w:t>
            </w:r>
          </w:p>
        </w:tc>
        <w:tc>
          <w:tcPr>
            <w:tcW w:w="1270" w:type="dxa"/>
            <w:vMerge/>
            <w:tcBorders>
              <w:top w:val="single" w:sz="4" w:space="0" w:color="auto"/>
              <w:left w:val="single" w:sz="4" w:space="0" w:color="auto"/>
              <w:bottom w:val="single" w:sz="4" w:space="0" w:color="auto"/>
              <w:right w:val="single" w:sz="4" w:space="0" w:color="auto"/>
            </w:tcBorders>
          </w:tcPr>
          <w:p w14:paraId="174F2587" w14:textId="77777777" w:rsidR="00E03395" w:rsidRPr="00BB6FA3" w:rsidRDefault="00E03395" w:rsidP="000B59EB">
            <w:pPr>
              <w:spacing w:line="360" w:lineRule="auto"/>
              <w:jc w:val="both"/>
              <w:rPr>
                <w:rFonts w:asciiTheme="majorBidi" w:hAnsiTheme="majorBidi" w:cstheme="majorBidi"/>
                <w:b/>
                <w:bCs/>
                <w:sz w:val="20"/>
                <w:szCs w:val="20"/>
              </w:rPr>
            </w:pPr>
          </w:p>
        </w:tc>
      </w:tr>
      <w:tr w:rsidR="00E03395" w:rsidRPr="00BB6FA3" w14:paraId="25405519" w14:textId="77777777" w:rsidTr="000B6D16">
        <w:trPr>
          <w:trHeight w:val="223"/>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F08ACB0" w14:textId="77777777" w:rsidR="00E03395" w:rsidRPr="00BB6FA3" w:rsidRDefault="00E03395" w:rsidP="000B59EB">
            <w:pPr>
              <w:spacing w:line="360" w:lineRule="auto"/>
              <w:jc w:val="both"/>
              <w:rPr>
                <w:rFonts w:asciiTheme="majorBidi" w:hAnsiTheme="majorBidi" w:cstheme="majorBidi"/>
                <w:b/>
                <w:bCs/>
                <w:sz w:val="20"/>
                <w:szCs w:val="20"/>
              </w:rPr>
            </w:pPr>
          </w:p>
        </w:tc>
        <w:tc>
          <w:tcPr>
            <w:tcW w:w="1417" w:type="dxa"/>
            <w:vMerge/>
            <w:tcBorders>
              <w:top w:val="single" w:sz="4" w:space="0" w:color="auto"/>
              <w:left w:val="single" w:sz="4" w:space="0" w:color="auto"/>
              <w:bottom w:val="single" w:sz="4" w:space="0" w:color="auto"/>
              <w:right w:val="single" w:sz="4" w:space="0" w:color="auto"/>
            </w:tcBorders>
          </w:tcPr>
          <w:p w14:paraId="7AD5B77F" w14:textId="77777777" w:rsidR="00E03395" w:rsidRPr="00BB6FA3" w:rsidRDefault="00E03395" w:rsidP="000B59EB">
            <w:pPr>
              <w:spacing w:line="360" w:lineRule="auto"/>
              <w:jc w:val="both"/>
              <w:rPr>
                <w:rFonts w:asciiTheme="majorBidi" w:hAnsiTheme="majorBidi" w:cstheme="majorBidi"/>
                <w:sz w:val="20"/>
                <w:szCs w:val="20"/>
              </w:rPr>
            </w:pPr>
          </w:p>
        </w:tc>
        <w:tc>
          <w:tcPr>
            <w:tcW w:w="4253" w:type="dxa"/>
            <w:tcBorders>
              <w:top w:val="single" w:sz="4" w:space="0" w:color="auto"/>
              <w:left w:val="single" w:sz="4" w:space="0" w:color="auto"/>
              <w:bottom w:val="single" w:sz="4" w:space="0" w:color="auto"/>
              <w:right w:val="single" w:sz="4" w:space="0" w:color="auto"/>
            </w:tcBorders>
          </w:tcPr>
          <w:p w14:paraId="73ED81FD" w14:textId="77777777"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Créer la fonctionnalité de modification d’un domaine</w:t>
            </w:r>
          </w:p>
        </w:tc>
        <w:tc>
          <w:tcPr>
            <w:tcW w:w="1270" w:type="dxa"/>
            <w:vMerge/>
            <w:tcBorders>
              <w:top w:val="single" w:sz="4" w:space="0" w:color="auto"/>
              <w:left w:val="single" w:sz="4" w:space="0" w:color="auto"/>
              <w:bottom w:val="single" w:sz="4" w:space="0" w:color="auto"/>
              <w:right w:val="single" w:sz="4" w:space="0" w:color="auto"/>
            </w:tcBorders>
          </w:tcPr>
          <w:p w14:paraId="79A0B4AD" w14:textId="77777777" w:rsidR="00E03395" w:rsidRPr="00BB6FA3" w:rsidRDefault="00E03395" w:rsidP="000B59EB">
            <w:pPr>
              <w:spacing w:line="360" w:lineRule="auto"/>
              <w:jc w:val="both"/>
              <w:rPr>
                <w:rFonts w:asciiTheme="majorBidi" w:hAnsiTheme="majorBidi" w:cstheme="majorBidi"/>
                <w:b/>
                <w:bCs/>
                <w:sz w:val="20"/>
                <w:szCs w:val="20"/>
              </w:rPr>
            </w:pPr>
          </w:p>
        </w:tc>
      </w:tr>
      <w:tr w:rsidR="00E03395" w:rsidRPr="00BB6FA3" w14:paraId="45757E5B" w14:textId="77777777" w:rsidTr="000B6D16">
        <w:trPr>
          <w:trHeight w:val="919"/>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00D6A7D" w14:textId="77777777" w:rsidR="00E03395" w:rsidRPr="00BB6FA3" w:rsidRDefault="00E03395" w:rsidP="000B59EB">
            <w:pPr>
              <w:spacing w:line="360" w:lineRule="auto"/>
              <w:jc w:val="both"/>
              <w:rPr>
                <w:rFonts w:asciiTheme="majorBidi" w:hAnsiTheme="majorBidi" w:cstheme="majorBidi"/>
                <w:b/>
                <w:bCs/>
                <w:sz w:val="20"/>
                <w:szCs w:val="20"/>
              </w:rPr>
            </w:pPr>
          </w:p>
        </w:tc>
        <w:tc>
          <w:tcPr>
            <w:tcW w:w="1417" w:type="dxa"/>
            <w:tcBorders>
              <w:top w:val="single" w:sz="4" w:space="0" w:color="auto"/>
              <w:left w:val="single" w:sz="4" w:space="0" w:color="auto"/>
              <w:bottom w:val="single" w:sz="4" w:space="0" w:color="auto"/>
              <w:right w:val="single" w:sz="4" w:space="0" w:color="auto"/>
            </w:tcBorders>
          </w:tcPr>
          <w:p w14:paraId="0DBAFF0D" w14:textId="77777777"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Supprimer un domaine.</w:t>
            </w:r>
          </w:p>
        </w:tc>
        <w:tc>
          <w:tcPr>
            <w:tcW w:w="4253" w:type="dxa"/>
            <w:tcBorders>
              <w:top w:val="single" w:sz="4" w:space="0" w:color="auto"/>
              <w:left w:val="single" w:sz="4" w:space="0" w:color="auto"/>
              <w:bottom w:val="single" w:sz="4" w:space="0" w:color="auto"/>
              <w:right w:val="single" w:sz="4" w:space="0" w:color="auto"/>
            </w:tcBorders>
          </w:tcPr>
          <w:p w14:paraId="59D74DB1" w14:textId="77777777"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Créer la fonctionnalité de suppression d’un domaine.</w:t>
            </w:r>
          </w:p>
        </w:tc>
        <w:tc>
          <w:tcPr>
            <w:tcW w:w="1270" w:type="dxa"/>
            <w:vMerge/>
            <w:tcBorders>
              <w:top w:val="single" w:sz="4" w:space="0" w:color="auto"/>
              <w:left w:val="single" w:sz="4" w:space="0" w:color="auto"/>
              <w:bottom w:val="single" w:sz="4" w:space="0" w:color="auto"/>
              <w:right w:val="single" w:sz="4" w:space="0" w:color="auto"/>
            </w:tcBorders>
          </w:tcPr>
          <w:p w14:paraId="33CC7371" w14:textId="77777777" w:rsidR="00E03395" w:rsidRPr="00BB6FA3" w:rsidRDefault="00E03395" w:rsidP="000B59EB">
            <w:pPr>
              <w:spacing w:line="360" w:lineRule="auto"/>
              <w:jc w:val="both"/>
              <w:rPr>
                <w:rFonts w:asciiTheme="majorBidi" w:hAnsiTheme="majorBidi" w:cstheme="majorBidi"/>
                <w:b/>
                <w:bCs/>
                <w:sz w:val="20"/>
                <w:szCs w:val="20"/>
              </w:rPr>
            </w:pPr>
          </w:p>
        </w:tc>
      </w:tr>
      <w:tr w:rsidR="00E03395" w:rsidRPr="00BB6FA3" w14:paraId="045C72FB" w14:textId="77777777" w:rsidTr="000B6D16">
        <w:trPr>
          <w:trHeight w:val="276"/>
        </w:trPr>
        <w:tc>
          <w:tcPr>
            <w:tcW w:w="2122"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77D4DC3" w14:textId="77777777" w:rsidR="00E03395" w:rsidRPr="00BB6FA3" w:rsidRDefault="00E03395" w:rsidP="000B59EB">
            <w:pPr>
              <w:spacing w:line="360" w:lineRule="auto"/>
              <w:jc w:val="both"/>
              <w:rPr>
                <w:rFonts w:asciiTheme="majorBidi" w:hAnsiTheme="majorBidi" w:cstheme="majorBidi"/>
                <w:b/>
                <w:bCs/>
                <w:sz w:val="20"/>
                <w:szCs w:val="20"/>
              </w:rPr>
            </w:pPr>
            <w:r w:rsidRPr="00BB6FA3">
              <w:rPr>
                <w:rFonts w:asciiTheme="majorBidi" w:hAnsiTheme="majorBidi" w:cstheme="majorBidi"/>
                <w:b/>
                <w:bCs/>
                <w:sz w:val="20"/>
                <w:szCs w:val="20"/>
              </w:rPr>
              <w:lastRenderedPageBreak/>
              <w:t>Gestion de</w:t>
            </w:r>
            <w:r>
              <w:rPr>
                <w:rFonts w:asciiTheme="majorBidi" w:hAnsiTheme="majorBidi" w:cstheme="majorBidi"/>
                <w:b/>
                <w:bCs/>
                <w:sz w:val="20"/>
                <w:szCs w:val="20"/>
              </w:rPr>
              <w:t xml:space="preserve"> secteur d’activité </w:t>
            </w:r>
            <w:r w:rsidRPr="00BB6FA3">
              <w:rPr>
                <w:rFonts w:asciiTheme="majorBidi" w:hAnsiTheme="majorBidi" w:cstheme="majorBidi"/>
                <w:b/>
                <w:bCs/>
                <w:sz w:val="20"/>
                <w:szCs w:val="20"/>
              </w:rPr>
              <w:t xml:space="preserve"> </w:t>
            </w:r>
          </w:p>
        </w:tc>
        <w:tc>
          <w:tcPr>
            <w:tcW w:w="1417" w:type="dxa"/>
            <w:vMerge w:val="restart"/>
            <w:tcBorders>
              <w:top w:val="single" w:sz="4" w:space="0" w:color="auto"/>
              <w:left w:val="single" w:sz="4" w:space="0" w:color="auto"/>
              <w:bottom w:val="single" w:sz="4" w:space="0" w:color="auto"/>
              <w:right w:val="single" w:sz="4" w:space="0" w:color="auto"/>
            </w:tcBorders>
          </w:tcPr>
          <w:p w14:paraId="2D1D107A" w14:textId="77777777"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 xml:space="preserve">Consulter liste des </w:t>
            </w:r>
            <w:r>
              <w:rPr>
                <w:rFonts w:asciiTheme="majorBidi" w:hAnsiTheme="majorBidi" w:cstheme="majorBidi"/>
                <w:sz w:val="20"/>
                <w:szCs w:val="20"/>
              </w:rPr>
              <w:t>secteurs d’activité</w:t>
            </w:r>
            <w:r w:rsidRPr="00BB6FA3">
              <w:rPr>
                <w:rFonts w:asciiTheme="majorBidi" w:hAnsiTheme="majorBidi" w:cstheme="majorBidi"/>
                <w:sz w:val="20"/>
                <w:szCs w:val="20"/>
              </w:rPr>
              <w:t>.</w:t>
            </w:r>
          </w:p>
        </w:tc>
        <w:tc>
          <w:tcPr>
            <w:tcW w:w="4253" w:type="dxa"/>
            <w:tcBorders>
              <w:top w:val="single" w:sz="4" w:space="0" w:color="auto"/>
              <w:left w:val="single" w:sz="4" w:space="0" w:color="auto"/>
              <w:bottom w:val="single" w:sz="4" w:space="0" w:color="auto"/>
              <w:right w:val="single" w:sz="4" w:space="0" w:color="auto"/>
            </w:tcBorders>
          </w:tcPr>
          <w:p w14:paraId="4F0DDB9B" w14:textId="77777777"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Rendre l’interface responsive.</w:t>
            </w:r>
          </w:p>
        </w:tc>
        <w:tc>
          <w:tcPr>
            <w:tcW w:w="1270" w:type="dxa"/>
            <w:vMerge w:val="restart"/>
            <w:tcBorders>
              <w:top w:val="single" w:sz="4" w:space="0" w:color="auto"/>
              <w:left w:val="single" w:sz="4" w:space="0" w:color="auto"/>
              <w:bottom w:val="single" w:sz="4" w:space="0" w:color="auto"/>
              <w:right w:val="single" w:sz="4" w:space="0" w:color="auto"/>
            </w:tcBorders>
          </w:tcPr>
          <w:p w14:paraId="61AEA77E" w14:textId="77777777" w:rsidR="00E03395" w:rsidRPr="00BB6FA3" w:rsidRDefault="00E03395" w:rsidP="000B59EB">
            <w:pPr>
              <w:spacing w:line="360" w:lineRule="auto"/>
              <w:jc w:val="both"/>
              <w:rPr>
                <w:rFonts w:asciiTheme="majorBidi" w:hAnsiTheme="majorBidi" w:cstheme="majorBidi"/>
                <w:b/>
                <w:bCs/>
                <w:sz w:val="20"/>
                <w:szCs w:val="20"/>
              </w:rPr>
            </w:pPr>
          </w:p>
        </w:tc>
      </w:tr>
      <w:tr w:rsidR="00E03395" w:rsidRPr="00BB6FA3" w14:paraId="07E15FEB" w14:textId="77777777" w:rsidTr="000B6D16">
        <w:trPr>
          <w:trHeight w:val="276"/>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B3B15E" w14:textId="77777777" w:rsidR="00E03395" w:rsidRPr="00BB6FA3" w:rsidRDefault="00E03395" w:rsidP="000B59EB">
            <w:pPr>
              <w:spacing w:line="360" w:lineRule="auto"/>
              <w:jc w:val="both"/>
              <w:rPr>
                <w:rFonts w:asciiTheme="majorBidi" w:hAnsiTheme="majorBidi" w:cstheme="majorBidi"/>
                <w:b/>
                <w:bCs/>
                <w:sz w:val="20"/>
                <w:szCs w:val="20"/>
              </w:rPr>
            </w:pPr>
          </w:p>
        </w:tc>
        <w:tc>
          <w:tcPr>
            <w:tcW w:w="1417" w:type="dxa"/>
            <w:vMerge/>
            <w:tcBorders>
              <w:top w:val="single" w:sz="4" w:space="0" w:color="auto"/>
              <w:left w:val="single" w:sz="4" w:space="0" w:color="auto"/>
              <w:bottom w:val="single" w:sz="4" w:space="0" w:color="auto"/>
              <w:right w:val="single" w:sz="4" w:space="0" w:color="auto"/>
            </w:tcBorders>
          </w:tcPr>
          <w:p w14:paraId="2DA8471B" w14:textId="77777777" w:rsidR="00E03395" w:rsidRPr="00BB6FA3" w:rsidRDefault="00E03395" w:rsidP="000B59EB">
            <w:pPr>
              <w:spacing w:line="360" w:lineRule="auto"/>
              <w:jc w:val="both"/>
              <w:rPr>
                <w:rFonts w:asciiTheme="majorBidi" w:hAnsiTheme="majorBidi" w:cstheme="majorBidi"/>
                <w:sz w:val="20"/>
                <w:szCs w:val="20"/>
              </w:rPr>
            </w:pPr>
          </w:p>
        </w:tc>
        <w:tc>
          <w:tcPr>
            <w:tcW w:w="4253" w:type="dxa"/>
            <w:tcBorders>
              <w:top w:val="single" w:sz="4" w:space="0" w:color="auto"/>
              <w:left w:val="single" w:sz="4" w:space="0" w:color="auto"/>
              <w:bottom w:val="single" w:sz="4" w:space="0" w:color="auto"/>
              <w:right w:val="single" w:sz="4" w:space="0" w:color="auto"/>
            </w:tcBorders>
          </w:tcPr>
          <w:p w14:paraId="2BBC9620" w14:textId="77777777"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Créer la fonctionnalité d’affichage des</w:t>
            </w:r>
            <w:r>
              <w:rPr>
                <w:rFonts w:asciiTheme="majorBidi" w:hAnsiTheme="majorBidi" w:cstheme="majorBidi"/>
                <w:sz w:val="20"/>
                <w:szCs w:val="20"/>
              </w:rPr>
              <w:t xml:space="preserve"> de secteur d’activité</w:t>
            </w:r>
            <w:r w:rsidRPr="00BB6FA3">
              <w:rPr>
                <w:rFonts w:asciiTheme="majorBidi" w:hAnsiTheme="majorBidi" w:cstheme="majorBidi"/>
                <w:sz w:val="20"/>
                <w:szCs w:val="20"/>
              </w:rPr>
              <w:t>.</w:t>
            </w:r>
          </w:p>
        </w:tc>
        <w:tc>
          <w:tcPr>
            <w:tcW w:w="1270" w:type="dxa"/>
            <w:vMerge/>
            <w:tcBorders>
              <w:top w:val="single" w:sz="4" w:space="0" w:color="auto"/>
              <w:left w:val="single" w:sz="4" w:space="0" w:color="auto"/>
              <w:bottom w:val="single" w:sz="4" w:space="0" w:color="auto"/>
              <w:right w:val="single" w:sz="4" w:space="0" w:color="auto"/>
            </w:tcBorders>
          </w:tcPr>
          <w:p w14:paraId="7CD80FC1" w14:textId="77777777" w:rsidR="00E03395" w:rsidRPr="00BB6FA3" w:rsidRDefault="00E03395" w:rsidP="000B59EB">
            <w:pPr>
              <w:spacing w:line="360" w:lineRule="auto"/>
              <w:jc w:val="both"/>
              <w:rPr>
                <w:rFonts w:asciiTheme="majorBidi" w:hAnsiTheme="majorBidi" w:cstheme="majorBidi"/>
                <w:b/>
                <w:bCs/>
                <w:sz w:val="20"/>
                <w:szCs w:val="20"/>
              </w:rPr>
            </w:pPr>
          </w:p>
        </w:tc>
      </w:tr>
      <w:tr w:rsidR="00E03395" w:rsidRPr="00BB6FA3" w14:paraId="2B6E718C" w14:textId="77777777" w:rsidTr="000B6D16">
        <w:trPr>
          <w:trHeight w:val="324"/>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C297723" w14:textId="77777777" w:rsidR="00E03395" w:rsidRPr="00BB6FA3" w:rsidRDefault="00E03395" w:rsidP="000B59EB">
            <w:pPr>
              <w:spacing w:line="360" w:lineRule="auto"/>
              <w:jc w:val="both"/>
              <w:rPr>
                <w:rFonts w:asciiTheme="majorBidi" w:hAnsiTheme="majorBidi" w:cstheme="majorBidi"/>
                <w:b/>
                <w:bCs/>
                <w:sz w:val="20"/>
                <w:szCs w:val="20"/>
              </w:rPr>
            </w:pPr>
          </w:p>
        </w:tc>
        <w:tc>
          <w:tcPr>
            <w:tcW w:w="1417" w:type="dxa"/>
            <w:vMerge w:val="restart"/>
            <w:tcBorders>
              <w:top w:val="single" w:sz="4" w:space="0" w:color="auto"/>
              <w:left w:val="single" w:sz="4" w:space="0" w:color="auto"/>
              <w:bottom w:val="single" w:sz="4" w:space="0" w:color="auto"/>
              <w:right w:val="single" w:sz="4" w:space="0" w:color="auto"/>
            </w:tcBorders>
          </w:tcPr>
          <w:p w14:paraId="0DCC5F79" w14:textId="77777777"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 xml:space="preserve">Ajouter </w:t>
            </w:r>
            <w:r>
              <w:rPr>
                <w:rFonts w:asciiTheme="majorBidi" w:hAnsiTheme="majorBidi" w:cstheme="majorBidi"/>
                <w:sz w:val="20"/>
                <w:szCs w:val="20"/>
              </w:rPr>
              <w:t>un secteur d’activité</w:t>
            </w:r>
          </w:p>
        </w:tc>
        <w:tc>
          <w:tcPr>
            <w:tcW w:w="4253" w:type="dxa"/>
            <w:tcBorders>
              <w:top w:val="single" w:sz="4" w:space="0" w:color="auto"/>
              <w:left w:val="single" w:sz="4" w:space="0" w:color="auto"/>
              <w:bottom w:val="single" w:sz="4" w:space="0" w:color="auto"/>
              <w:right w:val="single" w:sz="4" w:space="0" w:color="auto"/>
            </w:tcBorders>
          </w:tcPr>
          <w:p w14:paraId="74774BD8" w14:textId="77777777"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 xml:space="preserve">Créer les </w:t>
            </w:r>
            <w:proofErr w:type="spellStart"/>
            <w:r w:rsidRPr="00BB6FA3">
              <w:rPr>
                <w:rFonts w:asciiTheme="majorBidi" w:hAnsiTheme="majorBidi" w:cstheme="majorBidi"/>
                <w:sz w:val="20"/>
                <w:szCs w:val="20"/>
              </w:rPr>
              <w:t>IHMs</w:t>
            </w:r>
            <w:proofErr w:type="spellEnd"/>
            <w:r w:rsidRPr="00BB6FA3">
              <w:rPr>
                <w:rFonts w:asciiTheme="majorBidi" w:hAnsiTheme="majorBidi" w:cstheme="majorBidi"/>
                <w:sz w:val="20"/>
                <w:szCs w:val="20"/>
              </w:rPr>
              <w:t>.</w:t>
            </w:r>
          </w:p>
        </w:tc>
        <w:tc>
          <w:tcPr>
            <w:tcW w:w="1270" w:type="dxa"/>
            <w:vMerge/>
            <w:tcBorders>
              <w:top w:val="single" w:sz="4" w:space="0" w:color="auto"/>
              <w:left w:val="single" w:sz="4" w:space="0" w:color="auto"/>
              <w:bottom w:val="single" w:sz="4" w:space="0" w:color="auto"/>
              <w:right w:val="single" w:sz="4" w:space="0" w:color="auto"/>
            </w:tcBorders>
          </w:tcPr>
          <w:p w14:paraId="1FA581BA" w14:textId="77777777" w:rsidR="00E03395" w:rsidRPr="00BB6FA3" w:rsidRDefault="00E03395" w:rsidP="000B59EB">
            <w:pPr>
              <w:spacing w:line="360" w:lineRule="auto"/>
              <w:jc w:val="both"/>
              <w:rPr>
                <w:rFonts w:asciiTheme="majorBidi" w:hAnsiTheme="majorBidi" w:cstheme="majorBidi"/>
                <w:b/>
                <w:bCs/>
                <w:sz w:val="20"/>
                <w:szCs w:val="20"/>
              </w:rPr>
            </w:pPr>
          </w:p>
        </w:tc>
      </w:tr>
      <w:tr w:rsidR="00E03395" w:rsidRPr="00BB6FA3" w14:paraId="0907BA3F" w14:textId="77777777" w:rsidTr="000B6D16">
        <w:trPr>
          <w:trHeight w:val="150"/>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706CB72" w14:textId="77777777" w:rsidR="00E03395" w:rsidRPr="00BB6FA3" w:rsidRDefault="00E03395" w:rsidP="000B59EB">
            <w:pPr>
              <w:spacing w:line="360" w:lineRule="auto"/>
              <w:jc w:val="both"/>
              <w:rPr>
                <w:rFonts w:asciiTheme="majorBidi" w:hAnsiTheme="majorBidi" w:cstheme="majorBidi"/>
                <w:b/>
                <w:bCs/>
                <w:sz w:val="20"/>
                <w:szCs w:val="20"/>
              </w:rPr>
            </w:pPr>
          </w:p>
        </w:tc>
        <w:tc>
          <w:tcPr>
            <w:tcW w:w="1417" w:type="dxa"/>
            <w:vMerge/>
            <w:tcBorders>
              <w:top w:val="single" w:sz="4" w:space="0" w:color="auto"/>
              <w:left w:val="single" w:sz="4" w:space="0" w:color="auto"/>
              <w:bottom w:val="single" w:sz="4" w:space="0" w:color="auto"/>
              <w:right w:val="single" w:sz="4" w:space="0" w:color="auto"/>
            </w:tcBorders>
          </w:tcPr>
          <w:p w14:paraId="6AB7A81B" w14:textId="77777777" w:rsidR="00E03395" w:rsidRPr="00BB6FA3" w:rsidRDefault="00E03395" w:rsidP="000B59EB">
            <w:pPr>
              <w:spacing w:line="360" w:lineRule="auto"/>
              <w:jc w:val="both"/>
              <w:rPr>
                <w:rFonts w:asciiTheme="majorBidi" w:hAnsiTheme="majorBidi" w:cstheme="majorBidi"/>
                <w:sz w:val="20"/>
                <w:szCs w:val="20"/>
              </w:rPr>
            </w:pPr>
          </w:p>
        </w:tc>
        <w:tc>
          <w:tcPr>
            <w:tcW w:w="4253" w:type="dxa"/>
            <w:tcBorders>
              <w:top w:val="single" w:sz="4" w:space="0" w:color="auto"/>
              <w:left w:val="single" w:sz="4" w:space="0" w:color="auto"/>
              <w:bottom w:val="single" w:sz="4" w:space="0" w:color="auto"/>
              <w:right w:val="single" w:sz="4" w:space="0" w:color="auto"/>
            </w:tcBorders>
          </w:tcPr>
          <w:p w14:paraId="22B90FE4" w14:textId="77777777"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Rendre l’interface responsive.</w:t>
            </w:r>
          </w:p>
        </w:tc>
        <w:tc>
          <w:tcPr>
            <w:tcW w:w="1270" w:type="dxa"/>
            <w:vMerge/>
            <w:tcBorders>
              <w:top w:val="single" w:sz="4" w:space="0" w:color="auto"/>
              <w:left w:val="single" w:sz="4" w:space="0" w:color="auto"/>
              <w:bottom w:val="single" w:sz="4" w:space="0" w:color="auto"/>
              <w:right w:val="single" w:sz="4" w:space="0" w:color="auto"/>
            </w:tcBorders>
          </w:tcPr>
          <w:p w14:paraId="30A36FE0" w14:textId="77777777" w:rsidR="00E03395" w:rsidRPr="00BB6FA3" w:rsidRDefault="00E03395" w:rsidP="000B59EB">
            <w:pPr>
              <w:spacing w:line="360" w:lineRule="auto"/>
              <w:jc w:val="both"/>
              <w:rPr>
                <w:rFonts w:asciiTheme="majorBidi" w:hAnsiTheme="majorBidi" w:cstheme="majorBidi"/>
                <w:b/>
                <w:bCs/>
                <w:sz w:val="20"/>
                <w:szCs w:val="20"/>
              </w:rPr>
            </w:pPr>
          </w:p>
        </w:tc>
      </w:tr>
      <w:tr w:rsidR="00E03395" w:rsidRPr="00BB6FA3" w14:paraId="2C6D97E2" w14:textId="77777777" w:rsidTr="000B6D16">
        <w:trPr>
          <w:trHeight w:val="204"/>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880BC83" w14:textId="77777777" w:rsidR="00E03395" w:rsidRPr="00BB6FA3" w:rsidRDefault="00E03395" w:rsidP="000B59EB">
            <w:pPr>
              <w:spacing w:line="360" w:lineRule="auto"/>
              <w:jc w:val="both"/>
              <w:rPr>
                <w:rFonts w:asciiTheme="majorBidi" w:hAnsiTheme="majorBidi" w:cstheme="majorBidi"/>
                <w:b/>
                <w:bCs/>
                <w:sz w:val="20"/>
                <w:szCs w:val="20"/>
              </w:rPr>
            </w:pPr>
          </w:p>
        </w:tc>
        <w:tc>
          <w:tcPr>
            <w:tcW w:w="1417" w:type="dxa"/>
            <w:vMerge/>
            <w:tcBorders>
              <w:top w:val="single" w:sz="4" w:space="0" w:color="auto"/>
              <w:left w:val="single" w:sz="4" w:space="0" w:color="auto"/>
              <w:bottom w:val="single" w:sz="4" w:space="0" w:color="auto"/>
              <w:right w:val="single" w:sz="4" w:space="0" w:color="auto"/>
            </w:tcBorders>
          </w:tcPr>
          <w:p w14:paraId="4DCC94DA" w14:textId="77777777" w:rsidR="00E03395" w:rsidRPr="00BB6FA3" w:rsidRDefault="00E03395" w:rsidP="000B59EB">
            <w:pPr>
              <w:spacing w:line="360" w:lineRule="auto"/>
              <w:jc w:val="both"/>
              <w:rPr>
                <w:rFonts w:asciiTheme="majorBidi" w:hAnsiTheme="majorBidi" w:cstheme="majorBidi"/>
                <w:sz w:val="20"/>
                <w:szCs w:val="20"/>
              </w:rPr>
            </w:pPr>
          </w:p>
        </w:tc>
        <w:tc>
          <w:tcPr>
            <w:tcW w:w="4253" w:type="dxa"/>
            <w:tcBorders>
              <w:top w:val="single" w:sz="4" w:space="0" w:color="auto"/>
              <w:left w:val="single" w:sz="4" w:space="0" w:color="auto"/>
              <w:bottom w:val="single" w:sz="4" w:space="0" w:color="auto"/>
              <w:right w:val="single" w:sz="4" w:space="0" w:color="auto"/>
            </w:tcBorders>
          </w:tcPr>
          <w:p w14:paraId="4BFBD4F8" w14:textId="77777777" w:rsidR="005709F7"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 xml:space="preserve">Créer la fonctionnalité d’ajout d’un </w:t>
            </w:r>
            <w:r>
              <w:rPr>
                <w:rFonts w:asciiTheme="majorBidi" w:hAnsiTheme="majorBidi" w:cstheme="majorBidi"/>
                <w:sz w:val="20"/>
                <w:szCs w:val="20"/>
              </w:rPr>
              <w:t>secteur d’activité</w:t>
            </w:r>
            <w:r w:rsidR="005709F7">
              <w:rPr>
                <w:rFonts w:asciiTheme="majorBidi" w:hAnsiTheme="majorBidi" w:cstheme="majorBidi"/>
                <w:sz w:val="20"/>
                <w:szCs w:val="20"/>
              </w:rPr>
              <w:t>.</w:t>
            </w:r>
          </w:p>
          <w:p w14:paraId="2A30604E" w14:textId="77777777" w:rsidR="005709F7" w:rsidRDefault="005709F7" w:rsidP="000B59EB">
            <w:pPr>
              <w:spacing w:line="360" w:lineRule="auto"/>
              <w:jc w:val="both"/>
              <w:rPr>
                <w:rFonts w:asciiTheme="majorBidi" w:hAnsiTheme="majorBidi" w:cstheme="majorBidi"/>
                <w:sz w:val="20"/>
                <w:szCs w:val="20"/>
              </w:rPr>
            </w:pPr>
          </w:p>
          <w:p w14:paraId="3C774FEE" w14:textId="17260F94" w:rsidR="005709F7" w:rsidRPr="00BB6FA3" w:rsidRDefault="005709F7" w:rsidP="000B59EB">
            <w:pPr>
              <w:spacing w:line="360" w:lineRule="auto"/>
              <w:jc w:val="both"/>
              <w:rPr>
                <w:rFonts w:asciiTheme="majorBidi" w:hAnsiTheme="majorBidi" w:cstheme="majorBidi"/>
                <w:sz w:val="20"/>
                <w:szCs w:val="20"/>
              </w:rPr>
            </w:pPr>
          </w:p>
        </w:tc>
        <w:tc>
          <w:tcPr>
            <w:tcW w:w="1270" w:type="dxa"/>
            <w:vMerge/>
            <w:tcBorders>
              <w:top w:val="single" w:sz="4" w:space="0" w:color="auto"/>
              <w:left w:val="single" w:sz="4" w:space="0" w:color="auto"/>
              <w:bottom w:val="single" w:sz="4" w:space="0" w:color="auto"/>
              <w:right w:val="single" w:sz="4" w:space="0" w:color="auto"/>
            </w:tcBorders>
          </w:tcPr>
          <w:p w14:paraId="4842240B" w14:textId="77777777" w:rsidR="00E03395" w:rsidRPr="00BB6FA3" w:rsidRDefault="00E03395" w:rsidP="000B59EB">
            <w:pPr>
              <w:spacing w:line="360" w:lineRule="auto"/>
              <w:jc w:val="both"/>
              <w:rPr>
                <w:rFonts w:asciiTheme="majorBidi" w:hAnsiTheme="majorBidi" w:cstheme="majorBidi"/>
                <w:b/>
                <w:bCs/>
                <w:sz w:val="20"/>
                <w:szCs w:val="20"/>
              </w:rPr>
            </w:pPr>
          </w:p>
        </w:tc>
      </w:tr>
      <w:tr w:rsidR="00E03395" w:rsidRPr="00BB6FA3" w14:paraId="0E651713" w14:textId="77777777" w:rsidTr="000B6D16">
        <w:trPr>
          <w:trHeight w:val="252"/>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368836F" w14:textId="77777777" w:rsidR="00E03395" w:rsidRPr="00BB6FA3" w:rsidRDefault="00E03395" w:rsidP="000B59EB">
            <w:pPr>
              <w:spacing w:line="360" w:lineRule="auto"/>
              <w:jc w:val="both"/>
              <w:rPr>
                <w:rFonts w:asciiTheme="majorBidi" w:hAnsiTheme="majorBidi" w:cstheme="majorBidi"/>
                <w:b/>
                <w:bCs/>
                <w:sz w:val="20"/>
                <w:szCs w:val="20"/>
              </w:rPr>
            </w:pPr>
          </w:p>
        </w:tc>
        <w:tc>
          <w:tcPr>
            <w:tcW w:w="1417" w:type="dxa"/>
            <w:vMerge w:val="restart"/>
            <w:tcBorders>
              <w:top w:val="single" w:sz="4" w:space="0" w:color="auto"/>
              <w:left w:val="single" w:sz="4" w:space="0" w:color="auto"/>
              <w:bottom w:val="single" w:sz="4" w:space="0" w:color="auto"/>
              <w:right w:val="single" w:sz="4" w:space="0" w:color="auto"/>
            </w:tcBorders>
          </w:tcPr>
          <w:p w14:paraId="5B86F3FE" w14:textId="77777777"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 xml:space="preserve">Modifier un </w:t>
            </w:r>
            <w:r>
              <w:rPr>
                <w:rFonts w:asciiTheme="majorBidi" w:hAnsiTheme="majorBidi" w:cstheme="majorBidi"/>
                <w:sz w:val="20"/>
                <w:szCs w:val="20"/>
              </w:rPr>
              <w:t>secteur d’activité</w:t>
            </w:r>
          </w:p>
        </w:tc>
        <w:tc>
          <w:tcPr>
            <w:tcW w:w="4253" w:type="dxa"/>
            <w:tcBorders>
              <w:top w:val="single" w:sz="4" w:space="0" w:color="auto"/>
              <w:left w:val="single" w:sz="4" w:space="0" w:color="auto"/>
              <w:bottom w:val="single" w:sz="4" w:space="0" w:color="auto"/>
              <w:right w:val="single" w:sz="4" w:space="0" w:color="auto"/>
            </w:tcBorders>
          </w:tcPr>
          <w:p w14:paraId="634B39BA" w14:textId="77777777"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 xml:space="preserve">Créer les </w:t>
            </w:r>
            <w:proofErr w:type="spellStart"/>
            <w:r w:rsidRPr="00BB6FA3">
              <w:rPr>
                <w:rFonts w:asciiTheme="majorBidi" w:hAnsiTheme="majorBidi" w:cstheme="majorBidi"/>
                <w:sz w:val="20"/>
                <w:szCs w:val="20"/>
              </w:rPr>
              <w:t>IHMs</w:t>
            </w:r>
            <w:proofErr w:type="spellEnd"/>
            <w:r w:rsidRPr="00BB6FA3">
              <w:rPr>
                <w:rFonts w:asciiTheme="majorBidi" w:hAnsiTheme="majorBidi" w:cstheme="majorBidi"/>
                <w:sz w:val="20"/>
                <w:szCs w:val="20"/>
              </w:rPr>
              <w:t>.</w:t>
            </w:r>
          </w:p>
        </w:tc>
        <w:tc>
          <w:tcPr>
            <w:tcW w:w="1270" w:type="dxa"/>
            <w:vMerge/>
            <w:tcBorders>
              <w:top w:val="single" w:sz="4" w:space="0" w:color="auto"/>
              <w:left w:val="single" w:sz="4" w:space="0" w:color="auto"/>
              <w:bottom w:val="single" w:sz="4" w:space="0" w:color="auto"/>
              <w:right w:val="single" w:sz="4" w:space="0" w:color="auto"/>
            </w:tcBorders>
          </w:tcPr>
          <w:p w14:paraId="57F28855" w14:textId="77777777" w:rsidR="00E03395" w:rsidRPr="00BB6FA3" w:rsidRDefault="00E03395" w:rsidP="000B59EB">
            <w:pPr>
              <w:spacing w:line="360" w:lineRule="auto"/>
              <w:jc w:val="both"/>
              <w:rPr>
                <w:rFonts w:asciiTheme="majorBidi" w:hAnsiTheme="majorBidi" w:cstheme="majorBidi"/>
                <w:b/>
                <w:bCs/>
                <w:sz w:val="20"/>
                <w:szCs w:val="20"/>
              </w:rPr>
            </w:pPr>
          </w:p>
        </w:tc>
      </w:tr>
      <w:tr w:rsidR="00E03395" w:rsidRPr="00BB6FA3" w14:paraId="1ECDD5F2" w14:textId="77777777" w:rsidTr="000B6D16">
        <w:trPr>
          <w:trHeight w:val="276"/>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732E07C" w14:textId="77777777" w:rsidR="00E03395" w:rsidRPr="00BB6FA3" w:rsidRDefault="00E03395" w:rsidP="000B59EB">
            <w:pPr>
              <w:spacing w:line="360" w:lineRule="auto"/>
              <w:jc w:val="both"/>
              <w:rPr>
                <w:rFonts w:asciiTheme="majorBidi" w:hAnsiTheme="majorBidi" w:cstheme="majorBidi"/>
                <w:b/>
                <w:bCs/>
                <w:sz w:val="20"/>
                <w:szCs w:val="20"/>
              </w:rPr>
            </w:pPr>
          </w:p>
        </w:tc>
        <w:tc>
          <w:tcPr>
            <w:tcW w:w="1417" w:type="dxa"/>
            <w:vMerge/>
            <w:tcBorders>
              <w:top w:val="single" w:sz="4" w:space="0" w:color="auto"/>
              <w:left w:val="single" w:sz="4" w:space="0" w:color="auto"/>
              <w:bottom w:val="single" w:sz="4" w:space="0" w:color="auto"/>
              <w:right w:val="single" w:sz="4" w:space="0" w:color="auto"/>
            </w:tcBorders>
          </w:tcPr>
          <w:p w14:paraId="55DAD1CF" w14:textId="77777777" w:rsidR="00E03395" w:rsidRPr="00BB6FA3" w:rsidRDefault="00E03395" w:rsidP="000B59EB">
            <w:pPr>
              <w:spacing w:line="360" w:lineRule="auto"/>
              <w:jc w:val="both"/>
              <w:rPr>
                <w:rFonts w:asciiTheme="majorBidi" w:hAnsiTheme="majorBidi" w:cstheme="majorBidi"/>
                <w:sz w:val="20"/>
                <w:szCs w:val="20"/>
              </w:rPr>
            </w:pPr>
          </w:p>
        </w:tc>
        <w:tc>
          <w:tcPr>
            <w:tcW w:w="4253" w:type="dxa"/>
            <w:tcBorders>
              <w:top w:val="single" w:sz="4" w:space="0" w:color="auto"/>
              <w:left w:val="single" w:sz="4" w:space="0" w:color="auto"/>
              <w:bottom w:val="single" w:sz="4" w:space="0" w:color="auto"/>
              <w:right w:val="single" w:sz="4" w:space="0" w:color="auto"/>
            </w:tcBorders>
          </w:tcPr>
          <w:p w14:paraId="46AFC718" w14:textId="77777777"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 xml:space="preserve">Créer la fonctionnalité de modification d’un </w:t>
            </w:r>
            <w:r>
              <w:rPr>
                <w:rFonts w:asciiTheme="majorBidi" w:hAnsiTheme="majorBidi" w:cstheme="majorBidi"/>
                <w:sz w:val="20"/>
                <w:szCs w:val="20"/>
              </w:rPr>
              <w:t>secteur d’activité.</w:t>
            </w:r>
          </w:p>
        </w:tc>
        <w:tc>
          <w:tcPr>
            <w:tcW w:w="1270" w:type="dxa"/>
            <w:vMerge/>
            <w:tcBorders>
              <w:top w:val="single" w:sz="4" w:space="0" w:color="auto"/>
              <w:left w:val="single" w:sz="4" w:space="0" w:color="auto"/>
              <w:bottom w:val="single" w:sz="4" w:space="0" w:color="auto"/>
              <w:right w:val="single" w:sz="4" w:space="0" w:color="auto"/>
            </w:tcBorders>
          </w:tcPr>
          <w:p w14:paraId="6075B5D7" w14:textId="77777777" w:rsidR="00E03395" w:rsidRPr="00BB6FA3" w:rsidRDefault="00E03395" w:rsidP="000B59EB">
            <w:pPr>
              <w:spacing w:line="360" w:lineRule="auto"/>
              <w:jc w:val="both"/>
              <w:rPr>
                <w:rFonts w:asciiTheme="majorBidi" w:hAnsiTheme="majorBidi" w:cstheme="majorBidi"/>
                <w:b/>
                <w:bCs/>
                <w:sz w:val="20"/>
                <w:szCs w:val="20"/>
              </w:rPr>
            </w:pPr>
          </w:p>
        </w:tc>
      </w:tr>
      <w:tr w:rsidR="00E03395" w:rsidRPr="00BB6FA3" w14:paraId="2B486B61" w14:textId="77777777" w:rsidTr="000B6D16">
        <w:trPr>
          <w:trHeight w:val="1045"/>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9955A69" w14:textId="77777777" w:rsidR="00E03395" w:rsidRPr="00BB6FA3" w:rsidRDefault="00E03395" w:rsidP="000B59EB">
            <w:pPr>
              <w:spacing w:line="360" w:lineRule="auto"/>
              <w:jc w:val="both"/>
              <w:rPr>
                <w:rFonts w:asciiTheme="majorBidi" w:hAnsiTheme="majorBidi" w:cstheme="majorBidi"/>
                <w:b/>
                <w:bCs/>
                <w:sz w:val="20"/>
                <w:szCs w:val="20"/>
              </w:rPr>
            </w:pPr>
          </w:p>
        </w:tc>
        <w:tc>
          <w:tcPr>
            <w:tcW w:w="1417" w:type="dxa"/>
            <w:tcBorders>
              <w:top w:val="single" w:sz="4" w:space="0" w:color="auto"/>
              <w:left w:val="single" w:sz="4" w:space="0" w:color="auto"/>
              <w:bottom w:val="single" w:sz="4" w:space="0" w:color="auto"/>
              <w:right w:val="single" w:sz="4" w:space="0" w:color="auto"/>
            </w:tcBorders>
          </w:tcPr>
          <w:p w14:paraId="51BA6282" w14:textId="77777777"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 xml:space="preserve">Supprimer un </w:t>
            </w:r>
            <w:r>
              <w:rPr>
                <w:rFonts w:asciiTheme="majorBidi" w:hAnsiTheme="majorBidi" w:cstheme="majorBidi"/>
                <w:sz w:val="20"/>
                <w:szCs w:val="20"/>
              </w:rPr>
              <w:t>secteur d’activité.</w:t>
            </w:r>
          </w:p>
        </w:tc>
        <w:tc>
          <w:tcPr>
            <w:tcW w:w="4253" w:type="dxa"/>
            <w:tcBorders>
              <w:top w:val="single" w:sz="4" w:space="0" w:color="auto"/>
              <w:left w:val="single" w:sz="4" w:space="0" w:color="auto"/>
              <w:bottom w:val="single" w:sz="4" w:space="0" w:color="auto"/>
              <w:right w:val="single" w:sz="4" w:space="0" w:color="auto"/>
            </w:tcBorders>
          </w:tcPr>
          <w:p w14:paraId="7661F26F" w14:textId="77777777"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 xml:space="preserve">Créer la fonctionnalité de suppression d’un </w:t>
            </w:r>
            <w:r>
              <w:rPr>
                <w:rFonts w:asciiTheme="majorBidi" w:hAnsiTheme="majorBidi" w:cstheme="majorBidi"/>
                <w:sz w:val="20"/>
                <w:szCs w:val="20"/>
              </w:rPr>
              <w:t>secteur d’activité</w:t>
            </w:r>
            <w:r w:rsidRPr="00BB6FA3">
              <w:rPr>
                <w:rFonts w:asciiTheme="majorBidi" w:hAnsiTheme="majorBidi" w:cstheme="majorBidi"/>
                <w:sz w:val="20"/>
                <w:szCs w:val="20"/>
              </w:rPr>
              <w:t>.</w:t>
            </w:r>
          </w:p>
        </w:tc>
        <w:tc>
          <w:tcPr>
            <w:tcW w:w="1270" w:type="dxa"/>
            <w:vMerge/>
            <w:tcBorders>
              <w:top w:val="single" w:sz="4" w:space="0" w:color="auto"/>
              <w:left w:val="single" w:sz="4" w:space="0" w:color="auto"/>
              <w:bottom w:val="single" w:sz="4" w:space="0" w:color="auto"/>
              <w:right w:val="single" w:sz="4" w:space="0" w:color="auto"/>
            </w:tcBorders>
          </w:tcPr>
          <w:p w14:paraId="269E8B08" w14:textId="77777777" w:rsidR="00E03395" w:rsidRPr="00BB6FA3" w:rsidRDefault="00E03395" w:rsidP="000B59EB">
            <w:pPr>
              <w:spacing w:line="360" w:lineRule="auto"/>
              <w:jc w:val="both"/>
              <w:rPr>
                <w:rFonts w:asciiTheme="majorBidi" w:hAnsiTheme="majorBidi" w:cstheme="majorBidi"/>
                <w:b/>
                <w:bCs/>
                <w:sz w:val="20"/>
                <w:szCs w:val="20"/>
              </w:rPr>
            </w:pPr>
          </w:p>
        </w:tc>
      </w:tr>
      <w:tr w:rsidR="00E03395" w:rsidRPr="00BB6FA3" w14:paraId="3EB3A2CD" w14:textId="77777777" w:rsidTr="000B6D16">
        <w:trPr>
          <w:trHeight w:val="360"/>
        </w:trPr>
        <w:tc>
          <w:tcPr>
            <w:tcW w:w="2122"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44C27EE" w14:textId="77777777" w:rsidR="00E03395" w:rsidRDefault="00E03395" w:rsidP="000B59EB">
            <w:pPr>
              <w:spacing w:line="360" w:lineRule="auto"/>
              <w:jc w:val="both"/>
              <w:rPr>
                <w:rFonts w:asciiTheme="majorBidi" w:hAnsiTheme="majorBidi" w:cstheme="majorBidi"/>
                <w:b/>
                <w:bCs/>
                <w:sz w:val="20"/>
                <w:szCs w:val="20"/>
              </w:rPr>
            </w:pPr>
          </w:p>
          <w:p w14:paraId="48A49812" w14:textId="77777777" w:rsidR="00E03395" w:rsidRDefault="00E03395" w:rsidP="000B59EB">
            <w:pPr>
              <w:spacing w:line="360" w:lineRule="auto"/>
              <w:jc w:val="both"/>
              <w:rPr>
                <w:rFonts w:asciiTheme="majorBidi" w:hAnsiTheme="majorBidi" w:cstheme="majorBidi"/>
                <w:b/>
                <w:bCs/>
                <w:sz w:val="20"/>
                <w:szCs w:val="20"/>
              </w:rPr>
            </w:pPr>
          </w:p>
          <w:p w14:paraId="6D6AD6BC" w14:textId="77777777" w:rsidR="00E03395" w:rsidRDefault="00E03395" w:rsidP="000B59EB">
            <w:pPr>
              <w:spacing w:line="360" w:lineRule="auto"/>
              <w:jc w:val="both"/>
              <w:rPr>
                <w:rFonts w:asciiTheme="majorBidi" w:hAnsiTheme="majorBidi" w:cstheme="majorBidi"/>
                <w:b/>
                <w:bCs/>
                <w:sz w:val="20"/>
                <w:szCs w:val="20"/>
              </w:rPr>
            </w:pPr>
          </w:p>
          <w:p w14:paraId="36BCCF3A" w14:textId="77777777" w:rsidR="00E03395" w:rsidRDefault="00E03395" w:rsidP="000B59EB">
            <w:pPr>
              <w:spacing w:line="360" w:lineRule="auto"/>
              <w:jc w:val="both"/>
              <w:rPr>
                <w:rFonts w:asciiTheme="majorBidi" w:hAnsiTheme="majorBidi" w:cstheme="majorBidi"/>
                <w:b/>
                <w:bCs/>
                <w:sz w:val="20"/>
                <w:szCs w:val="20"/>
              </w:rPr>
            </w:pPr>
          </w:p>
          <w:p w14:paraId="0466B153" w14:textId="77777777" w:rsidR="00E03395" w:rsidRPr="00BB6FA3" w:rsidRDefault="00E03395" w:rsidP="000B59EB">
            <w:pPr>
              <w:spacing w:line="360" w:lineRule="auto"/>
              <w:jc w:val="both"/>
              <w:rPr>
                <w:rFonts w:asciiTheme="majorBidi" w:hAnsiTheme="majorBidi" w:cstheme="majorBidi"/>
                <w:b/>
                <w:bCs/>
                <w:sz w:val="20"/>
                <w:szCs w:val="20"/>
              </w:rPr>
            </w:pPr>
            <w:r w:rsidRPr="00BB6FA3">
              <w:rPr>
                <w:rFonts w:asciiTheme="majorBidi" w:hAnsiTheme="majorBidi" w:cstheme="majorBidi"/>
                <w:b/>
                <w:bCs/>
                <w:sz w:val="20"/>
                <w:szCs w:val="20"/>
              </w:rPr>
              <w:t xml:space="preserve">Gestion des compétences </w:t>
            </w:r>
          </w:p>
        </w:tc>
        <w:tc>
          <w:tcPr>
            <w:tcW w:w="1417" w:type="dxa"/>
            <w:vMerge w:val="restart"/>
            <w:tcBorders>
              <w:top w:val="single" w:sz="4" w:space="0" w:color="auto"/>
              <w:left w:val="single" w:sz="4" w:space="0" w:color="auto"/>
              <w:bottom w:val="single" w:sz="4" w:space="0" w:color="auto"/>
              <w:right w:val="single" w:sz="4" w:space="0" w:color="auto"/>
            </w:tcBorders>
          </w:tcPr>
          <w:p w14:paraId="72AD7B0A" w14:textId="77777777"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Consulter liste des compétences.</w:t>
            </w:r>
          </w:p>
        </w:tc>
        <w:tc>
          <w:tcPr>
            <w:tcW w:w="4253" w:type="dxa"/>
            <w:tcBorders>
              <w:top w:val="single" w:sz="4" w:space="0" w:color="auto"/>
              <w:left w:val="single" w:sz="4" w:space="0" w:color="auto"/>
              <w:bottom w:val="single" w:sz="4" w:space="0" w:color="auto"/>
              <w:right w:val="single" w:sz="4" w:space="0" w:color="auto"/>
            </w:tcBorders>
          </w:tcPr>
          <w:p w14:paraId="04563030" w14:textId="77777777"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Rendre l’interface responsive.</w:t>
            </w:r>
          </w:p>
        </w:tc>
        <w:tc>
          <w:tcPr>
            <w:tcW w:w="1270" w:type="dxa"/>
            <w:vMerge w:val="restart"/>
            <w:tcBorders>
              <w:top w:val="single" w:sz="4" w:space="0" w:color="auto"/>
              <w:left w:val="single" w:sz="4" w:space="0" w:color="auto"/>
              <w:bottom w:val="single" w:sz="4" w:space="0" w:color="auto"/>
              <w:right w:val="single" w:sz="4" w:space="0" w:color="auto"/>
            </w:tcBorders>
          </w:tcPr>
          <w:p w14:paraId="79835728" w14:textId="77777777" w:rsidR="00E03395" w:rsidRPr="00BB6FA3" w:rsidRDefault="00E03395" w:rsidP="000B59EB">
            <w:pPr>
              <w:spacing w:line="360" w:lineRule="auto"/>
              <w:jc w:val="both"/>
              <w:rPr>
                <w:rFonts w:asciiTheme="majorBidi" w:hAnsiTheme="majorBidi" w:cstheme="majorBidi"/>
                <w:b/>
                <w:bCs/>
                <w:sz w:val="20"/>
                <w:szCs w:val="20"/>
              </w:rPr>
            </w:pPr>
          </w:p>
        </w:tc>
      </w:tr>
      <w:tr w:rsidR="00E03395" w:rsidRPr="00BB6FA3" w14:paraId="40A4F7BB" w14:textId="77777777" w:rsidTr="000B6D16">
        <w:trPr>
          <w:trHeight w:val="240"/>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C796353" w14:textId="77777777" w:rsidR="00E03395" w:rsidRPr="00BB6FA3" w:rsidRDefault="00E03395" w:rsidP="000B59EB">
            <w:pPr>
              <w:spacing w:line="360" w:lineRule="auto"/>
              <w:jc w:val="both"/>
              <w:rPr>
                <w:rFonts w:asciiTheme="majorBidi" w:hAnsiTheme="majorBidi" w:cstheme="majorBidi"/>
                <w:b/>
                <w:bCs/>
                <w:sz w:val="20"/>
                <w:szCs w:val="20"/>
              </w:rPr>
            </w:pPr>
          </w:p>
        </w:tc>
        <w:tc>
          <w:tcPr>
            <w:tcW w:w="1417" w:type="dxa"/>
            <w:vMerge/>
            <w:tcBorders>
              <w:top w:val="single" w:sz="4" w:space="0" w:color="auto"/>
              <w:left w:val="single" w:sz="4" w:space="0" w:color="auto"/>
              <w:bottom w:val="single" w:sz="4" w:space="0" w:color="auto"/>
              <w:right w:val="single" w:sz="4" w:space="0" w:color="auto"/>
            </w:tcBorders>
          </w:tcPr>
          <w:p w14:paraId="27E41A41" w14:textId="77777777" w:rsidR="00E03395" w:rsidRPr="00BB6FA3" w:rsidRDefault="00E03395" w:rsidP="000B59EB">
            <w:pPr>
              <w:spacing w:line="360" w:lineRule="auto"/>
              <w:jc w:val="both"/>
              <w:rPr>
                <w:rFonts w:asciiTheme="majorBidi" w:hAnsiTheme="majorBidi" w:cstheme="majorBidi"/>
                <w:sz w:val="20"/>
                <w:szCs w:val="20"/>
              </w:rPr>
            </w:pPr>
          </w:p>
        </w:tc>
        <w:tc>
          <w:tcPr>
            <w:tcW w:w="4253" w:type="dxa"/>
            <w:tcBorders>
              <w:top w:val="single" w:sz="4" w:space="0" w:color="auto"/>
              <w:left w:val="single" w:sz="4" w:space="0" w:color="auto"/>
              <w:bottom w:val="single" w:sz="4" w:space="0" w:color="auto"/>
              <w:right w:val="single" w:sz="4" w:space="0" w:color="auto"/>
            </w:tcBorders>
          </w:tcPr>
          <w:p w14:paraId="74D004CE" w14:textId="77777777"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Créer la fonctionnalité d’affichage des compétences.</w:t>
            </w:r>
          </w:p>
        </w:tc>
        <w:tc>
          <w:tcPr>
            <w:tcW w:w="1270" w:type="dxa"/>
            <w:vMerge/>
            <w:tcBorders>
              <w:top w:val="single" w:sz="4" w:space="0" w:color="auto"/>
              <w:left w:val="single" w:sz="4" w:space="0" w:color="auto"/>
              <w:bottom w:val="single" w:sz="4" w:space="0" w:color="auto"/>
              <w:right w:val="single" w:sz="4" w:space="0" w:color="auto"/>
            </w:tcBorders>
          </w:tcPr>
          <w:p w14:paraId="6B5540D4" w14:textId="77777777" w:rsidR="00E03395" w:rsidRPr="00BB6FA3" w:rsidRDefault="00E03395" w:rsidP="000B59EB">
            <w:pPr>
              <w:spacing w:line="360" w:lineRule="auto"/>
              <w:jc w:val="both"/>
              <w:rPr>
                <w:rFonts w:asciiTheme="majorBidi" w:hAnsiTheme="majorBidi" w:cstheme="majorBidi"/>
                <w:b/>
                <w:bCs/>
                <w:sz w:val="20"/>
                <w:szCs w:val="20"/>
              </w:rPr>
            </w:pPr>
          </w:p>
        </w:tc>
      </w:tr>
      <w:tr w:rsidR="00E03395" w:rsidRPr="00BB6FA3" w14:paraId="48C0B60F" w14:textId="77777777" w:rsidTr="000B6D16">
        <w:trPr>
          <w:trHeight w:val="252"/>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C09E5F" w14:textId="77777777" w:rsidR="00E03395" w:rsidRPr="00BB6FA3" w:rsidRDefault="00E03395" w:rsidP="000B59EB">
            <w:pPr>
              <w:spacing w:line="360" w:lineRule="auto"/>
              <w:jc w:val="both"/>
              <w:rPr>
                <w:rFonts w:asciiTheme="majorBidi" w:hAnsiTheme="majorBidi" w:cstheme="majorBidi"/>
                <w:b/>
                <w:bCs/>
                <w:sz w:val="20"/>
                <w:szCs w:val="20"/>
              </w:rPr>
            </w:pPr>
          </w:p>
        </w:tc>
        <w:tc>
          <w:tcPr>
            <w:tcW w:w="1417" w:type="dxa"/>
            <w:vMerge w:val="restart"/>
            <w:tcBorders>
              <w:top w:val="single" w:sz="4" w:space="0" w:color="auto"/>
              <w:left w:val="single" w:sz="4" w:space="0" w:color="auto"/>
              <w:bottom w:val="single" w:sz="4" w:space="0" w:color="auto"/>
              <w:right w:val="single" w:sz="4" w:space="0" w:color="auto"/>
            </w:tcBorders>
          </w:tcPr>
          <w:p w14:paraId="5F886964" w14:textId="77777777"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Ajouter une compétence.</w:t>
            </w:r>
          </w:p>
        </w:tc>
        <w:tc>
          <w:tcPr>
            <w:tcW w:w="4253" w:type="dxa"/>
            <w:tcBorders>
              <w:top w:val="single" w:sz="4" w:space="0" w:color="auto"/>
              <w:left w:val="single" w:sz="4" w:space="0" w:color="auto"/>
              <w:bottom w:val="single" w:sz="4" w:space="0" w:color="auto"/>
              <w:right w:val="single" w:sz="4" w:space="0" w:color="auto"/>
            </w:tcBorders>
          </w:tcPr>
          <w:p w14:paraId="0F401B17" w14:textId="77777777"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 xml:space="preserve">Créer les </w:t>
            </w:r>
            <w:proofErr w:type="spellStart"/>
            <w:r w:rsidRPr="00BB6FA3">
              <w:rPr>
                <w:rFonts w:asciiTheme="majorBidi" w:hAnsiTheme="majorBidi" w:cstheme="majorBidi"/>
                <w:sz w:val="20"/>
                <w:szCs w:val="20"/>
              </w:rPr>
              <w:t>IHMs</w:t>
            </w:r>
            <w:proofErr w:type="spellEnd"/>
            <w:r w:rsidRPr="00BB6FA3">
              <w:rPr>
                <w:rFonts w:asciiTheme="majorBidi" w:hAnsiTheme="majorBidi" w:cstheme="majorBidi"/>
                <w:sz w:val="20"/>
                <w:szCs w:val="20"/>
              </w:rPr>
              <w:t>.</w:t>
            </w:r>
          </w:p>
        </w:tc>
        <w:tc>
          <w:tcPr>
            <w:tcW w:w="1270" w:type="dxa"/>
            <w:vMerge/>
            <w:tcBorders>
              <w:top w:val="single" w:sz="4" w:space="0" w:color="auto"/>
              <w:left w:val="single" w:sz="4" w:space="0" w:color="auto"/>
              <w:bottom w:val="single" w:sz="4" w:space="0" w:color="auto"/>
              <w:right w:val="single" w:sz="4" w:space="0" w:color="auto"/>
            </w:tcBorders>
          </w:tcPr>
          <w:p w14:paraId="295BFB34" w14:textId="77777777" w:rsidR="00E03395" w:rsidRPr="00BB6FA3" w:rsidRDefault="00E03395" w:rsidP="000B59EB">
            <w:pPr>
              <w:spacing w:line="360" w:lineRule="auto"/>
              <w:jc w:val="both"/>
              <w:rPr>
                <w:rFonts w:asciiTheme="majorBidi" w:hAnsiTheme="majorBidi" w:cstheme="majorBidi"/>
                <w:b/>
                <w:bCs/>
                <w:sz w:val="20"/>
                <w:szCs w:val="20"/>
              </w:rPr>
            </w:pPr>
          </w:p>
        </w:tc>
      </w:tr>
      <w:tr w:rsidR="00E03395" w:rsidRPr="00BB6FA3" w14:paraId="3947CE2D" w14:textId="77777777" w:rsidTr="000B6D16">
        <w:trPr>
          <w:trHeight w:val="180"/>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41531D2" w14:textId="77777777" w:rsidR="00E03395" w:rsidRPr="00BB6FA3" w:rsidRDefault="00E03395" w:rsidP="000B59EB">
            <w:pPr>
              <w:spacing w:line="360" w:lineRule="auto"/>
              <w:jc w:val="both"/>
              <w:rPr>
                <w:rFonts w:asciiTheme="majorBidi" w:hAnsiTheme="majorBidi" w:cstheme="majorBidi"/>
                <w:b/>
                <w:bCs/>
                <w:sz w:val="20"/>
                <w:szCs w:val="20"/>
              </w:rPr>
            </w:pPr>
          </w:p>
        </w:tc>
        <w:tc>
          <w:tcPr>
            <w:tcW w:w="1417" w:type="dxa"/>
            <w:vMerge/>
            <w:tcBorders>
              <w:top w:val="single" w:sz="4" w:space="0" w:color="auto"/>
              <w:left w:val="single" w:sz="4" w:space="0" w:color="auto"/>
              <w:bottom w:val="single" w:sz="4" w:space="0" w:color="auto"/>
              <w:right w:val="single" w:sz="4" w:space="0" w:color="auto"/>
            </w:tcBorders>
          </w:tcPr>
          <w:p w14:paraId="5C250CFE" w14:textId="77777777" w:rsidR="00E03395" w:rsidRPr="00BB6FA3" w:rsidRDefault="00E03395" w:rsidP="000B59EB">
            <w:pPr>
              <w:spacing w:line="360" w:lineRule="auto"/>
              <w:jc w:val="both"/>
              <w:rPr>
                <w:rFonts w:asciiTheme="majorBidi" w:hAnsiTheme="majorBidi" w:cstheme="majorBidi"/>
                <w:sz w:val="20"/>
                <w:szCs w:val="20"/>
              </w:rPr>
            </w:pPr>
          </w:p>
        </w:tc>
        <w:tc>
          <w:tcPr>
            <w:tcW w:w="4253" w:type="dxa"/>
            <w:tcBorders>
              <w:top w:val="single" w:sz="4" w:space="0" w:color="auto"/>
              <w:left w:val="single" w:sz="4" w:space="0" w:color="auto"/>
              <w:bottom w:val="single" w:sz="4" w:space="0" w:color="auto"/>
              <w:right w:val="single" w:sz="4" w:space="0" w:color="auto"/>
            </w:tcBorders>
          </w:tcPr>
          <w:p w14:paraId="147065F6" w14:textId="77777777"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Rendre l’interface responsive.</w:t>
            </w:r>
          </w:p>
        </w:tc>
        <w:tc>
          <w:tcPr>
            <w:tcW w:w="1270" w:type="dxa"/>
            <w:vMerge/>
            <w:tcBorders>
              <w:top w:val="single" w:sz="4" w:space="0" w:color="auto"/>
              <w:left w:val="single" w:sz="4" w:space="0" w:color="auto"/>
              <w:bottom w:val="single" w:sz="4" w:space="0" w:color="auto"/>
              <w:right w:val="single" w:sz="4" w:space="0" w:color="auto"/>
            </w:tcBorders>
          </w:tcPr>
          <w:p w14:paraId="3704413F" w14:textId="77777777" w:rsidR="00E03395" w:rsidRPr="00BB6FA3" w:rsidRDefault="00E03395" w:rsidP="000B59EB">
            <w:pPr>
              <w:spacing w:line="360" w:lineRule="auto"/>
              <w:jc w:val="both"/>
              <w:rPr>
                <w:rFonts w:asciiTheme="majorBidi" w:hAnsiTheme="majorBidi" w:cstheme="majorBidi"/>
                <w:b/>
                <w:bCs/>
                <w:sz w:val="20"/>
                <w:szCs w:val="20"/>
              </w:rPr>
            </w:pPr>
          </w:p>
        </w:tc>
      </w:tr>
      <w:tr w:rsidR="00E03395" w:rsidRPr="00BB6FA3" w14:paraId="7D4EF540" w14:textId="77777777" w:rsidTr="000B6D16">
        <w:trPr>
          <w:trHeight w:val="180"/>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2BD6858" w14:textId="77777777" w:rsidR="00E03395" w:rsidRPr="00BB6FA3" w:rsidRDefault="00E03395" w:rsidP="000B59EB">
            <w:pPr>
              <w:spacing w:line="360" w:lineRule="auto"/>
              <w:jc w:val="both"/>
              <w:rPr>
                <w:rFonts w:asciiTheme="majorBidi" w:hAnsiTheme="majorBidi" w:cstheme="majorBidi"/>
                <w:b/>
                <w:bCs/>
                <w:sz w:val="20"/>
                <w:szCs w:val="20"/>
              </w:rPr>
            </w:pPr>
          </w:p>
        </w:tc>
        <w:tc>
          <w:tcPr>
            <w:tcW w:w="1417" w:type="dxa"/>
            <w:vMerge/>
            <w:tcBorders>
              <w:top w:val="single" w:sz="4" w:space="0" w:color="auto"/>
              <w:left w:val="single" w:sz="4" w:space="0" w:color="auto"/>
              <w:bottom w:val="single" w:sz="4" w:space="0" w:color="auto"/>
              <w:right w:val="single" w:sz="4" w:space="0" w:color="auto"/>
            </w:tcBorders>
          </w:tcPr>
          <w:p w14:paraId="0758C333" w14:textId="77777777" w:rsidR="00E03395" w:rsidRPr="00BB6FA3" w:rsidRDefault="00E03395" w:rsidP="000B59EB">
            <w:pPr>
              <w:spacing w:line="360" w:lineRule="auto"/>
              <w:jc w:val="both"/>
              <w:rPr>
                <w:rFonts w:asciiTheme="majorBidi" w:hAnsiTheme="majorBidi" w:cstheme="majorBidi"/>
                <w:sz w:val="20"/>
                <w:szCs w:val="20"/>
              </w:rPr>
            </w:pPr>
          </w:p>
        </w:tc>
        <w:tc>
          <w:tcPr>
            <w:tcW w:w="4253" w:type="dxa"/>
            <w:tcBorders>
              <w:top w:val="single" w:sz="4" w:space="0" w:color="auto"/>
              <w:left w:val="single" w:sz="4" w:space="0" w:color="auto"/>
              <w:bottom w:val="single" w:sz="4" w:space="0" w:color="auto"/>
              <w:right w:val="single" w:sz="4" w:space="0" w:color="auto"/>
            </w:tcBorders>
          </w:tcPr>
          <w:p w14:paraId="73453D16" w14:textId="77777777"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Créer la fonctionnalité d’ajout d’une compétence.</w:t>
            </w:r>
          </w:p>
        </w:tc>
        <w:tc>
          <w:tcPr>
            <w:tcW w:w="1270" w:type="dxa"/>
            <w:vMerge/>
            <w:tcBorders>
              <w:top w:val="single" w:sz="4" w:space="0" w:color="auto"/>
              <w:left w:val="single" w:sz="4" w:space="0" w:color="auto"/>
              <w:bottom w:val="single" w:sz="4" w:space="0" w:color="auto"/>
              <w:right w:val="single" w:sz="4" w:space="0" w:color="auto"/>
            </w:tcBorders>
          </w:tcPr>
          <w:p w14:paraId="424572B9" w14:textId="77777777" w:rsidR="00E03395" w:rsidRPr="00BB6FA3" w:rsidRDefault="00E03395" w:rsidP="000B59EB">
            <w:pPr>
              <w:spacing w:line="360" w:lineRule="auto"/>
              <w:jc w:val="both"/>
              <w:rPr>
                <w:rFonts w:asciiTheme="majorBidi" w:hAnsiTheme="majorBidi" w:cstheme="majorBidi"/>
                <w:b/>
                <w:bCs/>
                <w:sz w:val="20"/>
                <w:szCs w:val="20"/>
              </w:rPr>
            </w:pPr>
          </w:p>
        </w:tc>
      </w:tr>
      <w:tr w:rsidR="00E03395" w:rsidRPr="00BB6FA3" w14:paraId="08867B41" w14:textId="77777777" w:rsidTr="000B6D16">
        <w:trPr>
          <w:trHeight w:val="108"/>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923947B" w14:textId="77777777" w:rsidR="00E03395" w:rsidRPr="00BB6FA3" w:rsidRDefault="00E03395" w:rsidP="000B59EB">
            <w:pPr>
              <w:spacing w:line="360" w:lineRule="auto"/>
              <w:jc w:val="both"/>
              <w:rPr>
                <w:rFonts w:asciiTheme="majorBidi" w:hAnsiTheme="majorBidi" w:cstheme="majorBidi"/>
                <w:b/>
                <w:bCs/>
                <w:sz w:val="20"/>
                <w:szCs w:val="20"/>
              </w:rPr>
            </w:pPr>
          </w:p>
        </w:tc>
        <w:tc>
          <w:tcPr>
            <w:tcW w:w="1417" w:type="dxa"/>
            <w:vMerge w:val="restart"/>
            <w:tcBorders>
              <w:top w:val="single" w:sz="4" w:space="0" w:color="auto"/>
              <w:left w:val="single" w:sz="4" w:space="0" w:color="auto"/>
              <w:bottom w:val="single" w:sz="4" w:space="0" w:color="auto"/>
              <w:right w:val="single" w:sz="4" w:space="0" w:color="auto"/>
            </w:tcBorders>
          </w:tcPr>
          <w:p w14:paraId="450412D1" w14:textId="77777777"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Modifier une compétence.</w:t>
            </w:r>
          </w:p>
        </w:tc>
        <w:tc>
          <w:tcPr>
            <w:tcW w:w="4253" w:type="dxa"/>
            <w:tcBorders>
              <w:top w:val="single" w:sz="4" w:space="0" w:color="auto"/>
              <w:left w:val="single" w:sz="4" w:space="0" w:color="auto"/>
              <w:bottom w:val="single" w:sz="4" w:space="0" w:color="auto"/>
              <w:right w:val="single" w:sz="4" w:space="0" w:color="auto"/>
            </w:tcBorders>
          </w:tcPr>
          <w:p w14:paraId="4852B77D" w14:textId="77777777"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 xml:space="preserve">Créer les </w:t>
            </w:r>
            <w:proofErr w:type="spellStart"/>
            <w:r w:rsidRPr="00BB6FA3">
              <w:rPr>
                <w:rFonts w:asciiTheme="majorBidi" w:hAnsiTheme="majorBidi" w:cstheme="majorBidi"/>
                <w:sz w:val="20"/>
                <w:szCs w:val="20"/>
              </w:rPr>
              <w:t>IHMs</w:t>
            </w:r>
            <w:proofErr w:type="spellEnd"/>
            <w:r w:rsidRPr="00BB6FA3">
              <w:rPr>
                <w:rFonts w:asciiTheme="majorBidi" w:hAnsiTheme="majorBidi" w:cstheme="majorBidi"/>
                <w:sz w:val="20"/>
                <w:szCs w:val="20"/>
              </w:rPr>
              <w:t>.</w:t>
            </w:r>
          </w:p>
        </w:tc>
        <w:tc>
          <w:tcPr>
            <w:tcW w:w="1270" w:type="dxa"/>
            <w:vMerge/>
            <w:tcBorders>
              <w:top w:val="single" w:sz="4" w:space="0" w:color="auto"/>
              <w:left w:val="single" w:sz="4" w:space="0" w:color="auto"/>
              <w:bottom w:val="single" w:sz="4" w:space="0" w:color="auto"/>
              <w:right w:val="single" w:sz="4" w:space="0" w:color="auto"/>
            </w:tcBorders>
          </w:tcPr>
          <w:p w14:paraId="28560EE7" w14:textId="77777777" w:rsidR="00E03395" w:rsidRPr="00BB6FA3" w:rsidRDefault="00E03395" w:rsidP="000B59EB">
            <w:pPr>
              <w:spacing w:line="360" w:lineRule="auto"/>
              <w:jc w:val="both"/>
              <w:rPr>
                <w:rFonts w:asciiTheme="majorBidi" w:hAnsiTheme="majorBidi" w:cstheme="majorBidi"/>
                <w:b/>
                <w:bCs/>
                <w:sz w:val="20"/>
                <w:szCs w:val="20"/>
              </w:rPr>
            </w:pPr>
          </w:p>
        </w:tc>
      </w:tr>
      <w:tr w:rsidR="00E03395" w:rsidRPr="00BB6FA3" w14:paraId="53391BB7" w14:textId="77777777" w:rsidTr="000B6D16">
        <w:trPr>
          <w:trHeight w:val="384"/>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A331D18" w14:textId="77777777" w:rsidR="00E03395" w:rsidRPr="00BB6FA3" w:rsidRDefault="00E03395" w:rsidP="000B59EB">
            <w:pPr>
              <w:spacing w:line="360" w:lineRule="auto"/>
              <w:jc w:val="both"/>
              <w:rPr>
                <w:rFonts w:asciiTheme="majorBidi" w:hAnsiTheme="majorBidi" w:cstheme="majorBidi"/>
                <w:b/>
                <w:bCs/>
                <w:sz w:val="20"/>
                <w:szCs w:val="20"/>
              </w:rPr>
            </w:pPr>
          </w:p>
        </w:tc>
        <w:tc>
          <w:tcPr>
            <w:tcW w:w="1417" w:type="dxa"/>
            <w:vMerge/>
            <w:tcBorders>
              <w:top w:val="single" w:sz="4" w:space="0" w:color="auto"/>
              <w:left w:val="single" w:sz="4" w:space="0" w:color="auto"/>
              <w:bottom w:val="single" w:sz="4" w:space="0" w:color="auto"/>
              <w:right w:val="single" w:sz="4" w:space="0" w:color="auto"/>
            </w:tcBorders>
          </w:tcPr>
          <w:p w14:paraId="05EFE934" w14:textId="77777777" w:rsidR="00E03395" w:rsidRPr="00BB6FA3" w:rsidRDefault="00E03395" w:rsidP="000B59EB">
            <w:pPr>
              <w:spacing w:line="360" w:lineRule="auto"/>
              <w:jc w:val="both"/>
              <w:rPr>
                <w:rFonts w:asciiTheme="majorBidi" w:hAnsiTheme="majorBidi" w:cstheme="majorBidi"/>
                <w:sz w:val="20"/>
                <w:szCs w:val="20"/>
              </w:rPr>
            </w:pPr>
          </w:p>
        </w:tc>
        <w:tc>
          <w:tcPr>
            <w:tcW w:w="4253" w:type="dxa"/>
            <w:tcBorders>
              <w:top w:val="single" w:sz="4" w:space="0" w:color="auto"/>
              <w:left w:val="single" w:sz="4" w:space="0" w:color="auto"/>
              <w:bottom w:val="single" w:sz="4" w:space="0" w:color="auto"/>
              <w:right w:val="single" w:sz="4" w:space="0" w:color="auto"/>
            </w:tcBorders>
          </w:tcPr>
          <w:p w14:paraId="5FD22E4E" w14:textId="77777777"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Créer la fonctionnalité de modification d’une compétence.</w:t>
            </w:r>
          </w:p>
        </w:tc>
        <w:tc>
          <w:tcPr>
            <w:tcW w:w="1270" w:type="dxa"/>
            <w:vMerge/>
            <w:tcBorders>
              <w:top w:val="single" w:sz="4" w:space="0" w:color="auto"/>
              <w:left w:val="single" w:sz="4" w:space="0" w:color="auto"/>
              <w:bottom w:val="single" w:sz="4" w:space="0" w:color="auto"/>
              <w:right w:val="single" w:sz="4" w:space="0" w:color="auto"/>
            </w:tcBorders>
          </w:tcPr>
          <w:p w14:paraId="1D474BF1" w14:textId="77777777" w:rsidR="00E03395" w:rsidRPr="00BB6FA3" w:rsidRDefault="00E03395" w:rsidP="000B59EB">
            <w:pPr>
              <w:spacing w:line="360" w:lineRule="auto"/>
              <w:jc w:val="both"/>
              <w:rPr>
                <w:rFonts w:asciiTheme="majorBidi" w:hAnsiTheme="majorBidi" w:cstheme="majorBidi"/>
                <w:b/>
                <w:bCs/>
                <w:sz w:val="20"/>
                <w:szCs w:val="20"/>
              </w:rPr>
            </w:pPr>
          </w:p>
        </w:tc>
      </w:tr>
      <w:tr w:rsidR="00E03395" w:rsidRPr="00BB6FA3" w14:paraId="1B07B4E4" w14:textId="77777777" w:rsidTr="000B6D16">
        <w:trPr>
          <w:trHeight w:val="1045"/>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0E91A0A" w14:textId="77777777" w:rsidR="00E03395" w:rsidRPr="00BB6FA3" w:rsidRDefault="00E03395" w:rsidP="000B59EB">
            <w:pPr>
              <w:spacing w:line="360" w:lineRule="auto"/>
              <w:jc w:val="both"/>
              <w:rPr>
                <w:rFonts w:asciiTheme="majorBidi" w:hAnsiTheme="majorBidi" w:cstheme="majorBidi"/>
                <w:b/>
                <w:bCs/>
                <w:sz w:val="20"/>
                <w:szCs w:val="20"/>
              </w:rPr>
            </w:pPr>
          </w:p>
        </w:tc>
        <w:tc>
          <w:tcPr>
            <w:tcW w:w="1417" w:type="dxa"/>
            <w:tcBorders>
              <w:top w:val="single" w:sz="4" w:space="0" w:color="auto"/>
              <w:left w:val="single" w:sz="4" w:space="0" w:color="auto"/>
              <w:bottom w:val="single" w:sz="4" w:space="0" w:color="auto"/>
              <w:right w:val="single" w:sz="4" w:space="0" w:color="auto"/>
            </w:tcBorders>
          </w:tcPr>
          <w:p w14:paraId="1998D451" w14:textId="77777777"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Supprimer une compétence.</w:t>
            </w:r>
          </w:p>
        </w:tc>
        <w:tc>
          <w:tcPr>
            <w:tcW w:w="4253" w:type="dxa"/>
            <w:tcBorders>
              <w:top w:val="single" w:sz="4" w:space="0" w:color="auto"/>
              <w:left w:val="single" w:sz="4" w:space="0" w:color="auto"/>
              <w:bottom w:val="single" w:sz="4" w:space="0" w:color="auto"/>
              <w:right w:val="single" w:sz="4" w:space="0" w:color="auto"/>
            </w:tcBorders>
          </w:tcPr>
          <w:p w14:paraId="38FC446B" w14:textId="77777777" w:rsidR="00E03395"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Créer la fonctionnalité de suppression d’une compétence.</w:t>
            </w:r>
          </w:p>
          <w:p w14:paraId="1715E35F" w14:textId="3587E22A" w:rsidR="00E03395" w:rsidRPr="00BB6FA3" w:rsidRDefault="00E03395" w:rsidP="000B59EB">
            <w:pPr>
              <w:spacing w:line="360" w:lineRule="auto"/>
              <w:jc w:val="both"/>
              <w:rPr>
                <w:rFonts w:asciiTheme="majorBidi" w:hAnsiTheme="majorBidi" w:cstheme="majorBidi"/>
                <w:sz w:val="20"/>
                <w:szCs w:val="20"/>
              </w:rPr>
            </w:pPr>
          </w:p>
        </w:tc>
        <w:tc>
          <w:tcPr>
            <w:tcW w:w="1270" w:type="dxa"/>
            <w:vMerge/>
            <w:tcBorders>
              <w:top w:val="single" w:sz="4" w:space="0" w:color="auto"/>
              <w:left w:val="single" w:sz="4" w:space="0" w:color="auto"/>
              <w:bottom w:val="single" w:sz="4" w:space="0" w:color="auto"/>
              <w:right w:val="single" w:sz="4" w:space="0" w:color="auto"/>
            </w:tcBorders>
          </w:tcPr>
          <w:p w14:paraId="3DC072FA" w14:textId="77777777" w:rsidR="00E03395" w:rsidRPr="00BB6FA3" w:rsidRDefault="00E03395" w:rsidP="000B59EB">
            <w:pPr>
              <w:spacing w:line="360" w:lineRule="auto"/>
              <w:jc w:val="both"/>
              <w:rPr>
                <w:rFonts w:asciiTheme="majorBidi" w:hAnsiTheme="majorBidi" w:cstheme="majorBidi"/>
                <w:b/>
                <w:bCs/>
                <w:sz w:val="20"/>
                <w:szCs w:val="20"/>
              </w:rPr>
            </w:pPr>
          </w:p>
        </w:tc>
      </w:tr>
      <w:tr w:rsidR="00E03395" w:rsidRPr="00BB6FA3" w14:paraId="0E8AE038" w14:textId="77777777" w:rsidTr="000B6D16">
        <w:trPr>
          <w:trHeight w:val="127"/>
        </w:trPr>
        <w:tc>
          <w:tcPr>
            <w:tcW w:w="2122"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1760485" w14:textId="14C5284C" w:rsidR="00E03395" w:rsidRPr="00BB6FA3" w:rsidRDefault="00E03395" w:rsidP="000B59EB">
            <w:pPr>
              <w:spacing w:line="360" w:lineRule="auto"/>
              <w:jc w:val="both"/>
              <w:rPr>
                <w:rFonts w:asciiTheme="majorBidi" w:hAnsiTheme="majorBidi" w:cstheme="majorBidi"/>
                <w:b/>
                <w:bCs/>
                <w:sz w:val="20"/>
                <w:szCs w:val="20"/>
              </w:rPr>
            </w:pPr>
            <w:r>
              <w:rPr>
                <w:rFonts w:asciiTheme="majorBidi" w:hAnsiTheme="majorBidi" w:cstheme="majorBidi"/>
                <w:b/>
                <w:bCs/>
                <w:sz w:val="20"/>
                <w:szCs w:val="20"/>
              </w:rPr>
              <w:t xml:space="preserve">Gestion de listes des éditeurs  </w:t>
            </w:r>
          </w:p>
        </w:tc>
        <w:tc>
          <w:tcPr>
            <w:tcW w:w="1417" w:type="dxa"/>
            <w:vMerge w:val="restart"/>
            <w:tcBorders>
              <w:top w:val="single" w:sz="4" w:space="0" w:color="auto"/>
              <w:left w:val="single" w:sz="4" w:space="0" w:color="auto"/>
              <w:bottom w:val="single" w:sz="4" w:space="0" w:color="auto"/>
              <w:right w:val="single" w:sz="4" w:space="0" w:color="auto"/>
            </w:tcBorders>
          </w:tcPr>
          <w:p w14:paraId="47982766" w14:textId="0EE714E6"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Consulter liste des éditeurs.</w:t>
            </w:r>
          </w:p>
        </w:tc>
        <w:tc>
          <w:tcPr>
            <w:tcW w:w="4253" w:type="dxa"/>
            <w:tcBorders>
              <w:top w:val="single" w:sz="4" w:space="0" w:color="auto"/>
              <w:left w:val="single" w:sz="4" w:space="0" w:color="auto"/>
              <w:bottom w:val="single" w:sz="4" w:space="0" w:color="auto"/>
              <w:right w:val="single" w:sz="4" w:space="0" w:color="auto"/>
            </w:tcBorders>
          </w:tcPr>
          <w:p w14:paraId="332C6007" w14:textId="08C61457"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 xml:space="preserve">Créer les </w:t>
            </w:r>
            <w:proofErr w:type="spellStart"/>
            <w:r w:rsidRPr="00BB6FA3">
              <w:rPr>
                <w:rFonts w:asciiTheme="majorBidi" w:hAnsiTheme="majorBidi" w:cstheme="majorBidi"/>
                <w:sz w:val="20"/>
                <w:szCs w:val="20"/>
              </w:rPr>
              <w:t>IHMs</w:t>
            </w:r>
            <w:proofErr w:type="spellEnd"/>
            <w:r w:rsidRPr="00BB6FA3">
              <w:rPr>
                <w:rFonts w:asciiTheme="majorBidi" w:hAnsiTheme="majorBidi" w:cstheme="majorBidi"/>
                <w:sz w:val="20"/>
                <w:szCs w:val="20"/>
              </w:rPr>
              <w:t>.</w:t>
            </w:r>
          </w:p>
        </w:tc>
        <w:tc>
          <w:tcPr>
            <w:tcW w:w="1270" w:type="dxa"/>
            <w:vMerge w:val="restart"/>
            <w:tcBorders>
              <w:top w:val="single" w:sz="4" w:space="0" w:color="auto"/>
              <w:left w:val="single" w:sz="4" w:space="0" w:color="auto"/>
              <w:bottom w:val="single" w:sz="4" w:space="0" w:color="auto"/>
              <w:right w:val="single" w:sz="4" w:space="0" w:color="auto"/>
            </w:tcBorders>
          </w:tcPr>
          <w:p w14:paraId="486CBC91" w14:textId="77777777" w:rsidR="00E03395" w:rsidRPr="00BB6FA3" w:rsidRDefault="00E03395" w:rsidP="000B59EB">
            <w:pPr>
              <w:spacing w:line="360" w:lineRule="auto"/>
              <w:jc w:val="both"/>
              <w:rPr>
                <w:rFonts w:asciiTheme="majorBidi" w:hAnsiTheme="majorBidi" w:cstheme="majorBidi"/>
                <w:b/>
                <w:bCs/>
                <w:sz w:val="20"/>
                <w:szCs w:val="20"/>
              </w:rPr>
            </w:pPr>
          </w:p>
        </w:tc>
      </w:tr>
      <w:tr w:rsidR="00E03395" w:rsidRPr="00BB6FA3" w14:paraId="634585B3" w14:textId="77777777" w:rsidTr="000B6D16">
        <w:trPr>
          <w:trHeight w:val="207"/>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D992D2" w14:textId="77777777" w:rsidR="00E03395" w:rsidRDefault="00E03395" w:rsidP="000B59EB">
            <w:pPr>
              <w:spacing w:line="360" w:lineRule="auto"/>
              <w:jc w:val="both"/>
              <w:rPr>
                <w:rFonts w:asciiTheme="majorBidi" w:hAnsiTheme="majorBidi" w:cstheme="majorBidi"/>
                <w:b/>
                <w:bCs/>
                <w:sz w:val="20"/>
                <w:szCs w:val="20"/>
              </w:rPr>
            </w:pPr>
          </w:p>
        </w:tc>
        <w:tc>
          <w:tcPr>
            <w:tcW w:w="1417" w:type="dxa"/>
            <w:vMerge/>
            <w:tcBorders>
              <w:top w:val="single" w:sz="4" w:space="0" w:color="auto"/>
              <w:left w:val="single" w:sz="4" w:space="0" w:color="auto"/>
              <w:bottom w:val="single" w:sz="4" w:space="0" w:color="auto"/>
              <w:right w:val="single" w:sz="4" w:space="0" w:color="auto"/>
            </w:tcBorders>
          </w:tcPr>
          <w:p w14:paraId="2DE2583C" w14:textId="77777777" w:rsidR="00E03395" w:rsidRPr="00BB6FA3" w:rsidRDefault="00E03395" w:rsidP="000B59EB">
            <w:pPr>
              <w:spacing w:line="360" w:lineRule="auto"/>
              <w:jc w:val="both"/>
              <w:rPr>
                <w:rFonts w:asciiTheme="majorBidi" w:hAnsiTheme="majorBidi" w:cstheme="majorBidi"/>
                <w:sz w:val="20"/>
                <w:szCs w:val="20"/>
              </w:rPr>
            </w:pPr>
          </w:p>
        </w:tc>
        <w:tc>
          <w:tcPr>
            <w:tcW w:w="4253" w:type="dxa"/>
            <w:tcBorders>
              <w:top w:val="single" w:sz="4" w:space="0" w:color="auto"/>
              <w:left w:val="single" w:sz="4" w:space="0" w:color="auto"/>
              <w:bottom w:val="single" w:sz="4" w:space="0" w:color="auto"/>
              <w:right w:val="single" w:sz="4" w:space="0" w:color="auto"/>
            </w:tcBorders>
          </w:tcPr>
          <w:p w14:paraId="5F5FB662" w14:textId="20522E59"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Rendre l’interface responsive.</w:t>
            </w:r>
          </w:p>
        </w:tc>
        <w:tc>
          <w:tcPr>
            <w:tcW w:w="1270" w:type="dxa"/>
            <w:vMerge/>
            <w:tcBorders>
              <w:top w:val="single" w:sz="4" w:space="0" w:color="auto"/>
              <w:left w:val="single" w:sz="4" w:space="0" w:color="auto"/>
              <w:bottom w:val="single" w:sz="4" w:space="0" w:color="auto"/>
              <w:right w:val="single" w:sz="4" w:space="0" w:color="auto"/>
            </w:tcBorders>
          </w:tcPr>
          <w:p w14:paraId="75E4BD77" w14:textId="77777777" w:rsidR="00E03395" w:rsidRPr="00BB6FA3" w:rsidRDefault="00E03395" w:rsidP="000B59EB">
            <w:pPr>
              <w:spacing w:line="360" w:lineRule="auto"/>
              <w:jc w:val="both"/>
              <w:rPr>
                <w:rFonts w:asciiTheme="majorBidi" w:hAnsiTheme="majorBidi" w:cstheme="majorBidi"/>
                <w:b/>
                <w:bCs/>
                <w:sz w:val="20"/>
                <w:szCs w:val="20"/>
              </w:rPr>
            </w:pPr>
          </w:p>
        </w:tc>
      </w:tr>
      <w:tr w:rsidR="00E03395" w:rsidRPr="00BB6FA3" w14:paraId="16D0847A" w14:textId="77777777" w:rsidTr="000B6D16">
        <w:trPr>
          <w:trHeight w:val="159"/>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3E85DB0" w14:textId="77777777" w:rsidR="00E03395" w:rsidRDefault="00E03395" w:rsidP="000B59EB">
            <w:pPr>
              <w:spacing w:line="360" w:lineRule="auto"/>
              <w:jc w:val="both"/>
              <w:rPr>
                <w:rFonts w:asciiTheme="majorBidi" w:hAnsiTheme="majorBidi" w:cstheme="majorBidi"/>
                <w:b/>
                <w:bCs/>
                <w:sz w:val="20"/>
                <w:szCs w:val="20"/>
              </w:rPr>
            </w:pPr>
          </w:p>
        </w:tc>
        <w:tc>
          <w:tcPr>
            <w:tcW w:w="1417" w:type="dxa"/>
            <w:vMerge w:val="restart"/>
            <w:tcBorders>
              <w:top w:val="single" w:sz="4" w:space="0" w:color="auto"/>
              <w:left w:val="single" w:sz="4" w:space="0" w:color="auto"/>
              <w:bottom w:val="single" w:sz="4" w:space="0" w:color="auto"/>
              <w:right w:val="single" w:sz="4" w:space="0" w:color="auto"/>
            </w:tcBorders>
          </w:tcPr>
          <w:p w14:paraId="745EEC4C" w14:textId="44956EEC"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Ajouter un éditeur.</w:t>
            </w:r>
          </w:p>
        </w:tc>
        <w:tc>
          <w:tcPr>
            <w:tcW w:w="4253" w:type="dxa"/>
            <w:tcBorders>
              <w:top w:val="single" w:sz="4" w:space="0" w:color="auto"/>
              <w:left w:val="single" w:sz="4" w:space="0" w:color="auto"/>
              <w:bottom w:val="single" w:sz="4" w:space="0" w:color="auto"/>
              <w:right w:val="single" w:sz="4" w:space="0" w:color="auto"/>
            </w:tcBorders>
          </w:tcPr>
          <w:p w14:paraId="789C04C2" w14:textId="58510749"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 xml:space="preserve">Créer les </w:t>
            </w:r>
            <w:proofErr w:type="spellStart"/>
            <w:r w:rsidRPr="00BB6FA3">
              <w:rPr>
                <w:rFonts w:asciiTheme="majorBidi" w:hAnsiTheme="majorBidi" w:cstheme="majorBidi"/>
                <w:sz w:val="20"/>
                <w:szCs w:val="20"/>
              </w:rPr>
              <w:t>IHMs</w:t>
            </w:r>
            <w:proofErr w:type="spellEnd"/>
            <w:r w:rsidRPr="00BB6FA3">
              <w:rPr>
                <w:rFonts w:asciiTheme="majorBidi" w:hAnsiTheme="majorBidi" w:cstheme="majorBidi"/>
                <w:sz w:val="20"/>
                <w:szCs w:val="20"/>
              </w:rPr>
              <w:t>.</w:t>
            </w:r>
          </w:p>
        </w:tc>
        <w:tc>
          <w:tcPr>
            <w:tcW w:w="1270" w:type="dxa"/>
            <w:vMerge/>
            <w:tcBorders>
              <w:top w:val="single" w:sz="4" w:space="0" w:color="auto"/>
              <w:left w:val="single" w:sz="4" w:space="0" w:color="auto"/>
              <w:bottom w:val="single" w:sz="4" w:space="0" w:color="auto"/>
              <w:right w:val="single" w:sz="4" w:space="0" w:color="auto"/>
            </w:tcBorders>
          </w:tcPr>
          <w:p w14:paraId="146F8F13" w14:textId="77777777" w:rsidR="00E03395" w:rsidRPr="00BB6FA3" w:rsidRDefault="00E03395" w:rsidP="000B59EB">
            <w:pPr>
              <w:spacing w:line="360" w:lineRule="auto"/>
              <w:jc w:val="both"/>
              <w:rPr>
                <w:rFonts w:asciiTheme="majorBidi" w:hAnsiTheme="majorBidi" w:cstheme="majorBidi"/>
                <w:b/>
                <w:bCs/>
                <w:sz w:val="20"/>
                <w:szCs w:val="20"/>
              </w:rPr>
            </w:pPr>
          </w:p>
        </w:tc>
      </w:tr>
      <w:tr w:rsidR="00E03395" w:rsidRPr="00BB6FA3" w14:paraId="3778EE0B" w14:textId="77777777" w:rsidTr="000B6D16">
        <w:trPr>
          <w:trHeight w:val="120"/>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F95F372" w14:textId="77777777" w:rsidR="00E03395" w:rsidRDefault="00E03395" w:rsidP="000B59EB">
            <w:pPr>
              <w:spacing w:line="360" w:lineRule="auto"/>
              <w:jc w:val="both"/>
              <w:rPr>
                <w:rFonts w:asciiTheme="majorBidi" w:hAnsiTheme="majorBidi" w:cstheme="majorBidi"/>
                <w:b/>
                <w:bCs/>
                <w:sz w:val="20"/>
                <w:szCs w:val="20"/>
              </w:rPr>
            </w:pPr>
          </w:p>
        </w:tc>
        <w:tc>
          <w:tcPr>
            <w:tcW w:w="1417" w:type="dxa"/>
            <w:vMerge/>
            <w:tcBorders>
              <w:top w:val="single" w:sz="4" w:space="0" w:color="auto"/>
              <w:left w:val="single" w:sz="4" w:space="0" w:color="auto"/>
              <w:bottom w:val="single" w:sz="4" w:space="0" w:color="auto"/>
              <w:right w:val="single" w:sz="4" w:space="0" w:color="auto"/>
            </w:tcBorders>
          </w:tcPr>
          <w:p w14:paraId="66A9568C" w14:textId="77777777" w:rsidR="00E03395" w:rsidRPr="00BB6FA3" w:rsidRDefault="00E03395" w:rsidP="000B59EB">
            <w:pPr>
              <w:spacing w:line="360" w:lineRule="auto"/>
              <w:jc w:val="both"/>
              <w:rPr>
                <w:rFonts w:asciiTheme="majorBidi" w:hAnsiTheme="majorBidi" w:cstheme="majorBidi"/>
                <w:sz w:val="20"/>
                <w:szCs w:val="20"/>
              </w:rPr>
            </w:pPr>
          </w:p>
        </w:tc>
        <w:tc>
          <w:tcPr>
            <w:tcW w:w="4253" w:type="dxa"/>
            <w:tcBorders>
              <w:top w:val="single" w:sz="4" w:space="0" w:color="auto"/>
              <w:left w:val="single" w:sz="4" w:space="0" w:color="auto"/>
              <w:bottom w:val="single" w:sz="4" w:space="0" w:color="auto"/>
              <w:right w:val="single" w:sz="4" w:space="0" w:color="auto"/>
            </w:tcBorders>
          </w:tcPr>
          <w:p w14:paraId="096A15B3" w14:textId="0A1B23A8"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Rendre l’interface responsive.</w:t>
            </w:r>
          </w:p>
        </w:tc>
        <w:tc>
          <w:tcPr>
            <w:tcW w:w="1270" w:type="dxa"/>
            <w:vMerge/>
            <w:tcBorders>
              <w:top w:val="single" w:sz="4" w:space="0" w:color="auto"/>
              <w:left w:val="single" w:sz="4" w:space="0" w:color="auto"/>
              <w:bottom w:val="single" w:sz="4" w:space="0" w:color="auto"/>
              <w:right w:val="single" w:sz="4" w:space="0" w:color="auto"/>
            </w:tcBorders>
          </w:tcPr>
          <w:p w14:paraId="45CF2987" w14:textId="77777777" w:rsidR="00E03395" w:rsidRPr="00BB6FA3" w:rsidRDefault="00E03395" w:rsidP="000B59EB">
            <w:pPr>
              <w:spacing w:line="360" w:lineRule="auto"/>
              <w:jc w:val="both"/>
              <w:rPr>
                <w:rFonts w:asciiTheme="majorBidi" w:hAnsiTheme="majorBidi" w:cstheme="majorBidi"/>
                <w:b/>
                <w:bCs/>
                <w:sz w:val="20"/>
                <w:szCs w:val="20"/>
              </w:rPr>
            </w:pPr>
          </w:p>
        </w:tc>
      </w:tr>
      <w:tr w:rsidR="00E03395" w:rsidRPr="00BB6FA3" w14:paraId="5EE18A19" w14:textId="77777777" w:rsidTr="000B6D16">
        <w:trPr>
          <w:trHeight w:val="218"/>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689B21A" w14:textId="77777777" w:rsidR="00E03395" w:rsidRDefault="00E03395" w:rsidP="000B59EB">
            <w:pPr>
              <w:spacing w:line="360" w:lineRule="auto"/>
              <w:jc w:val="both"/>
              <w:rPr>
                <w:rFonts w:asciiTheme="majorBidi" w:hAnsiTheme="majorBidi" w:cstheme="majorBidi"/>
                <w:b/>
                <w:bCs/>
                <w:sz w:val="20"/>
                <w:szCs w:val="20"/>
              </w:rPr>
            </w:pPr>
          </w:p>
        </w:tc>
        <w:tc>
          <w:tcPr>
            <w:tcW w:w="1417" w:type="dxa"/>
            <w:vMerge/>
            <w:tcBorders>
              <w:top w:val="single" w:sz="4" w:space="0" w:color="auto"/>
              <w:left w:val="single" w:sz="4" w:space="0" w:color="auto"/>
              <w:bottom w:val="single" w:sz="4" w:space="0" w:color="auto"/>
              <w:right w:val="single" w:sz="4" w:space="0" w:color="auto"/>
            </w:tcBorders>
          </w:tcPr>
          <w:p w14:paraId="6B823129" w14:textId="77777777" w:rsidR="00E03395" w:rsidRPr="00BB6FA3" w:rsidRDefault="00E03395" w:rsidP="000B59EB">
            <w:pPr>
              <w:spacing w:line="360" w:lineRule="auto"/>
              <w:jc w:val="both"/>
              <w:rPr>
                <w:rFonts w:asciiTheme="majorBidi" w:hAnsiTheme="majorBidi" w:cstheme="majorBidi"/>
                <w:sz w:val="20"/>
                <w:szCs w:val="20"/>
              </w:rPr>
            </w:pPr>
          </w:p>
        </w:tc>
        <w:tc>
          <w:tcPr>
            <w:tcW w:w="4253" w:type="dxa"/>
            <w:tcBorders>
              <w:top w:val="single" w:sz="4" w:space="0" w:color="auto"/>
              <w:left w:val="single" w:sz="4" w:space="0" w:color="auto"/>
              <w:bottom w:val="single" w:sz="4" w:space="0" w:color="auto"/>
              <w:right w:val="single" w:sz="4" w:space="0" w:color="auto"/>
            </w:tcBorders>
          </w:tcPr>
          <w:p w14:paraId="7CA4E80E" w14:textId="7B1FD514"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Créer la fonctionnalité d’ajout d’un éditeur.</w:t>
            </w:r>
          </w:p>
        </w:tc>
        <w:tc>
          <w:tcPr>
            <w:tcW w:w="1270" w:type="dxa"/>
            <w:vMerge/>
            <w:tcBorders>
              <w:top w:val="single" w:sz="4" w:space="0" w:color="auto"/>
              <w:left w:val="single" w:sz="4" w:space="0" w:color="auto"/>
              <w:bottom w:val="single" w:sz="4" w:space="0" w:color="auto"/>
              <w:right w:val="single" w:sz="4" w:space="0" w:color="auto"/>
            </w:tcBorders>
          </w:tcPr>
          <w:p w14:paraId="5D674C28" w14:textId="77777777" w:rsidR="00E03395" w:rsidRPr="00BB6FA3" w:rsidRDefault="00E03395" w:rsidP="000B59EB">
            <w:pPr>
              <w:spacing w:line="360" w:lineRule="auto"/>
              <w:jc w:val="both"/>
              <w:rPr>
                <w:rFonts w:asciiTheme="majorBidi" w:hAnsiTheme="majorBidi" w:cstheme="majorBidi"/>
                <w:b/>
                <w:bCs/>
                <w:sz w:val="20"/>
                <w:szCs w:val="20"/>
              </w:rPr>
            </w:pPr>
          </w:p>
        </w:tc>
      </w:tr>
      <w:tr w:rsidR="00E03395" w:rsidRPr="00BB6FA3" w14:paraId="01F4C5A6" w14:textId="77777777" w:rsidTr="000B6D16">
        <w:trPr>
          <w:trHeight w:val="153"/>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7C72446" w14:textId="77777777" w:rsidR="00E03395" w:rsidRDefault="00E03395" w:rsidP="000B59EB">
            <w:pPr>
              <w:spacing w:line="360" w:lineRule="auto"/>
              <w:jc w:val="both"/>
              <w:rPr>
                <w:rFonts w:asciiTheme="majorBidi" w:hAnsiTheme="majorBidi" w:cstheme="majorBidi"/>
                <w:b/>
                <w:bCs/>
                <w:sz w:val="20"/>
                <w:szCs w:val="20"/>
              </w:rPr>
            </w:pPr>
          </w:p>
        </w:tc>
        <w:tc>
          <w:tcPr>
            <w:tcW w:w="1417" w:type="dxa"/>
            <w:vMerge w:val="restart"/>
            <w:tcBorders>
              <w:top w:val="single" w:sz="4" w:space="0" w:color="auto"/>
              <w:left w:val="single" w:sz="4" w:space="0" w:color="auto"/>
              <w:bottom w:val="single" w:sz="4" w:space="0" w:color="auto"/>
              <w:right w:val="single" w:sz="4" w:space="0" w:color="auto"/>
            </w:tcBorders>
          </w:tcPr>
          <w:p w14:paraId="6DC76306" w14:textId="733FDCC2"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Supprimer un éditeur.</w:t>
            </w:r>
          </w:p>
        </w:tc>
        <w:tc>
          <w:tcPr>
            <w:tcW w:w="4253" w:type="dxa"/>
            <w:tcBorders>
              <w:top w:val="single" w:sz="4" w:space="0" w:color="auto"/>
              <w:left w:val="single" w:sz="4" w:space="0" w:color="auto"/>
              <w:bottom w:val="single" w:sz="4" w:space="0" w:color="auto"/>
              <w:right w:val="single" w:sz="4" w:space="0" w:color="auto"/>
            </w:tcBorders>
          </w:tcPr>
          <w:p w14:paraId="152ED5F8" w14:textId="66C5903D"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 xml:space="preserve">Créer les </w:t>
            </w:r>
            <w:proofErr w:type="spellStart"/>
            <w:r w:rsidRPr="00BB6FA3">
              <w:rPr>
                <w:rFonts w:asciiTheme="majorBidi" w:hAnsiTheme="majorBidi" w:cstheme="majorBidi"/>
                <w:sz w:val="20"/>
                <w:szCs w:val="20"/>
              </w:rPr>
              <w:t>IHMs</w:t>
            </w:r>
            <w:proofErr w:type="spellEnd"/>
            <w:r w:rsidRPr="00BB6FA3">
              <w:rPr>
                <w:rFonts w:asciiTheme="majorBidi" w:hAnsiTheme="majorBidi" w:cstheme="majorBidi"/>
                <w:sz w:val="20"/>
                <w:szCs w:val="20"/>
              </w:rPr>
              <w:t>.</w:t>
            </w:r>
          </w:p>
        </w:tc>
        <w:tc>
          <w:tcPr>
            <w:tcW w:w="1270" w:type="dxa"/>
            <w:vMerge/>
            <w:tcBorders>
              <w:top w:val="single" w:sz="4" w:space="0" w:color="auto"/>
              <w:left w:val="single" w:sz="4" w:space="0" w:color="auto"/>
              <w:bottom w:val="single" w:sz="4" w:space="0" w:color="auto"/>
              <w:right w:val="single" w:sz="4" w:space="0" w:color="auto"/>
            </w:tcBorders>
          </w:tcPr>
          <w:p w14:paraId="40D33714" w14:textId="77777777" w:rsidR="00E03395" w:rsidRPr="00BB6FA3" w:rsidRDefault="00E03395" w:rsidP="000B59EB">
            <w:pPr>
              <w:spacing w:line="360" w:lineRule="auto"/>
              <w:jc w:val="both"/>
              <w:rPr>
                <w:rFonts w:asciiTheme="majorBidi" w:hAnsiTheme="majorBidi" w:cstheme="majorBidi"/>
                <w:b/>
                <w:bCs/>
                <w:sz w:val="20"/>
                <w:szCs w:val="20"/>
              </w:rPr>
            </w:pPr>
          </w:p>
        </w:tc>
      </w:tr>
      <w:tr w:rsidR="00E03395" w:rsidRPr="00BB6FA3" w14:paraId="3399F71F" w14:textId="77777777" w:rsidTr="000B6D16">
        <w:trPr>
          <w:trHeight w:val="174"/>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84594A6" w14:textId="77777777" w:rsidR="00E03395" w:rsidRDefault="00E03395" w:rsidP="000B59EB">
            <w:pPr>
              <w:spacing w:line="360" w:lineRule="auto"/>
              <w:jc w:val="both"/>
              <w:rPr>
                <w:rFonts w:asciiTheme="majorBidi" w:hAnsiTheme="majorBidi" w:cstheme="majorBidi"/>
                <w:b/>
                <w:bCs/>
                <w:sz w:val="20"/>
                <w:szCs w:val="20"/>
              </w:rPr>
            </w:pPr>
          </w:p>
        </w:tc>
        <w:tc>
          <w:tcPr>
            <w:tcW w:w="1417" w:type="dxa"/>
            <w:vMerge/>
            <w:tcBorders>
              <w:top w:val="single" w:sz="4" w:space="0" w:color="auto"/>
              <w:left w:val="single" w:sz="4" w:space="0" w:color="auto"/>
              <w:bottom w:val="single" w:sz="4" w:space="0" w:color="auto"/>
              <w:right w:val="single" w:sz="4" w:space="0" w:color="auto"/>
            </w:tcBorders>
          </w:tcPr>
          <w:p w14:paraId="20649F0A" w14:textId="77777777" w:rsidR="00E03395" w:rsidRPr="00BB6FA3" w:rsidRDefault="00E03395" w:rsidP="000B59EB">
            <w:pPr>
              <w:spacing w:line="360" w:lineRule="auto"/>
              <w:jc w:val="both"/>
              <w:rPr>
                <w:rFonts w:asciiTheme="majorBidi" w:hAnsiTheme="majorBidi" w:cstheme="majorBidi"/>
                <w:sz w:val="20"/>
                <w:szCs w:val="20"/>
              </w:rPr>
            </w:pPr>
          </w:p>
        </w:tc>
        <w:tc>
          <w:tcPr>
            <w:tcW w:w="4253" w:type="dxa"/>
            <w:tcBorders>
              <w:top w:val="single" w:sz="4" w:space="0" w:color="auto"/>
              <w:left w:val="single" w:sz="4" w:space="0" w:color="auto"/>
              <w:bottom w:val="single" w:sz="4" w:space="0" w:color="auto"/>
              <w:right w:val="single" w:sz="4" w:space="0" w:color="auto"/>
            </w:tcBorders>
          </w:tcPr>
          <w:p w14:paraId="4F360A7D" w14:textId="1D9DFF2F"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Rendre l’interface responsive.</w:t>
            </w:r>
          </w:p>
        </w:tc>
        <w:tc>
          <w:tcPr>
            <w:tcW w:w="1270" w:type="dxa"/>
            <w:vMerge/>
            <w:tcBorders>
              <w:top w:val="single" w:sz="4" w:space="0" w:color="auto"/>
              <w:left w:val="single" w:sz="4" w:space="0" w:color="auto"/>
              <w:bottom w:val="single" w:sz="4" w:space="0" w:color="auto"/>
              <w:right w:val="single" w:sz="4" w:space="0" w:color="auto"/>
            </w:tcBorders>
          </w:tcPr>
          <w:p w14:paraId="673D3EAA" w14:textId="77777777" w:rsidR="00E03395" w:rsidRPr="00BB6FA3" w:rsidRDefault="00E03395" w:rsidP="000B59EB">
            <w:pPr>
              <w:spacing w:line="360" w:lineRule="auto"/>
              <w:jc w:val="both"/>
              <w:rPr>
                <w:rFonts w:asciiTheme="majorBidi" w:hAnsiTheme="majorBidi" w:cstheme="majorBidi"/>
                <w:b/>
                <w:bCs/>
                <w:sz w:val="20"/>
                <w:szCs w:val="20"/>
              </w:rPr>
            </w:pPr>
          </w:p>
        </w:tc>
      </w:tr>
      <w:tr w:rsidR="00E03395" w:rsidRPr="00BB6FA3" w14:paraId="0D75EA6C" w14:textId="77777777" w:rsidTr="000B6D16">
        <w:trPr>
          <w:trHeight w:val="160"/>
        </w:trPr>
        <w:tc>
          <w:tcPr>
            <w:tcW w:w="2122"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4AB454D" w14:textId="77777777" w:rsidR="00E03395" w:rsidRDefault="00E03395" w:rsidP="000B59EB">
            <w:pPr>
              <w:spacing w:line="360" w:lineRule="auto"/>
              <w:jc w:val="both"/>
              <w:rPr>
                <w:rFonts w:asciiTheme="majorBidi" w:hAnsiTheme="majorBidi" w:cstheme="majorBidi"/>
                <w:b/>
                <w:bCs/>
                <w:sz w:val="20"/>
                <w:szCs w:val="20"/>
              </w:rPr>
            </w:pPr>
          </w:p>
        </w:tc>
        <w:tc>
          <w:tcPr>
            <w:tcW w:w="1417" w:type="dxa"/>
            <w:vMerge/>
            <w:tcBorders>
              <w:top w:val="single" w:sz="4" w:space="0" w:color="auto"/>
              <w:left w:val="single" w:sz="4" w:space="0" w:color="auto"/>
              <w:bottom w:val="single" w:sz="4" w:space="0" w:color="auto"/>
              <w:right w:val="single" w:sz="4" w:space="0" w:color="auto"/>
            </w:tcBorders>
          </w:tcPr>
          <w:p w14:paraId="698E9720" w14:textId="77777777" w:rsidR="00E03395" w:rsidRPr="00BB6FA3" w:rsidRDefault="00E03395" w:rsidP="000B59EB">
            <w:pPr>
              <w:spacing w:line="360" w:lineRule="auto"/>
              <w:jc w:val="both"/>
              <w:rPr>
                <w:rFonts w:asciiTheme="majorBidi" w:hAnsiTheme="majorBidi" w:cstheme="majorBidi"/>
                <w:sz w:val="20"/>
                <w:szCs w:val="20"/>
              </w:rPr>
            </w:pPr>
          </w:p>
        </w:tc>
        <w:tc>
          <w:tcPr>
            <w:tcW w:w="4253" w:type="dxa"/>
            <w:tcBorders>
              <w:top w:val="single" w:sz="4" w:space="0" w:color="auto"/>
              <w:left w:val="single" w:sz="4" w:space="0" w:color="auto"/>
              <w:bottom w:val="single" w:sz="4" w:space="0" w:color="auto"/>
              <w:right w:val="single" w:sz="4" w:space="0" w:color="auto"/>
            </w:tcBorders>
          </w:tcPr>
          <w:p w14:paraId="1E48A615" w14:textId="0F6A9606" w:rsidR="00E03395" w:rsidRPr="00BB6FA3" w:rsidRDefault="00E03395"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Créer la fonctionnalité de suppression d’un éditeur.</w:t>
            </w:r>
          </w:p>
        </w:tc>
        <w:tc>
          <w:tcPr>
            <w:tcW w:w="1270" w:type="dxa"/>
            <w:vMerge/>
            <w:tcBorders>
              <w:top w:val="single" w:sz="4" w:space="0" w:color="auto"/>
              <w:left w:val="single" w:sz="4" w:space="0" w:color="auto"/>
              <w:bottom w:val="single" w:sz="4" w:space="0" w:color="auto"/>
              <w:right w:val="single" w:sz="4" w:space="0" w:color="auto"/>
            </w:tcBorders>
          </w:tcPr>
          <w:p w14:paraId="641825FB" w14:textId="77777777" w:rsidR="00E03395" w:rsidRPr="00BB6FA3" w:rsidRDefault="00E03395" w:rsidP="0063526C">
            <w:pPr>
              <w:keepNext/>
              <w:spacing w:line="360" w:lineRule="auto"/>
              <w:jc w:val="both"/>
              <w:rPr>
                <w:rFonts w:asciiTheme="majorBidi" w:hAnsiTheme="majorBidi" w:cstheme="majorBidi"/>
                <w:b/>
                <w:bCs/>
                <w:sz w:val="20"/>
                <w:szCs w:val="20"/>
              </w:rPr>
            </w:pPr>
          </w:p>
        </w:tc>
      </w:tr>
    </w:tbl>
    <w:p w14:paraId="2BF8042B" w14:textId="13E8891C" w:rsidR="0063526C" w:rsidRDefault="0063526C" w:rsidP="0063526C">
      <w:pPr>
        <w:pStyle w:val="Marwa"/>
        <w:jc w:val="center"/>
      </w:pPr>
      <w:bookmarkStart w:id="510" w:name="_Toc104390830"/>
      <w:r>
        <w:t xml:space="preserve">Tableau </w:t>
      </w:r>
      <w:fldSimple w:instr=" SEQ Tableau \* ARABIC ">
        <w:r w:rsidR="00A66100">
          <w:rPr>
            <w:noProof/>
          </w:rPr>
          <w:t>3</w:t>
        </w:r>
      </w:fldSimple>
      <w:r>
        <w:t xml:space="preserve"> :</w:t>
      </w:r>
      <w:r w:rsidRPr="00772114">
        <w:t>Le backlog du sprint</w:t>
      </w:r>
      <w:bookmarkEnd w:id="510"/>
    </w:p>
    <w:p w14:paraId="4C3A61D9" w14:textId="2F3797AB" w:rsidR="00473B94" w:rsidRPr="0063526C" w:rsidRDefault="00A47669" w:rsidP="0063526C">
      <w:pPr>
        <w:pStyle w:val="Titre1"/>
        <w:numPr>
          <w:ilvl w:val="0"/>
          <w:numId w:val="62"/>
        </w:numPr>
      </w:pPr>
      <w:bookmarkStart w:id="511" w:name="_Toc104390699"/>
      <w:r w:rsidRPr="0063526C">
        <w:t>Spécification fonctionnelle de sprint</w:t>
      </w:r>
      <w:bookmarkEnd w:id="511"/>
      <w:r w:rsidRPr="0063526C">
        <w:t xml:space="preserve"> </w:t>
      </w:r>
    </w:p>
    <w:p w14:paraId="7A128A79" w14:textId="649F4170" w:rsidR="00473B94" w:rsidRPr="00FC5559" w:rsidRDefault="00A47669" w:rsidP="00FC5559">
      <w:pPr>
        <w:spacing w:after="0" w:line="360" w:lineRule="auto"/>
        <w:jc w:val="both"/>
        <w:rPr>
          <w:rFonts w:asciiTheme="majorBidi" w:hAnsiTheme="majorBidi" w:cstheme="majorBidi"/>
          <w:sz w:val="28"/>
          <w:szCs w:val="28"/>
        </w:rPr>
      </w:pPr>
      <w:r w:rsidRPr="00FC5559">
        <w:rPr>
          <w:rFonts w:asciiTheme="majorBidi" w:hAnsiTheme="majorBidi" w:cstheme="majorBidi"/>
          <w:sz w:val="24"/>
          <w:szCs w:val="24"/>
        </w:rPr>
        <w:t>Selon</w:t>
      </w:r>
      <w:r w:rsidRPr="00FC5559">
        <w:rPr>
          <w:rFonts w:asciiTheme="majorBidi" w:hAnsiTheme="majorBidi" w:cstheme="majorBidi"/>
          <w:sz w:val="28"/>
          <w:szCs w:val="28"/>
        </w:rPr>
        <w:t xml:space="preserve"> </w:t>
      </w:r>
      <w:r w:rsidRPr="00FC5559">
        <w:rPr>
          <w:rFonts w:asciiTheme="majorBidi" w:hAnsiTheme="majorBidi" w:cstheme="majorBidi"/>
          <w:sz w:val="24"/>
          <w:szCs w:val="24"/>
        </w:rPr>
        <w:t xml:space="preserve">le Backlog du deuxième </w:t>
      </w:r>
      <w:r w:rsidR="00B77213" w:rsidRPr="00FC5559">
        <w:rPr>
          <w:rFonts w:asciiTheme="majorBidi" w:hAnsiTheme="majorBidi" w:cstheme="majorBidi"/>
          <w:sz w:val="24"/>
          <w:szCs w:val="24"/>
        </w:rPr>
        <w:t>sprint,</w:t>
      </w:r>
      <w:r w:rsidRPr="00FC5559">
        <w:rPr>
          <w:rFonts w:asciiTheme="majorBidi" w:hAnsiTheme="majorBidi" w:cstheme="majorBidi"/>
          <w:sz w:val="24"/>
          <w:szCs w:val="24"/>
        </w:rPr>
        <w:t xml:space="preserve"> nous présentons le diagramme des cas d’utilisation global du premier sprint avec une description </w:t>
      </w:r>
      <w:r w:rsidR="00B77213" w:rsidRPr="00FC5559">
        <w:rPr>
          <w:rFonts w:asciiTheme="majorBidi" w:hAnsiTheme="majorBidi" w:cstheme="majorBidi"/>
          <w:sz w:val="24"/>
          <w:szCs w:val="24"/>
        </w:rPr>
        <w:t>textuelle.</w:t>
      </w:r>
      <w:r w:rsidR="00473B94" w:rsidRPr="00FC5559">
        <w:rPr>
          <w:rFonts w:asciiTheme="majorBidi" w:hAnsiTheme="majorBidi" w:cstheme="majorBidi"/>
          <w:sz w:val="28"/>
          <w:szCs w:val="28"/>
        </w:rPr>
        <w:t xml:space="preserve"> </w:t>
      </w:r>
    </w:p>
    <w:p w14:paraId="1548D7E2" w14:textId="22AE3D0A" w:rsidR="00A47669" w:rsidRPr="00FC5559" w:rsidRDefault="00473B94" w:rsidP="00FC5559">
      <w:pPr>
        <w:pStyle w:val="Titre2"/>
        <w:numPr>
          <w:ilvl w:val="1"/>
          <w:numId w:val="62"/>
        </w:numPr>
        <w:rPr>
          <w:rFonts w:cs="Times New Roman"/>
          <w:color w:val="000000" w:themeColor="text1"/>
          <w:szCs w:val="28"/>
        </w:rPr>
      </w:pPr>
      <w:r w:rsidRPr="00FC5559">
        <w:rPr>
          <w:rFonts w:cs="Times New Roman"/>
          <w:color w:val="000000" w:themeColor="text1"/>
          <w:szCs w:val="28"/>
        </w:rPr>
        <w:t xml:space="preserve"> </w:t>
      </w:r>
      <w:bookmarkStart w:id="512" w:name="_Toc104390700"/>
      <w:r w:rsidR="00A47669" w:rsidRPr="00FC5559">
        <w:rPr>
          <w:rFonts w:cs="Times New Roman"/>
          <w:color w:val="000000" w:themeColor="text1"/>
          <w:szCs w:val="28"/>
        </w:rPr>
        <w:t>Diagramme de cas d’utilisation</w:t>
      </w:r>
      <w:bookmarkEnd w:id="512"/>
    </w:p>
    <w:p w14:paraId="268EBB44" w14:textId="187C6B75" w:rsidR="00A47669" w:rsidRPr="00FC5559" w:rsidRDefault="00A47669" w:rsidP="00FC5559">
      <w:pPr>
        <w:spacing w:after="0" w:line="360" w:lineRule="auto"/>
        <w:jc w:val="both"/>
        <w:rPr>
          <w:rFonts w:asciiTheme="majorBidi" w:hAnsiTheme="majorBidi" w:cstheme="majorBidi"/>
          <w:sz w:val="24"/>
          <w:szCs w:val="24"/>
        </w:rPr>
      </w:pPr>
      <w:r w:rsidRPr="00FC5559">
        <w:rPr>
          <w:rFonts w:asciiTheme="majorBidi" w:hAnsiTheme="majorBidi" w:cstheme="majorBidi"/>
          <w:sz w:val="24"/>
          <w:szCs w:val="24"/>
        </w:rPr>
        <w:t>La figure (</w:t>
      </w:r>
      <w:proofErr w:type="spellStart"/>
      <w:r w:rsidRPr="00FC5559">
        <w:rPr>
          <w:rFonts w:asciiTheme="majorBidi" w:hAnsiTheme="majorBidi" w:cstheme="majorBidi"/>
          <w:sz w:val="24"/>
          <w:szCs w:val="24"/>
        </w:rPr>
        <w:t>num</w:t>
      </w:r>
      <w:proofErr w:type="spellEnd"/>
      <w:r w:rsidRPr="00FC5559">
        <w:rPr>
          <w:rFonts w:asciiTheme="majorBidi" w:hAnsiTheme="majorBidi" w:cstheme="majorBidi"/>
          <w:sz w:val="24"/>
          <w:szCs w:val="24"/>
        </w:rPr>
        <w:t xml:space="preserve">) présente le diagramme de cas d’utilisation du </w:t>
      </w:r>
      <w:r w:rsidR="00B77213" w:rsidRPr="00FC5559">
        <w:rPr>
          <w:rFonts w:asciiTheme="majorBidi" w:hAnsiTheme="majorBidi" w:cstheme="majorBidi"/>
          <w:sz w:val="24"/>
          <w:szCs w:val="24"/>
        </w:rPr>
        <w:t>premier sprint.</w:t>
      </w:r>
    </w:p>
    <w:p w14:paraId="318860F8" w14:textId="77777777" w:rsidR="00611C64" w:rsidRPr="00BB6FA3" w:rsidRDefault="00611C64" w:rsidP="000B59EB">
      <w:pPr>
        <w:pStyle w:val="Paragraphedeliste"/>
        <w:spacing w:after="0" w:line="360" w:lineRule="auto"/>
        <w:ind w:left="1152"/>
        <w:jc w:val="both"/>
        <w:rPr>
          <w:rFonts w:asciiTheme="majorBidi" w:hAnsiTheme="majorBidi" w:cstheme="majorBidi"/>
          <w:sz w:val="24"/>
          <w:szCs w:val="24"/>
        </w:rPr>
      </w:pPr>
    </w:p>
    <w:p w14:paraId="7228EB78" w14:textId="646EE275" w:rsidR="00A47669" w:rsidDel="00012732" w:rsidRDefault="00A47669" w:rsidP="00FC5559">
      <w:pPr>
        <w:spacing w:after="0" w:line="360" w:lineRule="auto"/>
        <w:jc w:val="both"/>
        <w:rPr>
          <w:del w:id="513" w:author="Rafik" w:date="2022-05-27T23:01:00Z"/>
          <w:rFonts w:asciiTheme="majorBidi" w:hAnsiTheme="majorBidi" w:cstheme="majorBidi"/>
          <w:sz w:val="32"/>
          <w:szCs w:val="32"/>
        </w:rPr>
      </w:pPr>
      <w:del w:id="514" w:author="Rafik" w:date="2022-05-27T23:01:00Z">
        <w:r w:rsidRPr="00FC5559" w:rsidDel="00012732">
          <w:rPr>
            <w:rFonts w:asciiTheme="majorBidi" w:hAnsiTheme="majorBidi" w:cstheme="majorBidi"/>
            <w:sz w:val="32"/>
            <w:szCs w:val="32"/>
            <w:highlight w:val="yellow"/>
          </w:rPr>
          <w:delText>Diagramme</w:delText>
        </w:r>
        <w:r w:rsidR="00B77213" w:rsidRPr="00FC5559" w:rsidDel="00012732">
          <w:rPr>
            <w:rFonts w:asciiTheme="majorBidi" w:hAnsiTheme="majorBidi" w:cstheme="majorBidi"/>
            <w:sz w:val="32"/>
            <w:szCs w:val="32"/>
          </w:rPr>
          <w:delText xml:space="preserve"> sprint1</w:delText>
        </w:r>
        <w:r w:rsidR="00A8342A" w:rsidDel="00012732">
          <w:rPr>
            <w:rFonts w:asciiTheme="majorBidi" w:hAnsiTheme="majorBidi" w:cstheme="majorBidi"/>
            <w:sz w:val="32"/>
            <w:szCs w:val="32"/>
          </w:rPr>
          <w:delText> ??</w:delText>
        </w:r>
        <w:r w:rsidR="00B77213" w:rsidRPr="00FC5559" w:rsidDel="00012732">
          <w:rPr>
            <w:rFonts w:asciiTheme="majorBidi" w:hAnsiTheme="majorBidi" w:cstheme="majorBidi"/>
            <w:sz w:val="32"/>
            <w:szCs w:val="32"/>
          </w:rPr>
          <w:delText xml:space="preserve"> </w:delText>
        </w:r>
      </w:del>
    </w:p>
    <w:p w14:paraId="38AA215B" w14:textId="77777777" w:rsidR="0063526C" w:rsidRPr="00FC5559" w:rsidRDefault="0063526C" w:rsidP="00FC5559">
      <w:pPr>
        <w:spacing w:after="0" w:line="360" w:lineRule="auto"/>
        <w:jc w:val="both"/>
        <w:rPr>
          <w:rFonts w:asciiTheme="majorBidi" w:hAnsiTheme="majorBidi" w:cstheme="majorBidi"/>
          <w:sz w:val="32"/>
          <w:szCs w:val="32"/>
        </w:rPr>
      </w:pPr>
    </w:p>
    <w:p w14:paraId="26DE5374" w14:textId="18B8B08C" w:rsidR="00A47669" w:rsidRPr="00A8342A" w:rsidRDefault="00FC5559" w:rsidP="00A8342A">
      <w:pPr>
        <w:pStyle w:val="Titre3"/>
        <w:numPr>
          <w:ilvl w:val="2"/>
          <w:numId w:val="62"/>
        </w:numPr>
        <w:rPr>
          <w:szCs w:val="24"/>
        </w:rPr>
      </w:pPr>
      <w:r w:rsidRPr="00A8342A">
        <w:rPr>
          <w:szCs w:val="24"/>
        </w:rPr>
        <w:t xml:space="preserve"> </w:t>
      </w:r>
      <w:bookmarkStart w:id="515" w:name="_Toc104390701"/>
      <w:r w:rsidR="00A47669" w:rsidRPr="00A8342A">
        <w:rPr>
          <w:szCs w:val="24"/>
        </w:rPr>
        <w:t>Item « </w:t>
      </w:r>
      <w:r w:rsidR="001951B9" w:rsidRPr="00A8342A">
        <w:rPr>
          <w:szCs w:val="24"/>
        </w:rPr>
        <w:t>Authentification</w:t>
      </w:r>
      <w:r w:rsidR="00A47669" w:rsidRPr="00A8342A">
        <w:rPr>
          <w:szCs w:val="24"/>
        </w:rPr>
        <w:t> »</w:t>
      </w:r>
      <w:bookmarkEnd w:id="515"/>
    </w:p>
    <w:p w14:paraId="0F2D68C8" w14:textId="2AEF8653" w:rsidR="0063526C" w:rsidRDefault="0063526C" w:rsidP="0063526C">
      <w:pPr>
        <w:pStyle w:val="Lgende"/>
        <w:keepNext/>
      </w:pPr>
    </w:p>
    <w:tbl>
      <w:tblPr>
        <w:tblW w:w="9581" w:type="dxa"/>
        <w:tblInd w:w="404" w:type="dxa"/>
        <w:tblCellMar>
          <w:right w:w="115" w:type="dxa"/>
        </w:tblCellMar>
        <w:tblLook w:val="04A0" w:firstRow="1" w:lastRow="0" w:firstColumn="1" w:lastColumn="0" w:noHBand="0" w:noVBand="1"/>
      </w:tblPr>
      <w:tblGrid>
        <w:gridCol w:w="2767"/>
        <w:gridCol w:w="6814"/>
      </w:tblGrid>
      <w:tr w:rsidR="00A47669" w:rsidRPr="00BB6FA3" w14:paraId="06B4C9A3" w14:textId="77777777" w:rsidTr="001D5976">
        <w:trPr>
          <w:trHeight w:val="422"/>
        </w:trPr>
        <w:tc>
          <w:tcPr>
            <w:tcW w:w="9581" w:type="dxa"/>
            <w:gridSpan w:val="2"/>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A346288" w14:textId="4B35D6AE" w:rsidR="00A47669" w:rsidRPr="00BB6FA3" w:rsidRDefault="00A47669" w:rsidP="000B59EB">
            <w:pPr>
              <w:spacing w:line="360" w:lineRule="auto"/>
              <w:jc w:val="both"/>
              <w:rPr>
                <w:rFonts w:asciiTheme="majorBidi" w:hAnsiTheme="majorBidi" w:cstheme="majorBidi"/>
              </w:rPr>
            </w:pPr>
            <w:r w:rsidRPr="00BB6FA3">
              <w:rPr>
                <w:rFonts w:asciiTheme="majorBidi" w:hAnsiTheme="majorBidi" w:cstheme="majorBidi"/>
                <w:b/>
              </w:rPr>
              <w:t xml:space="preserve">Description textuelle du cas d’utilisation </w:t>
            </w:r>
            <w:r w:rsidR="001951B9" w:rsidRPr="00BB6FA3">
              <w:rPr>
                <w:rFonts w:asciiTheme="majorBidi" w:hAnsiTheme="majorBidi" w:cstheme="majorBidi"/>
                <w:b/>
              </w:rPr>
              <w:t>« Authentification</w:t>
            </w:r>
            <w:r w:rsidRPr="00BB6FA3">
              <w:rPr>
                <w:rFonts w:asciiTheme="majorBidi" w:hAnsiTheme="majorBidi" w:cstheme="majorBidi"/>
                <w:b/>
              </w:rPr>
              <w:t xml:space="preserve"> » </w:t>
            </w:r>
          </w:p>
        </w:tc>
      </w:tr>
      <w:tr w:rsidR="00A47669" w:rsidRPr="00BB6FA3" w14:paraId="76070E66" w14:textId="77777777" w:rsidTr="0063526C">
        <w:trPr>
          <w:trHeight w:val="423"/>
        </w:trPr>
        <w:tc>
          <w:tcPr>
            <w:tcW w:w="276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0A8179A" w14:textId="77777777" w:rsidR="00A47669" w:rsidRPr="00BB6FA3" w:rsidRDefault="00A47669" w:rsidP="000B59EB">
            <w:pPr>
              <w:spacing w:line="360" w:lineRule="auto"/>
              <w:jc w:val="both"/>
              <w:rPr>
                <w:rFonts w:asciiTheme="majorBidi" w:hAnsiTheme="majorBidi" w:cstheme="majorBidi"/>
                <w:color w:val="000000" w:themeColor="text1"/>
              </w:rPr>
            </w:pPr>
            <w:r w:rsidRPr="00BB6FA3">
              <w:rPr>
                <w:rFonts w:asciiTheme="majorBidi" w:hAnsiTheme="majorBidi" w:cstheme="majorBidi"/>
                <w:b/>
                <w:color w:val="000000" w:themeColor="text1"/>
              </w:rPr>
              <w:t xml:space="preserve">Titre </w:t>
            </w:r>
          </w:p>
        </w:tc>
        <w:tc>
          <w:tcPr>
            <w:tcW w:w="681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B9E614A" w14:textId="6540FFBF" w:rsidR="00A47669" w:rsidRPr="00BB6FA3" w:rsidRDefault="001951B9" w:rsidP="000B59EB">
            <w:pPr>
              <w:spacing w:line="360" w:lineRule="auto"/>
              <w:jc w:val="both"/>
              <w:rPr>
                <w:rFonts w:asciiTheme="majorBidi" w:hAnsiTheme="majorBidi" w:cstheme="majorBidi"/>
                <w:color w:val="000000" w:themeColor="text1"/>
              </w:rPr>
            </w:pPr>
            <w:r w:rsidRPr="00BB6FA3">
              <w:rPr>
                <w:rFonts w:asciiTheme="majorBidi" w:hAnsiTheme="majorBidi" w:cstheme="majorBidi"/>
                <w:color w:val="000000" w:themeColor="text1"/>
              </w:rPr>
              <w:t xml:space="preserve">S’authentifier </w:t>
            </w:r>
          </w:p>
        </w:tc>
      </w:tr>
      <w:tr w:rsidR="00A47669" w:rsidRPr="00BB6FA3" w14:paraId="38E9B375" w14:textId="77777777" w:rsidTr="0063526C">
        <w:trPr>
          <w:trHeight w:val="427"/>
        </w:trPr>
        <w:tc>
          <w:tcPr>
            <w:tcW w:w="276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7C059F1" w14:textId="77777777" w:rsidR="00A47669" w:rsidRPr="00BB6FA3" w:rsidRDefault="00A47669" w:rsidP="000B59EB">
            <w:pPr>
              <w:spacing w:line="360" w:lineRule="auto"/>
              <w:jc w:val="both"/>
              <w:rPr>
                <w:rFonts w:asciiTheme="majorBidi" w:hAnsiTheme="majorBidi" w:cstheme="majorBidi"/>
              </w:rPr>
            </w:pPr>
            <w:r w:rsidRPr="00BB6FA3">
              <w:rPr>
                <w:rFonts w:asciiTheme="majorBidi" w:hAnsiTheme="majorBidi" w:cstheme="majorBidi"/>
                <w:b/>
              </w:rPr>
              <w:t xml:space="preserve">Acteur </w:t>
            </w:r>
          </w:p>
        </w:tc>
        <w:tc>
          <w:tcPr>
            <w:tcW w:w="6814" w:type="dxa"/>
            <w:tcBorders>
              <w:top w:val="single" w:sz="4" w:space="0" w:color="000000"/>
              <w:left w:val="single" w:sz="4" w:space="0" w:color="000000"/>
              <w:bottom w:val="single" w:sz="4" w:space="0" w:color="000000"/>
              <w:right w:val="single" w:sz="4" w:space="0" w:color="000000"/>
            </w:tcBorders>
          </w:tcPr>
          <w:p w14:paraId="7809C164" w14:textId="6EFF4C24" w:rsidR="00A47669" w:rsidRPr="00BB6FA3" w:rsidRDefault="001951B9" w:rsidP="000B59EB">
            <w:pPr>
              <w:spacing w:line="360" w:lineRule="auto"/>
              <w:jc w:val="both"/>
              <w:rPr>
                <w:rFonts w:asciiTheme="majorBidi" w:hAnsiTheme="majorBidi" w:cstheme="majorBidi"/>
              </w:rPr>
            </w:pPr>
            <w:r w:rsidRPr="00BB6FA3">
              <w:rPr>
                <w:rFonts w:asciiTheme="majorBidi" w:hAnsiTheme="majorBidi" w:cstheme="majorBidi"/>
              </w:rPr>
              <w:t>Membre</w:t>
            </w:r>
          </w:p>
          <w:p w14:paraId="5318F4D7" w14:textId="1DA8518C" w:rsidR="00400466" w:rsidRPr="00BB6FA3" w:rsidRDefault="00400466" w:rsidP="000B59EB">
            <w:pPr>
              <w:spacing w:line="360" w:lineRule="auto"/>
              <w:jc w:val="both"/>
              <w:rPr>
                <w:rFonts w:asciiTheme="majorBidi" w:hAnsiTheme="majorBidi" w:cstheme="majorBidi"/>
              </w:rPr>
            </w:pPr>
            <w:r w:rsidRPr="00BB6FA3">
              <w:rPr>
                <w:rFonts w:asciiTheme="majorBidi" w:hAnsiTheme="majorBidi" w:cstheme="majorBidi"/>
              </w:rPr>
              <w:t>Admin</w:t>
            </w:r>
          </w:p>
          <w:p w14:paraId="5D4D1F3B" w14:textId="5298B357" w:rsidR="00400466" w:rsidRPr="00BB6FA3" w:rsidRDefault="00400466" w:rsidP="000B59EB">
            <w:pPr>
              <w:spacing w:line="360" w:lineRule="auto"/>
              <w:jc w:val="both"/>
              <w:rPr>
                <w:rFonts w:asciiTheme="majorBidi" w:hAnsiTheme="majorBidi" w:cstheme="majorBidi"/>
              </w:rPr>
            </w:pPr>
            <w:r w:rsidRPr="00BB6FA3">
              <w:rPr>
                <w:rFonts w:asciiTheme="majorBidi" w:hAnsiTheme="majorBidi" w:cstheme="majorBidi"/>
              </w:rPr>
              <w:t>Editeur</w:t>
            </w:r>
          </w:p>
          <w:p w14:paraId="794721D4" w14:textId="7E78B6CD" w:rsidR="00400466" w:rsidRPr="00BB6FA3" w:rsidRDefault="00400466" w:rsidP="000B59EB">
            <w:pPr>
              <w:spacing w:line="360" w:lineRule="auto"/>
              <w:jc w:val="both"/>
              <w:rPr>
                <w:rFonts w:asciiTheme="majorBidi" w:hAnsiTheme="majorBidi" w:cstheme="majorBidi"/>
              </w:rPr>
            </w:pPr>
          </w:p>
        </w:tc>
      </w:tr>
      <w:tr w:rsidR="00A47669" w:rsidRPr="00BB6FA3" w14:paraId="1974E2AF" w14:textId="77777777" w:rsidTr="0063526C">
        <w:trPr>
          <w:trHeight w:val="420"/>
        </w:trPr>
        <w:tc>
          <w:tcPr>
            <w:tcW w:w="276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89669A4" w14:textId="77777777" w:rsidR="00A47669" w:rsidRPr="00BB6FA3" w:rsidRDefault="00A47669" w:rsidP="000B59EB">
            <w:pPr>
              <w:spacing w:line="360" w:lineRule="auto"/>
              <w:jc w:val="both"/>
              <w:rPr>
                <w:rFonts w:asciiTheme="majorBidi" w:hAnsiTheme="majorBidi" w:cstheme="majorBidi"/>
              </w:rPr>
            </w:pPr>
            <w:r w:rsidRPr="00BB6FA3">
              <w:rPr>
                <w:rFonts w:asciiTheme="majorBidi" w:hAnsiTheme="majorBidi" w:cstheme="majorBidi"/>
                <w:b/>
              </w:rPr>
              <w:t xml:space="preserve">Prés condition </w:t>
            </w:r>
          </w:p>
        </w:tc>
        <w:tc>
          <w:tcPr>
            <w:tcW w:w="681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D5FA620" w14:textId="37DE5CCA" w:rsidR="00A47669" w:rsidRPr="00BB6FA3" w:rsidRDefault="00400466" w:rsidP="000B59EB">
            <w:pPr>
              <w:spacing w:line="360" w:lineRule="auto"/>
              <w:jc w:val="both"/>
              <w:rPr>
                <w:rFonts w:asciiTheme="majorBidi" w:hAnsiTheme="majorBidi" w:cstheme="majorBidi"/>
              </w:rPr>
            </w:pPr>
            <w:r w:rsidRPr="00BB6FA3">
              <w:rPr>
                <w:rFonts w:asciiTheme="majorBidi" w:hAnsiTheme="majorBidi" w:cstheme="majorBidi"/>
              </w:rPr>
              <w:t>Utilisateur non authentifié.</w:t>
            </w:r>
          </w:p>
        </w:tc>
      </w:tr>
      <w:tr w:rsidR="00A47669" w:rsidRPr="00BB6FA3" w14:paraId="0FF9C782" w14:textId="77777777" w:rsidTr="0063526C">
        <w:trPr>
          <w:trHeight w:val="427"/>
        </w:trPr>
        <w:tc>
          <w:tcPr>
            <w:tcW w:w="276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4290ADF" w14:textId="77777777" w:rsidR="00A47669" w:rsidRPr="00BB6FA3" w:rsidRDefault="00A47669" w:rsidP="000B59EB">
            <w:pPr>
              <w:spacing w:line="360" w:lineRule="auto"/>
              <w:jc w:val="both"/>
              <w:rPr>
                <w:rFonts w:asciiTheme="majorBidi" w:hAnsiTheme="majorBidi" w:cstheme="majorBidi"/>
              </w:rPr>
            </w:pPr>
            <w:r w:rsidRPr="00BB6FA3">
              <w:rPr>
                <w:rFonts w:asciiTheme="majorBidi" w:hAnsiTheme="majorBidi" w:cstheme="majorBidi"/>
                <w:b/>
              </w:rPr>
              <w:t xml:space="preserve">Post condition </w:t>
            </w:r>
          </w:p>
        </w:tc>
        <w:tc>
          <w:tcPr>
            <w:tcW w:w="681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592E8CD" w14:textId="0B8E3EE0" w:rsidR="00A47669" w:rsidRPr="00BB6FA3" w:rsidRDefault="00400466" w:rsidP="000B59EB">
            <w:pPr>
              <w:spacing w:line="360" w:lineRule="auto"/>
              <w:jc w:val="both"/>
              <w:rPr>
                <w:rFonts w:asciiTheme="majorBidi" w:hAnsiTheme="majorBidi" w:cstheme="majorBidi"/>
              </w:rPr>
            </w:pPr>
            <w:r w:rsidRPr="00BB6FA3">
              <w:rPr>
                <w:rFonts w:asciiTheme="majorBidi" w:hAnsiTheme="majorBidi" w:cstheme="majorBidi"/>
              </w:rPr>
              <w:t>Utilisateur authentifié.</w:t>
            </w:r>
          </w:p>
        </w:tc>
      </w:tr>
      <w:tr w:rsidR="00A47669" w:rsidRPr="00BB6FA3" w14:paraId="4CBA5C6B" w14:textId="77777777" w:rsidTr="0063526C">
        <w:trPr>
          <w:trHeight w:val="909"/>
        </w:trPr>
        <w:tc>
          <w:tcPr>
            <w:tcW w:w="2767" w:type="dxa"/>
            <w:tcBorders>
              <w:top w:val="single" w:sz="4" w:space="0" w:color="000000"/>
              <w:left w:val="single" w:sz="4" w:space="0" w:color="000000"/>
              <w:bottom w:val="single" w:sz="4" w:space="0" w:color="000000"/>
              <w:right w:val="single" w:sz="4" w:space="0" w:color="auto"/>
            </w:tcBorders>
            <w:shd w:val="clear" w:color="auto" w:fill="F2F2F2" w:themeFill="background1" w:themeFillShade="F2"/>
          </w:tcPr>
          <w:p w14:paraId="7C678131" w14:textId="77777777" w:rsidR="00A47669" w:rsidRPr="00BB6FA3" w:rsidRDefault="00A47669" w:rsidP="0063526C">
            <w:pPr>
              <w:spacing w:line="360" w:lineRule="auto"/>
              <w:jc w:val="both"/>
              <w:rPr>
                <w:rFonts w:asciiTheme="majorBidi" w:hAnsiTheme="majorBidi" w:cstheme="majorBidi"/>
              </w:rPr>
            </w:pPr>
            <w:r w:rsidRPr="00BB6FA3">
              <w:rPr>
                <w:rFonts w:asciiTheme="majorBidi" w:hAnsiTheme="majorBidi" w:cstheme="majorBidi"/>
                <w:b/>
              </w:rPr>
              <w:t xml:space="preserve">Description du scénario nominal </w:t>
            </w:r>
          </w:p>
        </w:tc>
        <w:tc>
          <w:tcPr>
            <w:tcW w:w="6814" w:type="dxa"/>
            <w:tcBorders>
              <w:top w:val="single" w:sz="4" w:space="0" w:color="000000"/>
              <w:left w:val="single" w:sz="4" w:space="0" w:color="auto"/>
              <w:bottom w:val="single" w:sz="4" w:space="0" w:color="000000"/>
              <w:right w:val="single" w:sz="4" w:space="0" w:color="000000"/>
            </w:tcBorders>
            <w:shd w:val="clear" w:color="auto" w:fill="FFFFFF" w:themeFill="background1"/>
          </w:tcPr>
          <w:p w14:paraId="79D82213" w14:textId="091A2856" w:rsidR="00400466" w:rsidRPr="00BB6FA3" w:rsidRDefault="00400466" w:rsidP="0063526C">
            <w:pPr>
              <w:pStyle w:val="Paragraphedeliste"/>
              <w:numPr>
                <w:ilvl w:val="0"/>
                <w:numId w:val="26"/>
              </w:numPr>
              <w:spacing w:line="360" w:lineRule="auto"/>
              <w:jc w:val="both"/>
              <w:rPr>
                <w:rFonts w:asciiTheme="majorBidi" w:hAnsiTheme="majorBidi" w:cstheme="majorBidi"/>
              </w:rPr>
            </w:pPr>
            <w:r w:rsidRPr="00BB6FA3">
              <w:rPr>
                <w:rFonts w:asciiTheme="majorBidi" w:hAnsiTheme="majorBidi" w:cstheme="majorBidi"/>
              </w:rPr>
              <w:t>L’utilisateur saisie son email et mot de passe.</w:t>
            </w:r>
          </w:p>
          <w:p w14:paraId="10CA39D1" w14:textId="77777777" w:rsidR="00A47669" w:rsidRPr="00BB6FA3" w:rsidRDefault="00400466" w:rsidP="0063526C">
            <w:pPr>
              <w:pStyle w:val="Paragraphedeliste"/>
              <w:numPr>
                <w:ilvl w:val="0"/>
                <w:numId w:val="26"/>
              </w:numPr>
              <w:spacing w:line="360" w:lineRule="auto"/>
              <w:jc w:val="both"/>
              <w:rPr>
                <w:rFonts w:asciiTheme="majorBidi" w:hAnsiTheme="majorBidi" w:cstheme="majorBidi"/>
              </w:rPr>
            </w:pPr>
            <w:r w:rsidRPr="00BB6FA3">
              <w:rPr>
                <w:rFonts w:asciiTheme="majorBidi" w:hAnsiTheme="majorBidi" w:cstheme="majorBidi"/>
              </w:rPr>
              <w:t>Le système vérifie la saisie des données.</w:t>
            </w:r>
            <w:r w:rsidR="00A47669" w:rsidRPr="00BB6FA3">
              <w:rPr>
                <w:rFonts w:asciiTheme="majorBidi" w:hAnsiTheme="majorBidi" w:cstheme="majorBidi"/>
              </w:rPr>
              <w:t xml:space="preserve"> </w:t>
            </w:r>
          </w:p>
          <w:p w14:paraId="29D43322" w14:textId="46F3BD85" w:rsidR="00400466" w:rsidRPr="00BB6FA3" w:rsidRDefault="00400466" w:rsidP="0063526C">
            <w:pPr>
              <w:pStyle w:val="Paragraphedeliste"/>
              <w:numPr>
                <w:ilvl w:val="0"/>
                <w:numId w:val="26"/>
              </w:numPr>
              <w:spacing w:line="360" w:lineRule="auto"/>
              <w:jc w:val="both"/>
              <w:rPr>
                <w:rFonts w:asciiTheme="majorBidi" w:hAnsiTheme="majorBidi" w:cstheme="majorBidi"/>
              </w:rPr>
            </w:pPr>
            <w:r w:rsidRPr="00BB6FA3">
              <w:rPr>
                <w:rFonts w:asciiTheme="majorBidi" w:hAnsiTheme="majorBidi" w:cstheme="majorBidi"/>
              </w:rPr>
              <w:t>Le système affiche l’interface d’accueil.</w:t>
            </w:r>
          </w:p>
        </w:tc>
      </w:tr>
      <w:tr w:rsidR="00A47669" w:rsidRPr="00BB6FA3" w14:paraId="416A93B2" w14:textId="77777777" w:rsidTr="001D597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553"/>
        </w:trPr>
        <w:tc>
          <w:tcPr>
            <w:tcW w:w="2767" w:type="dxa"/>
            <w:shd w:val="clear" w:color="auto" w:fill="F2F2F2" w:themeFill="background1" w:themeFillShade="F2"/>
          </w:tcPr>
          <w:p w14:paraId="24785023" w14:textId="77777777" w:rsidR="00A47669" w:rsidRPr="00BB6FA3" w:rsidRDefault="00A47669" w:rsidP="0063526C">
            <w:pPr>
              <w:pStyle w:val="Paragraphedeliste"/>
              <w:spacing w:line="360" w:lineRule="auto"/>
              <w:ind w:left="0"/>
              <w:jc w:val="both"/>
              <w:rPr>
                <w:rFonts w:asciiTheme="majorBidi" w:hAnsiTheme="majorBidi" w:cstheme="majorBidi"/>
                <w:b/>
                <w:bCs/>
                <w:sz w:val="28"/>
                <w:szCs w:val="28"/>
              </w:rPr>
            </w:pPr>
            <w:r w:rsidRPr="00BB6FA3">
              <w:rPr>
                <w:rFonts w:asciiTheme="majorBidi" w:hAnsiTheme="majorBidi" w:cstheme="majorBidi"/>
                <w:b/>
                <w:bCs/>
              </w:rPr>
              <w:t>Scenarios alternatif</w:t>
            </w:r>
          </w:p>
        </w:tc>
        <w:tc>
          <w:tcPr>
            <w:tcW w:w="6814" w:type="dxa"/>
          </w:tcPr>
          <w:p w14:paraId="36A70B55" w14:textId="11CD2EFA" w:rsidR="00A47669" w:rsidRPr="00BB6FA3" w:rsidRDefault="00400466" w:rsidP="0063526C">
            <w:pPr>
              <w:pStyle w:val="Paragraphedeliste"/>
              <w:spacing w:line="360" w:lineRule="auto"/>
              <w:ind w:left="0"/>
              <w:jc w:val="both"/>
              <w:rPr>
                <w:rFonts w:asciiTheme="majorBidi" w:hAnsiTheme="majorBidi" w:cstheme="majorBidi"/>
                <w:sz w:val="28"/>
                <w:szCs w:val="28"/>
              </w:rPr>
            </w:pPr>
            <w:r w:rsidRPr="00BB6FA3">
              <w:rPr>
                <w:rFonts w:asciiTheme="majorBidi" w:hAnsiTheme="majorBidi" w:cstheme="majorBidi"/>
                <w:sz w:val="24"/>
                <w:szCs w:val="24"/>
              </w:rPr>
              <w:t>Un message d’erreur s’affiche si les données saisies sont incorrectes.</w:t>
            </w:r>
          </w:p>
        </w:tc>
      </w:tr>
    </w:tbl>
    <w:p w14:paraId="30B0E902" w14:textId="094929BD" w:rsidR="00A47669" w:rsidRPr="0063526C" w:rsidRDefault="0063526C" w:rsidP="0063526C">
      <w:pPr>
        <w:spacing w:after="0" w:line="360" w:lineRule="auto"/>
        <w:ind w:left="851"/>
        <w:jc w:val="center"/>
        <w:rPr>
          <w:rFonts w:asciiTheme="majorBidi" w:hAnsiTheme="majorBidi" w:cstheme="majorBidi"/>
          <w:sz w:val="24"/>
          <w:szCs w:val="24"/>
        </w:rPr>
      </w:pPr>
      <w:bookmarkStart w:id="516" w:name="_Toc104390831"/>
      <w:r w:rsidRPr="0063526C">
        <w:rPr>
          <w:sz w:val="24"/>
          <w:szCs w:val="24"/>
        </w:rPr>
        <w:lastRenderedPageBreak/>
        <w:t xml:space="preserve">Tableau </w:t>
      </w:r>
      <w:r w:rsidR="006B03E0">
        <w:rPr>
          <w:sz w:val="24"/>
          <w:szCs w:val="24"/>
        </w:rPr>
        <w:fldChar w:fldCharType="begin"/>
      </w:r>
      <w:r w:rsidR="006B03E0">
        <w:rPr>
          <w:sz w:val="24"/>
          <w:szCs w:val="24"/>
        </w:rPr>
        <w:instrText xml:space="preserve"> SEQ Tableau \* ARABIC </w:instrText>
      </w:r>
      <w:r w:rsidR="006B03E0">
        <w:rPr>
          <w:sz w:val="24"/>
          <w:szCs w:val="24"/>
        </w:rPr>
        <w:fldChar w:fldCharType="separate"/>
      </w:r>
      <w:r w:rsidR="00A66100">
        <w:rPr>
          <w:noProof/>
          <w:sz w:val="24"/>
          <w:szCs w:val="24"/>
        </w:rPr>
        <w:t>4</w:t>
      </w:r>
      <w:r w:rsidR="006B03E0">
        <w:rPr>
          <w:sz w:val="24"/>
          <w:szCs w:val="24"/>
        </w:rPr>
        <w:fldChar w:fldCharType="end"/>
      </w:r>
      <w:r w:rsidRPr="0063526C">
        <w:rPr>
          <w:sz w:val="24"/>
          <w:szCs w:val="24"/>
        </w:rPr>
        <w:t xml:space="preserve"> : Description textuelle  "authentification"</w:t>
      </w:r>
      <w:bookmarkEnd w:id="516"/>
    </w:p>
    <w:p w14:paraId="0DE7C74C" w14:textId="56D673EC" w:rsidR="00A47669" w:rsidRPr="00A8342A" w:rsidRDefault="00473B94" w:rsidP="00A8342A">
      <w:pPr>
        <w:pStyle w:val="Titre3"/>
        <w:numPr>
          <w:ilvl w:val="2"/>
          <w:numId w:val="62"/>
        </w:numPr>
      </w:pPr>
      <w:r w:rsidRPr="00A8342A">
        <w:t xml:space="preserve"> </w:t>
      </w:r>
      <w:bookmarkStart w:id="517" w:name="_Toc104390702"/>
      <w:r w:rsidR="00A47669" w:rsidRPr="00A8342A">
        <w:t>Item</w:t>
      </w:r>
      <w:r w:rsidRPr="00A8342A">
        <w:t xml:space="preserve"> « </w:t>
      </w:r>
      <w:r w:rsidR="00400466" w:rsidRPr="00A8342A">
        <w:t>Gestion des profils</w:t>
      </w:r>
      <w:r w:rsidR="00A47669" w:rsidRPr="00A8342A">
        <w:t> »</w:t>
      </w:r>
      <w:bookmarkEnd w:id="517"/>
      <w:r w:rsidR="00A47669" w:rsidRPr="00A8342A">
        <w:t xml:space="preserve"> </w:t>
      </w:r>
    </w:p>
    <w:p w14:paraId="611F1C4B" w14:textId="4DB88C26" w:rsidR="0063526C" w:rsidRDefault="0063526C" w:rsidP="0063526C">
      <w:pPr>
        <w:pStyle w:val="Lgende"/>
        <w:keepNext/>
      </w:pPr>
    </w:p>
    <w:tbl>
      <w:tblPr>
        <w:tblW w:w="9621" w:type="dxa"/>
        <w:tblInd w:w="404" w:type="dxa"/>
        <w:tblCellMar>
          <w:right w:w="115" w:type="dxa"/>
        </w:tblCellMar>
        <w:tblLook w:val="04A0" w:firstRow="1" w:lastRow="0" w:firstColumn="1" w:lastColumn="0" w:noHBand="0" w:noVBand="1"/>
      </w:tblPr>
      <w:tblGrid>
        <w:gridCol w:w="2778"/>
        <w:gridCol w:w="6843"/>
      </w:tblGrid>
      <w:tr w:rsidR="00A47669" w:rsidRPr="00BB6FA3" w14:paraId="0A9EDAF5" w14:textId="77777777" w:rsidTr="00B77213">
        <w:trPr>
          <w:trHeight w:val="457"/>
        </w:trPr>
        <w:tc>
          <w:tcPr>
            <w:tcW w:w="9621" w:type="dxa"/>
            <w:gridSpan w:val="2"/>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FD572B9" w14:textId="4817EE41" w:rsidR="00A47669" w:rsidRPr="00BB6FA3" w:rsidRDefault="00A47669" w:rsidP="000B59EB">
            <w:pPr>
              <w:spacing w:line="360" w:lineRule="auto"/>
              <w:jc w:val="both"/>
              <w:rPr>
                <w:rFonts w:asciiTheme="majorBidi" w:hAnsiTheme="majorBidi" w:cstheme="majorBidi"/>
              </w:rPr>
            </w:pPr>
            <w:r w:rsidRPr="00BB6FA3">
              <w:rPr>
                <w:rFonts w:asciiTheme="majorBidi" w:hAnsiTheme="majorBidi" w:cstheme="majorBidi"/>
                <w:b/>
              </w:rPr>
              <w:t xml:space="preserve">Description textuelle du cas d’utilisation « </w:t>
            </w:r>
            <w:r w:rsidR="00137F53" w:rsidRPr="00BB6FA3">
              <w:rPr>
                <w:rFonts w:asciiTheme="majorBidi" w:hAnsiTheme="majorBidi" w:cstheme="majorBidi"/>
                <w:b/>
              </w:rPr>
              <w:t xml:space="preserve">Gestion des </w:t>
            </w:r>
            <w:r w:rsidR="00400466" w:rsidRPr="00BB6FA3">
              <w:rPr>
                <w:rFonts w:asciiTheme="majorBidi" w:hAnsiTheme="majorBidi" w:cstheme="majorBidi"/>
                <w:b/>
              </w:rPr>
              <w:t>profils »</w:t>
            </w:r>
            <w:r w:rsidRPr="00BB6FA3">
              <w:rPr>
                <w:rFonts w:asciiTheme="majorBidi" w:hAnsiTheme="majorBidi" w:cstheme="majorBidi"/>
                <w:b/>
              </w:rPr>
              <w:t xml:space="preserve"> </w:t>
            </w:r>
          </w:p>
        </w:tc>
      </w:tr>
      <w:tr w:rsidR="00A47669" w:rsidRPr="00BB6FA3" w14:paraId="053B0094" w14:textId="77777777" w:rsidTr="0063526C">
        <w:trPr>
          <w:trHeight w:val="459"/>
        </w:trPr>
        <w:tc>
          <w:tcPr>
            <w:tcW w:w="2778"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B42A1E1" w14:textId="77777777" w:rsidR="00A47669" w:rsidRPr="00BB6FA3" w:rsidRDefault="00A47669" w:rsidP="000B59EB">
            <w:pPr>
              <w:spacing w:line="360" w:lineRule="auto"/>
              <w:jc w:val="both"/>
              <w:rPr>
                <w:rFonts w:asciiTheme="majorBidi" w:hAnsiTheme="majorBidi" w:cstheme="majorBidi"/>
                <w:color w:val="000000" w:themeColor="text1"/>
              </w:rPr>
            </w:pPr>
            <w:r w:rsidRPr="00BB6FA3">
              <w:rPr>
                <w:rFonts w:asciiTheme="majorBidi" w:hAnsiTheme="majorBidi" w:cstheme="majorBidi"/>
                <w:b/>
                <w:color w:val="000000" w:themeColor="text1"/>
              </w:rPr>
              <w:t xml:space="preserve">Titre </w:t>
            </w:r>
          </w:p>
        </w:tc>
        <w:tc>
          <w:tcPr>
            <w:tcW w:w="684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648E30C" w14:textId="0AD10287" w:rsidR="00A47669" w:rsidRPr="00BB6FA3" w:rsidRDefault="006A3E0C" w:rsidP="000B59EB">
            <w:pPr>
              <w:spacing w:line="360" w:lineRule="auto"/>
              <w:jc w:val="both"/>
              <w:rPr>
                <w:rFonts w:asciiTheme="majorBidi" w:hAnsiTheme="majorBidi" w:cstheme="majorBidi"/>
                <w:color w:val="000000" w:themeColor="text1"/>
              </w:rPr>
            </w:pPr>
            <w:r w:rsidRPr="00BB6FA3">
              <w:rPr>
                <w:rFonts w:asciiTheme="majorBidi" w:hAnsiTheme="majorBidi" w:cstheme="majorBidi"/>
                <w:color w:val="000000" w:themeColor="text1"/>
              </w:rPr>
              <w:t>Gére</w:t>
            </w:r>
            <w:r w:rsidR="00C02289" w:rsidRPr="00BB6FA3">
              <w:rPr>
                <w:rFonts w:asciiTheme="majorBidi" w:hAnsiTheme="majorBidi" w:cstheme="majorBidi"/>
                <w:color w:val="000000" w:themeColor="text1"/>
              </w:rPr>
              <w:t>r</w:t>
            </w:r>
            <w:r w:rsidR="00400466" w:rsidRPr="00BB6FA3">
              <w:rPr>
                <w:rFonts w:asciiTheme="majorBidi" w:hAnsiTheme="majorBidi" w:cstheme="majorBidi"/>
                <w:color w:val="000000" w:themeColor="text1"/>
              </w:rPr>
              <w:t xml:space="preserve"> profil </w:t>
            </w:r>
          </w:p>
        </w:tc>
      </w:tr>
      <w:tr w:rsidR="00A47669" w:rsidRPr="00BB6FA3" w14:paraId="284DF824" w14:textId="77777777" w:rsidTr="0063526C">
        <w:trPr>
          <w:trHeight w:val="463"/>
        </w:trPr>
        <w:tc>
          <w:tcPr>
            <w:tcW w:w="2778"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391F09A" w14:textId="77777777" w:rsidR="00A47669" w:rsidRPr="00BB6FA3" w:rsidRDefault="00A47669" w:rsidP="000B59EB">
            <w:pPr>
              <w:spacing w:line="360" w:lineRule="auto"/>
              <w:jc w:val="both"/>
              <w:rPr>
                <w:rFonts w:asciiTheme="majorBidi" w:hAnsiTheme="majorBidi" w:cstheme="majorBidi"/>
              </w:rPr>
            </w:pPr>
            <w:r w:rsidRPr="00BB6FA3">
              <w:rPr>
                <w:rFonts w:asciiTheme="majorBidi" w:hAnsiTheme="majorBidi" w:cstheme="majorBidi"/>
                <w:b/>
              </w:rPr>
              <w:t xml:space="preserve">Acteur </w:t>
            </w:r>
          </w:p>
        </w:tc>
        <w:tc>
          <w:tcPr>
            <w:tcW w:w="6843" w:type="dxa"/>
            <w:tcBorders>
              <w:top w:val="single" w:sz="4" w:space="0" w:color="000000"/>
              <w:left w:val="single" w:sz="4" w:space="0" w:color="000000"/>
              <w:bottom w:val="single" w:sz="4" w:space="0" w:color="000000"/>
              <w:right w:val="single" w:sz="4" w:space="0" w:color="000000"/>
            </w:tcBorders>
          </w:tcPr>
          <w:p w14:paraId="50C81EAF" w14:textId="530C0843" w:rsidR="00A47669" w:rsidRPr="00BB6FA3" w:rsidRDefault="00400466" w:rsidP="000B59EB">
            <w:pPr>
              <w:spacing w:line="360" w:lineRule="auto"/>
              <w:jc w:val="both"/>
              <w:rPr>
                <w:rFonts w:asciiTheme="majorBidi" w:hAnsiTheme="majorBidi" w:cstheme="majorBidi"/>
              </w:rPr>
            </w:pPr>
            <w:r w:rsidRPr="00BB6FA3">
              <w:rPr>
                <w:rFonts w:asciiTheme="majorBidi" w:hAnsiTheme="majorBidi" w:cstheme="majorBidi"/>
              </w:rPr>
              <w:t>Utilisateur</w:t>
            </w:r>
            <w:r w:rsidR="006A3E0C" w:rsidRPr="00BB6FA3">
              <w:rPr>
                <w:rFonts w:asciiTheme="majorBidi" w:hAnsiTheme="majorBidi" w:cstheme="majorBidi"/>
              </w:rPr>
              <w:t xml:space="preserve"> </w:t>
            </w:r>
          </w:p>
        </w:tc>
      </w:tr>
      <w:tr w:rsidR="00A47669" w:rsidRPr="00BB6FA3" w14:paraId="5CDA9739" w14:textId="77777777" w:rsidTr="0063526C">
        <w:trPr>
          <w:trHeight w:val="455"/>
        </w:trPr>
        <w:tc>
          <w:tcPr>
            <w:tcW w:w="2778"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2354B61" w14:textId="77777777" w:rsidR="00A47669" w:rsidRPr="00BB6FA3" w:rsidRDefault="00A47669" w:rsidP="000B59EB">
            <w:pPr>
              <w:spacing w:line="360" w:lineRule="auto"/>
              <w:jc w:val="both"/>
              <w:rPr>
                <w:rFonts w:asciiTheme="majorBidi" w:hAnsiTheme="majorBidi" w:cstheme="majorBidi"/>
              </w:rPr>
            </w:pPr>
            <w:r w:rsidRPr="00BB6FA3">
              <w:rPr>
                <w:rFonts w:asciiTheme="majorBidi" w:hAnsiTheme="majorBidi" w:cstheme="majorBidi"/>
                <w:b/>
              </w:rPr>
              <w:t xml:space="preserve">Prés condition </w:t>
            </w:r>
          </w:p>
        </w:tc>
        <w:tc>
          <w:tcPr>
            <w:tcW w:w="684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1999AF5" w14:textId="5C2E00D1" w:rsidR="00A47669" w:rsidRPr="00BB6FA3" w:rsidRDefault="00C02289" w:rsidP="000B59EB">
            <w:pPr>
              <w:spacing w:line="360" w:lineRule="auto"/>
              <w:jc w:val="both"/>
              <w:rPr>
                <w:rFonts w:asciiTheme="majorBidi" w:hAnsiTheme="majorBidi" w:cstheme="majorBidi"/>
              </w:rPr>
            </w:pPr>
            <w:r w:rsidRPr="00BB6FA3">
              <w:rPr>
                <w:rFonts w:asciiTheme="majorBidi" w:hAnsiTheme="majorBidi" w:cstheme="majorBidi"/>
              </w:rPr>
              <w:t>Utilisateur authentifié.</w:t>
            </w:r>
          </w:p>
        </w:tc>
      </w:tr>
      <w:tr w:rsidR="00A47669" w:rsidRPr="00BB6FA3" w14:paraId="55C7C0F8" w14:textId="77777777" w:rsidTr="0063526C">
        <w:trPr>
          <w:trHeight w:val="463"/>
        </w:trPr>
        <w:tc>
          <w:tcPr>
            <w:tcW w:w="2778"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8E846F7" w14:textId="77777777" w:rsidR="00A47669" w:rsidRPr="00BB6FA3" w:rsidRDefault="00A47669" w:rsidP="000B59EB">
            <w:pPr>
              <w:spacing w:line="360" w:lineRule="auto"/>
              <w:jc w:val="both"/>
              <w:rPr>
                <w:rFonts w:asciiTheme="majorBidi" w:hAnsiTheme="majorBidi" w:cstheme="majorBidi"/>
              </w:rPr>
            </w:pPr>
            <w:r w:rsidRPr="00BB6FA3">
              <w:rPr>
                <w:rFonts w:asciiTheme="majorBidi" w:hAnsiTheme="majorBidi" w:cstheme="majorBidi"/>
                <w:b/>
              </w:rPr>
              <w:t xml:space="preserve">Post condition </w:t>
            </w:r>
          </w:p>
        </w:tc>
        <w:tc>
          <w:tcPr>
            <w:tcW w:w="684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1F742BB" w14:textId="0171A419" w:rsidR="00A47669" w:rsidRPr="00BB6FA3" w:rsidRDefault="00C02289" w:rsidP="000B59EB">
            <w:pPr>
              <w:spacing w:line="360" w:lineRule="auto"/>
              <w:jc w:val="both"/>
              <w:rPr>
                <w:rFonts w:asciiTheme="majorBidi" w:hAnsiTheme="majorBidi" w:cstheme="majorBidi"/>
              </w:rPr>
            </w:pPr>
            <w:r w:rsidRPr="00BB6FA3">
              <w:rPr>
                <w:rFonts w:asciiTheme="majorBidi" w:hAnsiTheme="majorBidi" w:cstheme="majorBidi"/>
              </w:rPr>
              <w:t xml:space="preserve">Profil modifié </w:t>
            </w:r>
          </w:p>
        </w:tc>
      </w:tr>
      <w:tr w:rsidR="00A47669" w:rsidRPr="00BB6FA3" w14:paraId="27BD7981" w14:textId="77777777" w:rsidTr="0063526C">
        <w:trPr>
          <w:trHeight w:val="986"/>
        </w:trPr>
        <w:tc>
          <w:tcPr>
            <w:tcW w:w="2778" w:type="dxa"/>
            <w:tcBorders>
              <w:top w:val="single" w:sz="4" w:space="0" w:color="000000"/>
              <w:left w:val="single" w:sz="4" w:space="0" w:color="000000"/>
              <w:bottom w:val="single" w:sz="4" w:space="0" w:color="000000"/>
              <w:right w:val="single" w:sz="4" w:space="0" w:color="auto"/>
            </w:tcBorders>
            <w:shd w:val="clear" w:color="auto" w:fill="F2F2F2" w:themeFill="background1" w:themeFillShade="F2"/>
          </w:tcPr>
          <w:p w14:paraId="6B42DD68" w14:textId="77777777" w:rsidR="00A47669" w:rsidRPr="00BB6FA3" w:rsidRDefault="00A47669" w:rsidP="000B59EB">
            <w:pPr>
              <w:spacing w:line="360" w:lineRule="auto"/>
              <w:jc w:val="both"/>
              <w:rPr>
                <w:rFonts w:asciiTheme="majorBidi" w:hAnsiTheme="majorBidi" w:cstheme="majorBidi"/>
              </w:rPr>
            </w:pPr>
            <w:r w:rsidRPr="00BB6FA3">
              <w:rPr>
                <w:rFonts w:asciiTheme="majorBidi" w:hAnsiTheme="majorBidi" w:cstheme="majorBidi"/>
                <w:b/>
              </w:rPr>
              <w:t xml:space="preserve">Description du scénario nominal </w:t>
            </w:r>
          </w:p>
        </w:tc>
        <w:tc>
          <w:tcPr>
            <w:tcW w:w="6843" w:type="dxa"/>
            <w:tcBorders>
              <w:top w:val="single" w:sz="4" w:space="0" w:color="000000"/>
              <w:left w:val="single" w:sz="4" w:space="0" w:color="auto"/>
              <w:bottom w:val="single" w:sz="4" w:space="0" w:color="000000"/>
              <w:right w:val="single" w:sz="4" w:space="0" w:color="000000"/>
            </w:tcBorders>
            <w:shd w:val="clear" w:color="auto" w:fill="FFFFFF" w:themeFill="background1"/>
          </w:tcPr>
          <w:p w14:paraId="746062A6" w14:textId="7FEDE5AE" w:rsidR="00C02289" w:rsidRPr="00BB6FA3" w:rsidRDefault="00C02289" w:rsidP="000B59EB">
            <w:pPr>
              <w:pStyle w:val="Paragraphedeliste"/>
              <w:numPr>
                <w:ilvl w:val="0"/>
                <w:numId w:val="27"/>
              </w:numPr>
              <w:spacing w:line="360" w:lineRule="auto"/>
              <w:jc w:val="both"/>
              <w:rPr>
                <w:rFonts w:asciiTheme="majorBidi" w:hAnsiTheme="majorBidi" w:cstheme="majorBidi"/>
              </w:rPr>
            </w:pPr>
            <w:r w:rsidRPr="00BB6FA3">
              <w:rPr>
                <w:rFonts w:asciiTheme="majorBidi" w:hAnsiTheme="majorBidi" w:cstheme="majorBidi"/>
              </w:rPr>
              <w:t xml:space="preserve">L’utilisateur demande la page de modification de </w:t>
            </w:r>
            <w:r w:rsidR="00A07CB4" w:rsidRPr="00BB6FA3">
              <w:rPr>
                <w:rFonts w:asciiTheme="majorBidi" w:hAnsiTheme="majorBidi" w:cstheme="majorBidi"/>
              </w:rPr>
              <w:t>profil.</w:t>
            </w:r>
          </w:p>
          <w:p w14:paraId="0B33DE3E" w14:textId="77777777" w:rsidR="00C02289" w:rsidRPr="00BB6FA3" w:rsidRDefault="00A07CB4" w:rsidP="000B59EB">
            <w:pPr>
              <w:pStyle w:val="Paragraphedeliste"/>
              <w:numPr>
                <w:ilvl w:val="0"/>
                <w:numId w:val="27"/>
              </w:numPr>
              <w:spacing w:line="360" w:lineRule="auto"/>
              <w:jc w:val="both"/>
              <w:rPr>
                <w:rFonts w:asciiTheme="majorBidi" w:hAnsiTheme="majorBidi" w:cstheme="majorBidi"/>
              </w:rPr>
            </w:pPr>
            <w:r w:rsidRPr="00BB6FA3">
              <w:rPr>
                <w:rFonts w:asciiTheme="majorBidi" w:hAnsiTheme="majorBidi" w:cstheme="majorBidi"/>
              </w:rPr>
              <w:t>L’utilisateur modifie les informations et valide.</w:t>
            </w:r>
          </w:p>
          <w:p w14:paraId="4AAEA550" w14:textId="1A4C9214" w:rsidR="00A07CB4" w:rsidRPr="00BB6FA3" w:rsidRDefault="00A07CB4" w:rsidP="000B59EB">
            <w:pPr>
              <w:pStyle w:val="Paragraphedeliste"/>
              <w:numPr>
                <w:ilvl w:val="0"/>
                <w:numId w:val="27"/>
              </w:numPr>
              <w:spacing w:line="360" w:lineRule="auto"/>
              <w:jc w:val="both"/>
              <w:rPr>
                <w:rFonts w:asciiTheme="majorBidi" w:hAnsiTheme="majorBidi" w:cstheme="majorBidi"/>
              </w:rPr>
            </w:pPr>
            <w:r w:rsidRPr="00BB6FA3">
              <w:rPr>
                <w:rFonts w:asciiTheme="majorBidi" w:hAnsiTheme="majorBidi" w:cstheme="majorBidi"/>
              </w:rPr>
              <w:t>Le système vérifie les données saisies.</w:t>
            </w:r>
          </w:p>
          <w:p w14:paraId="7F34CD86" w14:textId="02A50D51" w:rsidR="00A07CB4" w:rsidRPr="00BB6FA3" w:rsidRDefault="00A07CB4" w:rsidP="000B59EB">
            <w:pPr>
              <w:pStyle w:val="Paragraphedeliste"/>
              <w:numPr>
                <w:ilvl w:val="0"/>
                <w:numId w:val="27"/>
              </w:numPr>
              <w:spacing w:line="360" w:lineRule="auto"/>
              <w:jc w:val="both"/>
              <w:rPr>
                <w:rFonts w:asciiTheme="majorBidi" w:hAnsiTheme="majorBidi" w:cstheme="majorBidi"/>
              </w:rPr>
            </w:pPr>
            <w:r w:rsidRPr="00BB6FA3">
              <w:rPr>
                <w:rFonts w:asciiTheme="majorBidi" w:hAnsiTheme="majorBidi" w:cstheme="majorBidi"/>
              </w:rPr>
              <w:t>Le système enregistre les données et un message de réussite.</w:t>
            </w:r>
          </w:p>
        </w:tc>
      </w:tr>
      <w:tr w:rsidR="00A47669" w:rsidRPr="00BB6FA3" w14:paraId="2A30C3C1" w14:textId="77777777" w:rsidTr="0063526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600"/>
        </w:trPr>
        <w:tc>
          <w:tcPr>
            <w:tcW w:w="2778" w:type="dxa"/>
            <w:shd w:val="clear" w:color="auto" w:fill="F2F2F2" w:themeFill="background1" w:themeFillShade="F2"/>
          </w:tcPr>
          <w:p w14:paraId="2AEB0C07" w14:textId="77777777" w:rsidR="00A47669" w:rsidRPr="00BB6FA3" w:rsidRDefault="00A47669" w:rsidP="000B59EB">
            <w:pPr>
              <w:pStyle w:val="Paragraphedeliste"/>
              <w:spacing w:line="360" w:lineRule="auto"/>
              <w:ind w:left="0"/>
              <w:jc w:val="both"/>
              <w:rPr>
                <w:rFonts w:asciiTheme="majorBidi" w:hAnsiTheme="majorBidi" w:cstheme="majorBidi"/>
                <w:b/>
                <w:bCs/>
                <w:sz w:val="28"/>
                <w:szCs w:val="28"/>
              </w:rPr>
            </w:pPr>
            <w:r w:rsidRPr="00BB6FA3">
              <w:rPr>
                <w:rFonts w:asciiTheme="majorBidi" w:hAnsiTheme="majorBidi" w:cstheme="majorBidi"/>
                <w:b/>
                <w:bCs/>
              </w:rPr>
              <w:t>Scenarios alternatif</w:t>
            </w:r>
          </w:p>
        </w:tc>
        <w:tc>
          <w:tcPr>
            <w:tcW w:w="6843" w:type="dxa"/>
          </w:tcPr>
          <w:p w14:paraId="16392AEF" w14:textId="1215F4D7" w:rsidR="00A47669" w:rsidRPr="00BB6FA3" w:rsidRDefault="00A07CB4" w:rsidP="000B59EB">
            <w:pPr>
              <w:pStyle w:val="Paragraphedeliste"/>
              <w:spacing w:line="360" w:lineRule="auto"/>
              <w:ind w:left="0"/>
              <w:jc w:val="both"/>
              <w:rPr>
                <w:rFonts w:asciiTheme="majorBidi" w:hAnsiTheme="majorBidi" w:cstheme="majorBidi"/>
              </w:rPr>
            </w:pPr>
            <w:r w:rsidRPr="00BB6FA3">
              <w:rPr>
                <w:rFonts w:asciiTheme="majorBidi" w:hAnsiTheme="majorBidi" w:cstheme="majorBidi"/>
              </w:rPr>
              <w:t>Le système affiche un message d’erreur pour que l’utilisateur vérifie ses données.</w:t>
            </w:r>
          </w:p>
        </w:tc>
      </w:tr>
    </w:tbl>
    <w:p w14:paraId="28F79654" w14:textId="4EA90676" w:rsidR="0063526C" w:rsidRDefault="0063526C" w:rsidP="0063526C">
      <w:pPr>
        <w:pStyle w:val="Titre3"/>
        <w:ind w:left="1440"/>
        <w:jc w:val="center"/>
        <w:rPr>
          <w:rFonts w:asciiTheme="minorHAnsi" w:hAnsiTheme="minorHAnsi" w:cstheme="minorHAnsi"/>
          <w:b/>
          <w:szCs w:val="24"/>
        </w:rPr>
      </w:pPr>
      <w:bookmarkStart w:id="518" w:name="_Toc104390703"/>
      <w:bookmarkStart w:id="519" w:name="_Toc104390832"/>
      <w:r w:rsidRPr="0063526C">
        <w:rPr>
          <w:rFonts w:asciiTheme="minorHAnsi" w:hAnsiTheme="minorHAnsi" w:cstheme="minorHAnsi"/>
          <w:b/>
          <w:szCs w:val="24"/>
        </w:rPr>
        <w:t xml:space="preserve">Tableau </w:t>
      </w:r>
      <w:r w:rsidR="006B03E0">
        <w:rPr>
          <w:rFonts w:asciiTheme="minorHAnsi" w:hAnsiTheme="minorHAnsi" w:cstheme="minorHAnsi"/>
          <w:b/>
          <w:szCs w:val="24"/>
        </w:rPr>
        <w:fldChar w:fldCharType="begin"/>
      </w:r>
      <w:r w:rsidR="006B03E0">
        <w:rPr>
          <w:rFonts w:asciiTheme="minorHAnsi" w:hAnsiTheme="minorHAnsi" w:cstheme="minorHAnsi"/>
          <w:b/>
          <w:szCs w:val="24"/>
        </w:rPr>
        <w:instrText xml:space="preserve"> SEQ Tableau \* ARABIC </w:instrText>
      </w:r>
      <w:r w:rsidR="006B03E0">
        <w:rPr>
          <w:rFonts w:asciiTheme="minorHAnsi" w:hAnsiTheme="minorHAnsi" w:cstheme="minorHAnsi"/>
          <w:b/>
          <w:szCs w:val="24"/>
        </w:rPr>
        <w:fldChar w:fldCharType="separate"/>
      </w:r>
      <w:r w:rsidR="00A66100">
        <w:rPr>
          <w:rFonts w:asciiTheme="minorHAnsi" w:hAnsiTheme="minorHAnsi" w:cstheme="minorHAnsi"/>
          <w:b/>
          <w:noProof/>
          <w:szCs w:val="24"/>
        </w:rPr>
        <w:t>5</w:t>
      </w:r>
      <w:r w:rsidR="006B03E0">
        <w:rPr>
          <w:rFonts w:asciiTheme="minorHAnsi" w:hAnsiTheme="minorHAnsi" w:cstheme="minorHAnsi"/>
          <w:b/>
          <w:szCs w:val="24"/>
        </w:rPr>
        <w:fldChar w:fldCharType="end"/>
      </w:r>
      <w:r w:rsidRPr="0063526C">
        <w:rPr>
          <w:rFonts w:asciiTheme="minorHAnsi" w:hAnsiTheme="minorHAnsi" w:cstheme="minorHAnsi"/>
          <w:b/>
          <w:szCs w:val="24"/>
        </w:rPr>
        <w:t xml:space="preserve"> : Description textuelle  "Gestion des profils"</w:t>
      </w:r>
      <w:bookmarkEnd w:id="518"/>
      <w:bookmarkEnd w:id="519"/>
      <w:r>
        <w:rPr>
          <w:rFonts w:asciiTheme="minorHAnsi" w:hAnsiTheme="minorHAnsi" w:cstheme="minorHAnsi"/>
          <w:b/>
          <w:szCs w:val="24"/>
        </w:rPr>
        <w:br/>
      </w:r>
    </w:p>
    <w:p w14:paraId="1749142D" w14:textId="77777777" w:rsidR="0063526C" w:rsidRDefault="0063526C" w:rsidP="00A8342A">
      <w:pPr>
        <w:pStyle w:val="Titre3"/>
        <w:ind w:left="1440"/>
        <w:rPr>
          <w:rFonts w:asciiTheme="minorHAnsi" w:hAnsiTheme="minorHAnsi" w:cstheme="minorHAnsi"/>
          <w:b/>
          <w:szCs w:val="24"/>
        </w:rPr>
      </w:pPr>
    </w:p>
    <w:p w14:paraId="13DAD6E0" w14:textId="6997AF4D" w:rsidR="00A8342A" w:rsidRPr="0063526C" w:rsidRDefault="00A8342A" w:rsidP="00A8342A">
      <w:pPr>
        <w:pStyle w:val="Titre3"/>
        <w:ind w:left="1440"/>
      </w:pPr>
    </w:p>
    <w:p w14:paraId="2BD28E0B" w14:textId="012B3BE9" w:rsidR="00A47669" w:rsidRPr="00BB6FA3" w:rsidRDefault="00D04044" w:rsidP="00A8342A">
      <w:pPr>
        <w:pStyle w:val="Titre3"/>
        <w:numPr>
          <w:ilvl w:val="2"/>
          <w:numId w:val="62"/>
        </w:numPr>
      </w:pPr>
      <w:bookmarkStart w:id="520" w:name="_Toc104390704"/>
      <w:r w:rsidRPr="00BB6FA3">
        <w:t xml:space="preserve">Item « gestion des </w:t>
      </w:r>
      <w:r w:rsidR="00273281" w:rsidRPr="00BB6FA3">
        <w:t>domaines »</w:t>
      </w:r>
      <w:bookmarkEnd w:id="520"/>
    </w:p>
    <w:p w14:paraId="6ED09CD1" w14:textId="2CA9132A" w:rsidR="0063526C" w:rsidRDefault="0063526C" w:rsidP="0063526C">
      <w:pPr>
        <w:pStyle w:val="Lgende"/>
        <w:keepNext/>
      </w:pPr>
    </w:p>
    <w:tbl>
      <w:tblPr>
        <w:tblW w:w="9581" w:type="dxa"/>
        <w:tblInd w:w="404" w:type="dxa"/>
        <w:tblCellMar>
          <w:right w:w="115" w:type="dxa"/>
        </w:tblCellMar>
        <w:tblLook w:val="04A0" w:firstRow="1" w:lastRow="0" w:firstColumn="1" w:lastColumn="0" w:noHBand="0" w:noVBand="1"/>
      </w:tblPr>
      <w:tblGrid>
        <w:gridCol w:w="2766"/>
        <w:gridCol w:w="6815"/>
      </w:tblGrid>
      <w:tr w:rsidR="00137F53" w:rsidRPr="00BB6FA3" w14:paraId="0DD8D070" w14:textId="77777777" w:rsidTr="00137F53">
        <w:trPr>
          <w:trHeight w:val="422"/>
        </w:trPr>
        <w:tc>
          <w:tcPr>
            <w:tcW w:w="9581" w:type="dxa"/>
            <w:gridSpan w:val="2"/>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7D552DE" w14:textId="4EDC7F61" w:rsidR="00137F53" w:rsidRPr="00BB6FA3" w:rsidRDefault="00137F53" w:rsidP="000B59EB">
            <w:pPr>
              <w:spacing w:line="360" w:lineRule="auto"/>
              <w:jc w:val="both"/>
              <w:rPr>
                <w:rFonts w:asciiTheme="majorBidi" w:hAnsiTheme="majorBidi" w:cstheme="majorBidi"/>
              </w:rPr>
            </w:pPr>
            <w:r w:rsidRPr="00BB6FA3">
              <w:rPr>
                <w:rFonts w:asciiTheme="majorBidi" w:hAnsiTheme="majorBidi" w:cstheme="majorBidi"/>
                <w:b/>
              </w:rPr>
              <w:t xml:space="preserve">Description textuelle du cas d’utilisation « Gestion des domaines » </w:t>
            </w:r>
          </w:p>
        </w:tc>
      </w:tr>
      <w:tr w:rsidR="00137F53" w:rsidRPr="00BB6FA3" w14:paraId="6961DCF4" w14:textId="77777777" w:rsidTr="0063526C">
        <w:trPr>
          <w:trHeight w:val="423"/>
        </w:trPr>
        <w:tc>
          <w:tcPr>
            <w:tcW w:w="276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1C11E98" w14:textId="77777777" w:rsidR="00137F53" w:rsidRPr="00BB6FA3" w:rsidRDefault="00137F53" w:rsidP="000B59EB">
            <w:pPr>
              <w:spacing w:line="360" w:lineRule="auto"/>
              <w:jc w:val="both"/>
              <w:rPr>
                <w:rFonts w:asciiTheme="majorBidi" w:hAnsiTheme="majorBidi" w:cstheme="majorBidi"/>
                <w:color w:val="000000" w:themeColor="text1"/>
              </w:rPr>
            </w:pPr>
            <w:r w:rsidRPr="00BB6FA3">
              <w:rPr>
                <w:rFonts w:asciiTheme="majorBidi" w:hAnsiTheme="majorBidi" w:cstheme="majorBidi"/>
                <w:b/>
                <w:color w:val="000000" w:themeColor="text1"/>
              </w:rPr>
              <w:t xml:space="preserve">Titre </w:t>
            </w:r>
          </w:p>
        </w:tc>
        <w:tc>
          <w:tcPr>
            <w:tcW w:w="6815"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8BF991D" w14:textId="15FD886F" w:rsidR="00137F53" w:rsidRPr="00BB6FA3" w:rsidRDefault="00BD6578" w:rsidP="000B59EB">
            <w:pPr>
              <w:spacing w:line="360" w:lineRule="auto"/>
              <w:jc w:val="both"/>
              <w:rPr>
                <w:rFonts w:asciiTheme="majorBidi" w:hAnsiTheme="majorBidi" w:cstheme="majorBidi"/>
                <w:color w:val="000000" w:themeColor="text1"/>
              </w:rPr>
            </w:pPr>
            <w:r w:rsidRPr="00BB6FA3">
              <w:rPr>
                <w:rFonts w:asciiTheme="majorBidi" w:hAnsiTheme="majorBidi" w:cstheme="majorBidi"/>
                <w:color w:val="000000" w:themeColor="text1"/>
              </w:rPr>
              <w:t xml:space="preserve">Gérer les domaines </w:t>
            </w:r>
          </w:p>
        </w:tc>
      </w:tr>
      <w:tr w:rsidR="00137F53" w:rsidRPr="00BB6FA3" w14:paraId="4119C4C3" w14:textId="77777777" w:rsidTr="0063526C">
        <w:trPr>
          <w:trHeight w:val="427"/>
        </w:trPr>
        <w:tc>
          <w:tcPr>
            <w:tcW w:w="276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A665A60" w14:textId="77777777" w:rsidR="00137F53" w:rsidRPr="00BB6FA3" w:rsidRDefault="00137F53" w:rsidP="000B59EB">
            <w:pPr>
              <w:spacing w:line="360" w:lineRule="auto"/>
              <w:jc w:val="both"/>
              <w:rPr>
                <w:rFonts w:asciiTheme="majorBidi" w:hAnsiTheme="majorBidi" w:cstheme="majorBidi"/>
              </w:rPr>
            </w:pPr>
            <w:r w:rsidRPr="00BB6FA3">
              <w:rPr>
                <w:rFonts w:asciiTheme="majorBidi" w:hAnsiTheme="majorBidi" w:cstheme="majorBidi"/>
                <w:b/>
              </w:rPr>
              <w:t xml:space="preserve">Acteur </w:t>
            </w:r>
          </w:p>
        </w:tc>
        <w:tc>
          <w:tcPr>
            <w:tcW w:w="6815" w:type="dxa"/>
            <w:tcBorders>
              <w:top w:val="single" w:sz="4" w:space="0" w:color="000000"/>
              <w:left w:val="single" w:sz="4" w:space="0" w:color="000000"/>
              <w:bottom w:val="single" w:sz="4" w:space="0" w:color="000000"/>
              <w:right w:val="single" w:sz="4" w:space="0" w:color="000000"/>
            </w:tcBorders>
          </w:tcPr>
          <w:p w14:paraId="73A5F7A1" w14:textId="3AEABE31" w:rsidR="00137F53" w:rsidRPr="00BB6FA3" w:rsidRDefault="00BD6578" w:rsidP="000B59EB">
            <w:pPr>
              <w:spacing w:line="360" w:lineRule="auto"/>
              <w:jc w:val="both"/>
              <w:rPr>
                <w:rFonts w:asciiTheme="majorBidi" w:hAnsiTheme="majorBidi" w:cstheme="majorBidi"/>
              </w:rPr>
            </w:pPr>
            <w:r w:rsidRPr="00BB6FA3">
              <w:rPr>
                <w:rFonts w:asciiTheme="majorBidi" w:hAnsiTheme="majorBidi" w:cstheme="majorBidi"/>
              </w:rPr>
              <w:t>Admin ou bien éditeur.</w:t>
            </w:r>
          </w:p>
        </w:tc>
      </w:tr>
      <w:tr w:rsidR="00137F53" w:rsidRPr="00BB6FA3" w14:paraId="2B4259E7" w14:textId="77777777" w:rsidTr="0063526C">
        <w:trPr>
          <w:trHeight w:val="420"/>
        </w:trPr>
        <w:tc>
          <w:tcPr>
            <w:tcW w:w="276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49E4EA0" w14:textId="77777777" w:rsidR="00137F53" w:rsidRPr="00BB6FA3" w:rsidRDefault="00137F53" w:rsidP="000B59EB">
            <w:pPr>
              <w:spacing w:line="360" w:lineRule="auto"/>
              <w:jc w:val="both"/>
              <w:rPr>
                <w:rFonts w:asciiTheme="majorBidi" w:hAnsiTheme="majorBidi" w:cstheme="majorBidi"/>
              </w:rPr>
            </w:pPr>
            <w:r w:rsidRPr="00BB6FA3">
              <w:rPr>
                <w:rFonts w:asciiTheme="majorBidi" w:hAnsiTheme="majorBidi" w:cstheme="majorBidi"/>
                <w:b/>
              </w:rPr>
              <w:t xml:space="preserve">Prés condition </w:t>
            </w:r>
          </w:p>
        </w:tc>
        <w:tc>
          <w:tcPr>
            <w:tcW w:w="6815"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83B052D" w14:textId="4FB97F25" w:rsidR="00137F53" w:rsidRPr="00BB6FA3" w:rsidRDefault="00BD6578" w:rsidP="000B59EB">
            <w:pPr>
              <w:spacing w:line="360" w:lineRule="auto"/>
              <w:jc w:val="both"/>
              <w:rPr>
                <w:rFonts w:asciiTheme="majorBidi" w:hAnsiTheme="majorBidi" w:cstheme="majorBidi"/>
              </w:rPr>
            </w:pPr>
            <w:r w:rsidRPr="00BB6FA3">
              <w:rPr>
                <w:rFonts w:asciiTheme="majorBidi" w:hAnsiTheme="majorBidi" w:cstheme="majorBidi"/>
              </w:rPr>
              <w:t>Utilisateur authentifié en tant que admin ou éditeur.</w:t>
            </w:r>
          </w:p>
        </w:tc>
      </w:tr>
      <w:tr w:rsidR="00137F53" w:rsidRPr="00BB6FA3" w14:paraId="6266E02C" w14:textId="77777777" w:rsidTr="0063526C">
        <w:trPr>
          <w:trHeight w:val="427"/>
        </w:trPr>
        <w:tc>
          <w:tcPr>
            <w:tcW w:w="276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B7FC27E" w14:textId="77777777" w:rsidR="00137F53" w:rsidRPr="00BB6FA3" w:rsidRDefault="00137F53" w:rsidP="000B59EB">
            <w:pPr>
              <w:spacing w:line="360" w:lineRule="auto"/>
              <w:jc w:val="both"/>
              <w:rPr>
                <w:rFonts w:asciiTheme="majorBidi" w:hAnsiTheme="majorBidi" w:cstheme="majorBidi"/>
              </w:rPr>
            </w:pPr>
            <w:r w:rsidRPr="00BB6FA3">
              <w:rPr>
                <w:rFonts w:asciiTheme="majorBidi" w:hAnsiTheme="majorBidi" w:cstheme="majorBidi"/>
                <w:b/>
              </w:rPr>
              <w:t xml:space="preserve">Post condition </w:t>
            </w:r>
          </w:p>
        </w:tc>
        <w:tc>
          <w:tcPr>
            <w:tcW w:w="6815"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F5531DD" w14:textId="39B26BC4" w:rsidR="00137F53" w:rsidRPr="00BB6FA3" w:rsidRDefault="00BD6578" w:rsidP="000B59EB">
            <w:pPr>
              <w:spacing w:line="360" w:lineRule="auto"/>
              <w:jc w:val="both"/>
              <w:rPr>
                <w:rFonts w:asciiTheme="majorBidi" w:hAnsiTheme="majorBidi" w:cstheme="majorBidi"/>
              </w:rPr>
            </w:pPr>
            <w:r w:rsidRPr="00BB6FA3">
              <w:rPr>
                <w:rFonts w:asciiTheme="majorBidi" w:hAnsiTheme="majorBidi" w:cstheme="majorBidi"/>
              </w:rPr>
              <w:t xml:space="preserve">La liste de ses domaines va être à jour selon la fonctionnalité </w:t>
            </w:r>
            <w:r w:rsidR="00273281" w:rsidRPr="00BB6FA3">
              <w:rPr>
                <w:rFonts w:asciiTheme="majorBidi" w:hAnsiTheme="majorBidi" w:cstheme="majorBidi"/>
              </w:rPr>
              <w:t>d’ajout, de</w:t>
            </w:r>
            <w:r w:rsidRPr="00BB6FA3">
              <w:rPr>
                <w:rFonts w:asciiTheme="majorBidi" w:hAnsiTheme="majorBidi" w:cstheme="majorBidi"/>
              </w:rPr>
              <w:t xml:space="preserve"> </w:t>
            </w:r>
            <w:r w:rsidR="00273281" w:rsidRPr="00BB6FA3">
              <w:rPr>
                <w:rFonts w:asciiTheme="majorBidi" w:hAnsiTheme="majorBidi" w:cstheme="majorBidi"/>
              </w:rPr>
              <w:t>modification, de</w:t>
            </w:r>
            <w:r w:rsidR="000F2EE5" w:rsidRPr="00BB6FA3">
              <w:rPr>
                <w:rFonts w:asciiTheme="majorBidi" w:hAnsiTheme="majorBidi" w:cstheme="majorBidi"/>
              </w:rPr>
              <w:t xml:space="preserve"> </w:t>
            </w:r>
            <w:r w:rsidR="00273281" w:rsidRPr="00BB6FA3">
              <w:rPr>
                <w:rFonts w:asciiTheme="majorBidi" w:hAnsiTheme="majorBidi" w:cstheme="majorBidi"/>
              </w:rPr>
              <w:t>suppression.</w:t>
            </w:r>
          </w:p>
        </w:tc>
      </w:tr>
      <w:tr w:rsidR="00137F53" w:rsidRPr="00BB6FA3" w14:paraId="2C2D2E6D" w14:textId="77777777" w:rsidTr="0063526C">
        <w:trPr>
          <w:trHeight w:val="909"/>
        </w:trPr>
        <w:tc>
          <w:tcPr>
            <w:tcW w:w="2766" w:type="dxa"/>
            <w:tcBorders>
              <w:top w:val="single" w:sz="4" w:space="0" w:color="000000"/>
              <w:left w:val="single" w:sz="4" w:space="0" w:color="000000"/>
              <w:bottom w:val="single" w:sz="4" w:space="0" w:color="000000"/>
              <w:right w:val="single" w:sz="4" w:space="0" w:color="auto"/>
            </w:tcBorders>
            <w:shd w:val="clear" w:color="auto" w:fill="F2F2F2" w:themeFill="background1" w:themeFillShade="F2"/>
          </w:tcPr>
          <w:p w14:paraId="1FB2DF9D" w14:textId="77777777" w:rsidR="00137F53" w:rsidRPr="00BB6FA3" w:rsidRDefault="00137F53" w:rsidP="000B59EB">
            <w:pPr>
              <w:spacing w:line="360" w:lineRule="auto"/>
              <w:jc w:val="both"/>
              <w:rPr>
                <w:rFonts w:asciiTheme="majorBidi" w:hAnsiTheme="majorBidi" w:cstheme="majorBidi"/>
              </w:rPr>
            </w:pPr>
            <w:r w:rsidRPr="00BB6FA3">
              <w:rPr>
                <w:rFonts w:asciiTheme="majorBidi" w:hAnsiTheme="majorBidi" w:cstheme="majorBidi"/>
                <w:b/>
              </w:rPr>
              <w:t xml:space="preserve">Description du scénario nominal </w:t>
            </w:r>
          </w:p>
        </w:tc>
        <w:tc>
          <w:tcPr>
            <w:tcW w:w="6815" w:type="dxa"/>
            <w:tcBorders>
              <w:top w:val="single" w:sz="4" w:space="0" w:color="000000"/>
              <w:left w:val="single" w:sz="4" w:space="0" w:color="auto"/>
              <w:bottom w:val="single" w:sz="4" w:space="0" w:color="000000"/>
              <w:right w:val="single" w:sz="4" w:space="0" w:color="000000"/>
            </w:tcBorders>
            <w:shd w:val="clear" w:color="auto" w:fill="FFFFFF" w:themeFill="background1"/>
          </w:tcPr>
          <w:p w14:paraId="22581FE1" w14:textId="77777777" w:rsidR="00137F53" w:rsidRPr="00BB6FA3" w:rsidRDefault="00BD6578" w:rsidP="000B59EB">
            <w:pPr>
              <w:spacing w:line="360" w:lineRule="auto"/>
              <w:jc w:val="both"/>
              <w:rPr>
                <w:rFonts w:asciiTheme="majorBidi" w:hAnsiTheme="majorBidi" w:cstheme="majorBidi"/>
              </w:rPr>
            </w:pPr>
            <w:r w:rsidRPr="00BB6FA3">
              <w:rPr>
                <w:rFonts w:asciiTheme="majorBidi" w:hAnsiTheme="majorBidi" w:cstheme="majorBidi"/>
              </w:rPr>
              <w:t xml:space="preserve"> En cas d’ajout :</w:t>
            </w:r>
          </w:p>
          <w:p w14:paraId="18F59B37" w14:textId="250E70DC" w:rsidR="00BD6578" w:rsidRPr="00BB6FA3" w:rsidRDefault="00BD6578" w:rsidP="000B59EB">
            <w:pPr>
              <w:pStyle w:val="Paragraphedeliste"/>
              <w:numPr>
                <w:ilvl w:val="0"/>
                <w:numId w:val="28"/>
              </w:numPr>
              <w:spacing w:line="360" w:lineRule="auto"/>
              <w:jc w:val="both"/>
              <w:rPr>
                <w:rFonts w:asciiTheme="majorBidi" w:hAnsiTheme="majorBidi" w:cstheme="majorBidi"/>
              </w:rPr>
            </w:pPr>
            <w:r w:rsidRPr="00BB6FA3">
              <w:rPr>
                <w:rFonts w:asciiTheme="majorBidi" w:hAnsiTheme="majorBidi" w:cstheme="majorBidi"/>
              </w:rPr>
              <w:t xml:space="preserve">L’utilisateur clique sur </w:t>
            </w:r>
            <w:r w:rsidR="00EB4DC2">
              <w:rPr>
                <w:rFonts w:asciiTheme="majorBidi" w:hAnsiTheme="majorBidi" w:cstheme="majorBidi"/>
              </w:rPr>
              <w:t>bouton</w:t>
            </w:r>
            <w:r w:rsidRPr="00BB6FA3">
              <w:rPr>
                <w:rFonts w:asciiTheme="majorBidi" w:hAnsiTheme="majorBidi" w:cstheme="majorBidi"/>
              </w:rPr>
              <w:t> « ajouter un domaine ».</w:t>
            </w:r>
          </w:p>
          <w:p w14:paraId="33DF8A69" w14:textId="77777777" w:rsidR="00BD6578" w:rsidRPr="00BB6FA3" w:rsidRDefault="00BD6578" w:rsidP="000B59EB">
            <w:pPr>
              <w:pStyle w:val="Paragraphedeliste"/>
              <w:numPr>
                <w:ilvl w:val="0"/>
                <w:numId w:val="28"/>
              </w:numPr>
              <w:spacing w:line="360" w:lineRule="auto"/>
              <w:jc w:val="both"/>
              <w:rPr>
                <w:rFonts w:asciiTheme="majorBidi" w:hAnsiTheme="majorBidi" w:cstheme="majorBidi"/>
              </w:rPr>
            </w:pPr>
            <w:r w:rsidRPr="00BB6FA3">
              <w:rPr>
                <w:rFonts w:asciiTheme="majorBidi" w:hAnsiTheme="majorBidi" w:cstheme="majorBidi"/>
              </w:rPr>
              <w:lastRenderedPageBreak/>
              <w:t>Le système affiche le formulaire d’ajout d’un domaine.</w:t>
            </w:r>
          </w:p>
          <w:p w14:paraId="0DFEBDB8" w14:textId="60D9E661" w:rsidR="00BD6578" w:rsidRPr="00BB6FA3" w:rsidRDefault="00BD6578" w:rsidP="000B59EB">
            <w:pPr>
              <w:pStyle w:val="Paragraphedeliste"/>
              <w:numPr>
                <w:ilvl w:val="0"/>
                <w:numId w:val="28"/>
              </w:numPr>
              <w:spacing w:line="360" w:lineRule="auto"/>
              <w:jc w:val="both"/>
              <w:rPr>
                <w:rFonts w:asciiTheme="majorBidi" w:hAnsiTheme="majorBidi" w:cstheme="majorBidi"/>
              </w:rPr>
            </w:pPr>
            <w:r w:rsidRPr="00BB6FA3">
              <w:rPr>
                <w:rFonts w:asciiTheme="majorBidi" w:hAnsiTheme="majorBidi" w:cstheme="majorBidi"/>
              </w:rPr>
              <w:t>L’utilisateur remplit le formulaire avec les données.</w:t>
            </w:r>
          </w:p>
          <w:p w14:paraId="2267F93F" w14:textId="7EE9CDD2" w:rsidR="008C7B2B" w:rsidRPr="00BB6FA3" w:rsidRDefault="008C7B2B" w:rsidP="000B59EB">
            <w:pPr>
              <w:pStyle w:val="Paragraphedeliste"/>
              <w:numPr>
                <w:ilvl w:val="0"/>
                <w:numId w:val="28"/>
              </w:numPr>
              <w:spacing w:line="360" w:lineRule="auto"/>
              <w:jc w:val="both"/>
              <w:rPr>
                <w:rFonts w:asciiTheme="majorBidi" w:hAnsiTheme="majorBidi" w:cstheme="majorBidi"/>
              </w:rPr>
            </w:pPr>
            <w:r w:rsidRPr="00BB6FA3">
              <w:rPr>
                <w:rFonts w:asciiTheme="majorBidi" w:hAnsiTheme="majorBidi" w:cstheme="majorBidi"/>
              </w:rPr>
              <w:t xml:space="preserve">L’utilisateur clique sur le bouton de </w:t>
            </w:r>
            <w:r w:rsidR="00273281" w:rsidRPr="00BB6FA3">
              <w:rPr>
                <w:rFonts w:asciiTheme="majorBidi" w:hAnsiTheme="majorBidi" w:cstheme="majorBidi"/>
              </w:rPr>
              <w:t>validation.</w:t>
            </w:r>
          </w:p>
          <w:p w14:paraId="60F9E2F9" w14:textId="2D911E29" w:rsidR="00BD6578" w:rsidRPr="00BB6FA3" w:rsidRDefault="00BD6578" w:rsidP="000B59EB">
            <w:pPr>
              <w:spacing w:line="360" w:lineRule="auto"/>
              <w:jc w:val="both"/>
              <w:rPr>
                <w:rFonts w:asciiTheme="majorBidi" w:hAnsiTheme="majorBidi" w:cstheme="majorBidi"/>
              </w:rPr>
            </w:pPr>
            <w:r w:rsidRPr="00BB6FA3">
              <w:rPr>
                <w:rFonts w:asciiTheme="majorBidi" w:hAnsiTheme="majorBidi" w:cstheme="majorBidi"/>
              </w:rPr>
              <w:t xml:space="preserve"> En cas de modification :</w:t>
            </w:r>
          </w:p>
          <w:p w14:paraId="333EDB25" w14:textId="5587ED00" w:rsidR="00BD6578" w:rsidRPr="00BB6FA3" w:rsidRDefault="006176AF" w:rsidP="000B59EB">
            <w:pPr>
              <w:pStyle w:val="Paragraphedeliste"/>
              <w:numPr>
                <w:ilvl w:val="0"/>
                <w:numId w:val="29"/>
              </w:numPr>
              <w:spacing w:line="360" w:lineRule="auto"/>
              <w:jc w:val="both"/>
              <w:rPr>
                <w:rFonts w:asciiTheme="majorBidi" w:hAnsiTheme="majorBidi" w:cstheme="majorBidi"/>
              </w:rPr>
            </w:pPr>
            <w:r w:rsidRPr="00BB6FA3">
              <w:rPr>
                <w:rFonts w:asciiTheme="majorBidi" w:hAnsiTheme="majorBidi" w:cstheme="majorBidi"/>
              </w:rPr>
              <w:t>L’utilisateur consulte la liste de domaines.</w:t>
            </w:r>
          </w:p>
          <w:p w14:paraId="18F8387F" w14:textId="49A41566" w:rsidR="006176AF" w:rsidRPr="00BB6FA3" w:rsidRDefault="006176AF" w:rsidP="000B59EB">
            <w:pPr>
              <w:pStyle w:val="Paragraphedeliste"/>
              <w:numPr>
                <w:ilvl w:val="0"/>
                <w:numId w:val="29"/>
              </w:numPr>
              <w:spacing w:line="360" w:lineRule="auto"/>
              <w:jc w:val="both"/>
              <w:rPr>
                <w:rFonts w:asciiTheme="majorBidi" w:hAnsiTheme="majorBidi" w:cstheme="majorBidi"/>
              </w:rPr>
            </w:pPr>
            <w:r w:rsidRPr="00BB6FA3">
              <w:rPr>
                <w:rFonts w:asciiTheme="majorBidi" w:hAnsiTheme="majorBidi" w:cstheme="majorBidi"/>
              </w:rPr>
              <w:t>Il clique sur l’icône « modifier ».</w:t>
            </w:r>
          </w:p>
          <w:p w14:paraId="430AEB61" w14:textId="392DDB57" w:rsidR="006176AF" w:rsidRPr="00BB6FA3" w:rsidRDefault="006176AF" w:rsidP="000B59EB">
            <w:pPr>
              <w:pStyle w:val="Paragraphedeliste"/>
              <w:numPr>
                <w:ilvl w:val="0"/>
                <w:numId w:val="29"/>
              </w:numPr>
              <w:spacing w:line="360" w:lineRule="auto"/>
              <w:jc w:val="both"/>
              <w:rPr>
                <w:rFonts w:asciiTheme="majorBidi" w:hAnsiTheme="majorBidi" w:cstheme="majorBidi"/>
              </w:rPr>
            </w:pPr>
            <w:r w:rsidRPr="00BB6FA3">
              <w:rPr>
                <w:rFonts w:asciiTheme="majorBidi" w:hAnsiTheme="majorBidi" w:cstheme="majorBidi"/>
              </w:rPr>
              <w:t>L’utilisateur remplit le formulaire avec les données nécessaires.</w:t>
            </w:r>
          </w:p>
          <w:p w14:paraId="2F4469AE" w14:textId="0851FE8A" w:rsidR="008C7B2B" w:rsidRPr="00BB6FA3" w:rsidRDefault="008C7B2B" w:rsidP="000B59EB">
            <w:pPr>
              <w:pStyle w:val="Paragraphedeliste"/>
              <w:numPr>
                <w:ilvl w:val="0"/>
                <w:numId w:val="29"/>
              </w:numPr>
              <w:spacing w:line="360" w:lineRule="auto"/>
              <w:jc w:val="both"/>
              <w:rPr>
                <w:rFonts w:asciiTheme="majorBidi" w:hAnsiTheme="majorBidi" w:cstheme="majorBidi"/>
              </w:rPr>
            </w:pPr>
            <w:r w:rsidRPr="00BB6FA3">
              <w:rPr>
                <w:rFonts w:asciiTheme="majorBidi" w:hAnsiTheme="majorBidi" w:cstheme="majorBidi"/>
              </w:rPr>
              <w:t xml:space="preserve">L’utilisateur clique sur le bouton de </w:t>
            </w:r>
            <w:r w:rsidR="00273281" w:rsidRPr="00BB6FA3">
              <w:rPr>
                <w:rFonts w:asciiTheme="majorBidi" w:hAnsiTheme="majorBidi" w:cstheme="majorBidi"/>
              </w:rPr>
              <w:t>validation.</w:t>
            </w:r>
          </w:p>
          <w:p w14:paraId="559472CF" w14:textId="28C70C7B" w:rsidR="006176AF" w:rsidRPr="00BB6FA3" w:rsidRDefault="006176AF" w:rsidP="000B59EB">
            <w:pPr>
              <w:spacing w:line="360" w:lineRule="auto"/>
              <w:jc w:val="both"/>
              <w:rPr>
                <w:rFonts w:asciiTheme="majorBidi" w:hAnsiTheme="majorBidi" w:cstheme="majorBidi"/>
              </w:rPr>
            </w:pPr>
            <w:r w:rsidRPr="00BB6FA3">
              <w:rPr>
                <w:rFonts w:asciiTheme="majorBidi" w:hAnsiTheme="majorBidi" w:cstheme="majorBidi"/>
              </w:rPr>
              <w:t>En cas de suppression :</w:t>
            </w:r>
          </w:p>
          <w:p w14:paraId="7736977B" w14:textId="25C484DA" w:rsidR="006176AF" w:rsidRPr="00BB6FA3" w:rsidRDefault="006176AF" w:rsidP="000B59EB">
            <w:pPr>
              <w:pStyle w:val="Paragraphedeliste"/>
              <w:numPr>
                <w:ilvl w:val="0"/>
                <w:numId w:val="30"/>
              </w:numPr>
              <w:spacing w:line="360" w:lineRule="auto"/>
              <w:jc w:val="both"/>
              <w:rPr>
                <w:rFonts w:asciiTheme="majorBidi" w:hAnsiTheme="majorBidi" w:cstheme="majorBidi"/>
              </w:rPr>
            </w:pPr>
            <w:r w:rsidRPr="00BB6FA3">
              <w:rPr>
                <w:rFonts w:asciiTheme="majorBidi" w:hAnsiTheme="majorBidi" w:cstheme="majorBidi"/>
              </w:rPr>
              <w:t>L’utilisateur clique sur l’icône « supprimer </w:t>
            </w:r>
            <w:r w:rsidR="00CB248D" w:rsidRPr="00BB6FA3">
              <w:rPr>
                <w:rFonts w:asciiTheme="majorBidi" w:hAnsiTheme="majorBidi" w:cstheme="majorBidi"/>
              </w:rPr>
              <w:t>».</w:t>
            </w:r>
          </w:p>
          <w:p w14:paraId="2FDC4B9F" w14:textId="77777777" w:rsidR="00CB248D" w:rsidRPr="00BB6FA3" w:rsidRDefault="006176AF" w:rsidP="000B59EB">
            <w:pPr>
              <w:pStyle w:val="Paragraphedeliste"/>
              <w:numPr>
                <w:ilvl w:val="0"/>
                <w:numId w:val="30"/>
              </w:numPr>
              <w:spacing w:line="360" w:lineRule="auto"/>
              <w:jc w:val="both"/>
              <w:rPr>
                <w:rFonts w:asciiTheme="majorBidi" w:hAnsiTheme="majorBidi" w:cstheme="majorBidi"/>
              </w:rPr>
            </w:pPr>
            <w:r w:rsidRPr="00BB6FA3">
              <w:rPr>
                <w:rFonts w:asciiTheme="majorBidi" w:hAnsiTheme="majorBidi" w:cstheme="majorBidi"/>
              </w:rPr>
              <w:t xml:space="preserve">Le système affiche une fenêtre </w:t>
            </w:r>
            <w:r w:rsidR="00CB248D" w:rsidRPr="00BB6FA3">
              <w:rPr>
                <w:rFonts w:asciiTheme="majorBidi" w:hAnsiTheme="majorBidi" w:cstheme="majorBidi"/>
              </w:rPr>
              <w:t>de confirmation.</w:t>
            </w:r>
          </w:p>
          <w:p w14:paraId="2C394588" w14:textId="57987671" w:rsidR="00BD6578" w:rsidRPr="00BB6FA3" w:rsidRDefault="00CB248D" w:rsidP="000B59EB">
            <w:pPr>
              <w:pStyle w:val="Paragraphedeliste"/>
              <w:numPr>
                <w:ilvl w:val="0"/>
                <w:numId w:val="30"/>
              </w:numPr>
              <w:spacing w:line="360" w:lineRule="auto"/>
              <w:jc w:val="both"/>
              <w:rPr>
                <w:rFonts w:asciiTheme="majorBidi" w:hAnsiTheme="majorBidi" w:cstheme="majorBidi"/>
              </w:rPr>
            </w:pPr>
            <w:r w:rsidRPr="00BB6FA3">
              <w:rPr>
                <w:rFonts w:asciiTheme="majorBidi" w:hAnsiTheme="majorBidi" w:cstheme="majorBidi"/>
              </w:rPr>
              <w:t>Le  </w:t>
            </w:r>
            <w:r w:rsidR="006176AF" w:rsidRPr="00BB6FA3">
              <w:rPr>
                <w:rFonts w:asciiTheme="majorBidi" w:hAnsiTheme="majorBidi" w:cstheme="majorBidi"/>
              </w:rPr>
              <w:t xml:space="preserve"> </w:t>
            </w:r>
            <w:r w:rsidRPr="00BB6FA3">
              <w:rPr>
                <w:rFonts w:asciiTheme="majorBidi" w:hAnsiTheme="majorBidi" w:cstheme="majorBidi"/>
              </w:rPr>
              <w:t>système va supprimer le domaine sélectionné.</w:t>
            </w:r>
          </w:p>
        </w:tc>
      </w:tr>
      <w:tr w:rsidR="00137F53" w:rsidRPr="00BB6FA3" w14:paraId="41E94021" w14:textId="77777777" w:rsidTr="0063526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553"/>
        </w:trPr>
        <w:tc>
          <w:tcPr>
            <w:tcW w:w="2766" w:type="dxa"/>
            <w:shd w:val="clear" w:color="auto" w:fill="F2F2F2" w:themeFill="background1" w:themeFillShade="F2"/>
          </w:tcPr>
          <w:p w14:paraId="5C5AD207" w14:textId="77777777" w:rsidR="00137F53" w:rsidRPr="00BB6FA3" w:rsidRDefault="00137F53" w:rsidP="000B59EB">
            <w:pPr>
              <w:pStyle w:val="Paragraphedeliste"/>
              <w:spacing w:line="360" w:lineRule="auto"/>
              <w:ind w:left="0"/>
              <w:jc w:val="both"/>
              <w:rPr>
                <w:rFonts w:asciiTheme="majorBidi" w:hAnsiTheme="majorBidi" w:cstheme="majorBidi"/>
                <w:b/>
                <w:bCs/>
                <w:sz w:val="28"/>
                <w:szCs w:val="28"/>
              </w:rPr>
            </w:pPr>
            <w:r w:rsidRPr="00BB6FA3">
              <w:rPr>
                <w:rFonts w:asciiTheme="majorBidi" w:hAnsiTheme="majorBidi" w:cstheme="majorBidi"/>
                <w:b/>
                <w:bCs/>
              </w:rPr>
              <w:lastRenderedPageBreak/>
              <w:t>Scenarios alternatif</w:t>
            </w:r>
          </w:p>
        </w:tc>
        <w:tc>
          <w:tcPr>
            <w:tcW w:w="6815" w:type="dxa"/>
          </w:tcPr>
          <w:p w14:paraId="23384CDB" w14:textId="37F5B4D1" w:rsidR="00137F53" w:rsidRPr="00BB6FA3" w:rsidRDefault="00CB248D" w:rsidP="000B59EB">
            <w:pPr>
              <w:pStyle w:val="Paragraphedeliste"/>
              <w:spacing w:line="360" w:lineRule="auto"/>
              <w:ind w:left="0"/>
              <w:jc w:val="both"/>
              <w:rPr>
                <w:rFonts w:asciiTheme="majorBidi" w:hAnsiTheme="majorBidi" w:cstheme="majorBidi"/>
              </w:rPr>
            </w:pPr>
            <w:r w:rsidRPr="00BB6FA3">
              <w:rPr>
                <w:rFonts w:asciiTheme="majorBidi" w:hAnsiTheme="majorBidi" w:cstheme="majorBidi"/>
              </w:rPr>
              <w:t xml:space="preserve">Le système affiche un message d’erreur pour que </w:t>
            </w:r>
            <w:r w:rsidR="000F2EE5" w:rsidRPr="00BB6FA3">
              <w:rPr>
                <w:rFonts w:asciiTheme="majorBidi" w:hAnsiTheme="majorBidi" w:cstheme="majorBidi"/>
              </w:rPr>
              <w:t xml:space="preserve">l’utilisateur vérifie ces données. </w:t>
            </w:r>
          </w:p>
        </w:tc>
      </w:tr>
    </w:tbl>
    <w:p w14:paraId="7B8E1D98" w14:textId="737D25E6" w:rsidR="0063526C" w:rsidRDefault="0063526C" w:rsidP="0063526C">
      <w:pPr>
        <w:pStyle w:val="Marwa"/>
        <w:jc w:val="center"/>
      </w:pPr>
      <w:bookmarkStart w:id="521" w:name="_Toc104390833"/>
      <w:r>
        <w:t xml:space="preserve">Tableau </w:t>
      </w:r>
      <w:fldSimple w:instr=" SEQ Tableau \* ARABIC ">
        <w:r w:rsidR="00A66100">
          <w:rPr>
            <w:noProof/>
          </w:rPr>
          <w:t>6</w:t>
        </w:r>
      </w:fldSimple>
      <w:r>
        <w:t xml:space="preserve"> : </w:t>
      </w:r>
      <w:r w:rsidRPr="00516120">
        <w:t xml:space="preserve">Description textuelle </w:t>
      </w:r>
      <w:r>
        <w:t xml:space="preserve"> "gestion des domaines"</w:t>
      </w:r>
      <w:bookmarkEnd w:id="521"/>
    </w:p>
    <w:p w14:paraId="21C258CC" w14:textId="3255FA57" w:rsidR="00137F53" w:rsidRPr="0063526C" w:rsidRDefault="00D04044" w:rsidP="00AC3C0C">
      <w:pPr>
        <w:pStyle w:val="Titre3"/>
        <w:numPr>
          <w:ilvl w:val="2"/>
          <w:numId w:val="62"/>
        </w:numPr>
        <w:rPr>
          <w:szCs w:val="24"/>
        </w:rPr>
      </w:pPr>
      <w:bookmarkStart w:id="522" w:name="_Toc104390705"/>
      <w:r w:rsidRPr="0063526C">
        <w:rPr>
          <w:szCs w:val="24"/>
        </w:rPr>
        <w:t xml:space="preserve">Item « gestion des </w:t>
      </w:r>
      <w:r w:rsidR="00EB4DC2" w:rsidRPr="0063526C">
        <w:rPr>
          <w:szCs w:val="24"/>
        </w:rPr>
        <w:t>secteurs d’activités</w:t>
      </w:r>
      <w:r w:rsidRPr="0063526C">
        <w:rPr>
          <w:szCs w:val="24"/>
        </w:rPr>
        <w:t> »</w:t>
      </w:r>
      <w:bookmarkEnd w:id="522"/>
    </w:p>
    <w:p w14:paraId="36FCA3D9" w14:textId="06EF7008" w:rsidR="0063526C" w:rsidRDefault="0063526C" w:rsidP="0063526C">
      <w:pPr>
        <w:pStyle w:val="Lgende"/>
        <w:keepNext/>
      </w:pPr>
    </w:p>
    <w:tbl>
      <w:tblPr>
        <w:tblW w:w="9581" w:type="dxa"/>
        <w:tblInd w:w="404" w:type="dxa"/>
        <w:tblCellMar>
          <w:right w:w="115" w:type="dxa"/>
        </w:tblCellMar>
        <w:tblLook w:val="04A0" w:firstRow="1" w:lastRow="0" w:firstColumn="1" w:lastColumn="0" w:noHBand="0" w:noVBand="1"/>
      </w:tblPr>
      <w:tblGrid>
        <w:gridCol w:w="2766"/>
        <w:gridCol w:w="6815"/>
      </w:tblGrid>
      <w:tr w:rsidR="00137F53" w:rsidRPr="00BB6FA3" w14:paraId="7850082D" w14:textId="77777777" w:rsidTr="00137F53">
        <w:trPr>
          <w:trHeight w:val="422"/>
        </w:trPr>
        <w:tc>
          <w:tcPr>
            <w:tcW w:w="9581" w:type="dxa"/>
            <w:gridSpan w:val="2"/>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0AAECED" w14:textId="45832AD9" w:rsidR="00137F53" w:rsidRPr="00BB6FA3" w:rsidRDefault="00137F53" w:rsidP="000B59EB">
            <w:pPr>
              <w:spacing w:line="360" w:lineRule="auto"/>
              <w:jc w:val="both"/>
              <w:rPr>
                <w:rFonts w:asciiTheme="majorBidi" w:hAnsiTheme="majorBidi" w:cstheme="majorBidi"/>
              </w:rPr>
            </w:pPr>
            <w:r w:rsidRPr="00BB6FA3">
              <w:rPr>
                <w:rFonts w:asciiTheme="majorBidi" w:hAnsiTheme="majorBidi" w:cstheme="majorBidi"/>
                <w:b/>
              </w:rPr>
              <w:t xml:space="preserve">Description textuelle du cas d’utilisation </w:t>
            </w:r>
            <w:r w:rsidR="000F2EE5" w:rsidRPr="00BB6FA3">
              <w:rPr>
                <w:rFonts w:asciiTheme="majorBidi" w:hAnsiTheme="majorBidi" w:cstheme="majorBidi"/>
                <w:b/>
              </w:rPr>
              <w:t>« Gestion</w:t>
            </w:r>
            <w:r w:rsidRPr="00BB6FA3">
              <w:rPr>
                <w:rFonts w:asciiTheme="majorBidi" w:hAnsiTheme="majorBidi" w:cstheme="majorBidi"/>
                <w:b/>
              </w:rPr>
              <w:t xml:space="preserve"> des </w:t>
            </w:r>
            <w:r w:rsidR="00EB4DC2">
              <w:rPr>
                <w:rFonts w:asciiTheme="majorBidi" w:hAnsiTheme="majorBidi" w:cstheme="majorBidi"/>
                <w:b/>
              </w:rPr>
              <w:t>secteurs d’activités</w:t>
            </w:r>
            <w:r w:rsidR="00EB4DC2" w:rsidRPr="00BB6FA3">
              <w:rPr>
                <w:rFonts w:asciiTheme="majorBidi" w:hAnsiTheme="majorBidi" w:cstheme="majorBidi"/>
                <w:b/>
              </w:rPr>
              <w:t xml:space="preserve"> »</w:t>
            </w:r>
            <w:r w:rsidRPr="00BB6FA3">
              <w:rPr>
                <w:rFonts w:asciiTheme="majorBidi" w:hAnsiTheme="majorBidi" w:cstheme="majorBidi"/>
                <w:b/>
              </w:rPr>
              <w:t xml:space="preserve"> </w:t>
            </w:r>
          </w:p>
        </w:tc>
      </w:tr>
      <w:tr w:rsidR="00137F53" w:rsidRPr="00BB6FA3" w14:paraId="572DDD1A" w14:textId="77777777" w:rsidTr="0063526C">
        <w:trPr>
          <w:trHeight w:val="423"/>
        </w:trPr>
        <w:tc>
          <w:tcPr>
            <w:tcW w:w="276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1569C83" w14:textId="77777777" w:rsidR="00137F53" w:rsidRPr="00BB6FA3" w:rsidRDefault="00137F53" w:rsidP="000B59EB">
            <w:pPr>
              <w:spacing w:line="360" w:lineRule="auto"/>
              <w:jc w:val="both"/>
              <w:rPr>
                <w:rFonts w:asciiTheme="majorBidi" w:hAnsiTheme="majorBidi" w:cstheme="majorBidi"/>
                <w:color w:val="000000" w:themeColor="text1"/>
              </w:rPr>
            </w:pPr>
            <w:r w:rsidRPr="00BB6FA3">
              <w:rPr>
                <w:rFonts w:asciiTheme="majorBidi" w:hAnsiTheme="majorBidi" w:cstheme="majorBidi"/>
                <w:b/>
                <w:color w:val="000000" w:themeColor="text1"/>
              </w:rPr>
              <w:t xml:space="preserve">Titre </w:t>
            </w:r>
          </w:p>
        </w:tc>
        <w:tc>
          <w:tcPr>
            <w:tcW w:w="6815"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2BF124C" w14:textId="7BC1F942" w:rsidR="00137F53" w:rsidRPr="00BB6FA3" w:rsidRDefault="000F2EE5" w:rsidP="000B59EB">
            <w:pPr>
              <w:spacing w:line="360" w:lineRule="auto"/>
              <w:jc w:val="both"/>
              <w:rPr>
                <w:rFonts w:asciiTheme="majorBidi" w:hAnsiTheme="majorBidi" w:cstheme="majorBidi"/>
                <w:color w:val="000000" w:themeColor="text1"/>
              </w:rPr>
            </w:pPr>
            <w:r w:rsidRPr="00BB6FA3">
              <w:rPr>
                <w:rFonts w:asciiTheme="majorBidi" w:hAnsiTheme="majorBidi" w:cstheme="majorBidi"/>
                <w:color w:val="000000" w:themeColor="text1"/>
              </w:rPr>
              <w:t xml:space="preserve">Gérer les </w:t>
            </w:r>
            <w:r w:rsidR="00EB4DC2">
              <w:rPr>
                <w:rFonts w:asciiTheme="majorBidi" w:hAnsiTheme="majorBidi" w:cstheme="majorBidi"/>
                <w:color w:val="000000" w:themeColor="text1"/>
              </w:rPr>
              <w:t>secteurs d’activités.</w:t>
            </w:r>
            <w:r w:rsidRPr="00BB6FA3">
              <w:rPr>
                <w:rFonts w:asciiTheme="majorBidi" w:hAnsiTheme="majorBidi" w:cstheme="majorBidi"/>
                <w:color w:val="000000" w:themeColor="text1"/>
              </w:rPr>
              <w:t xml:space="preserve"> </w:t>
            </w:r>
          </w:p>
        </w:tc>
      </w:tr>
      <w:tr w:rsidR="00137F53" w:rsidRPr="00BB6FA3" w14:paraId="4ED38372" w14:textId="77777777" w:rsidTr="0063526C">
        <w:trPr>
          <w:trHeight w:val="427"/>
        </w:trPr>
        <w:tc>
          <w:tcPr>
            <w:tcW w:w="276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5881314" w14:textId="77777777" w:rsidR="00137F53" w:rsidRPr="00BB6FA3" w:rsidRDefault="00137F53" w:rsidP="000B59EB">
            <w:pPr>
              <w:spacing w:line="360" w:lineRule="auto"/>
              <w:jc w:val="both"/>
              <w:rPr>
                <w:rFonts w:asciiTheme="majorBidi" w:hAnsiTheme="majorBidi" w:cstheme="majorBidi"/>
              </w:rPr>
            </w:pPr>
            <w:r w:rsidRPr="00BB6FA3">
              <w:rPr>
                <w:rFonts w:asciiTheme="majorBidi" w:hAnsiTheme="majorBidi" w:cstheme="majorBidi"/>
                <w:b/>
              </w:rPr>
              <w:t xml:space="preserve">Acteur </w:t>
            </w:r>
          </w:p>
        </w:tc>
        <w:tc>
          <w:tcPr>
            <w:tcW w:w="6815" w:type="dxa"/>
            <w:tcBorders>
              <w:top w:val="single" w:sz="4" w:space="0" w:color="000000"/>
              <w:left w:val="single" w:sz="4" w:space="0" w:color="000000"/>
              <w:bottom w:val="single" w:sz="4" w:space="0" w:color="000000"/>
              <w:right w:val="single" w:sz="4" w:space="0" w:color="000000"/>
            </w:tcBorders>
          </w:tcPr>
          <w:p w14:paraId="20509792" w14:textId="65B44405" w:rsidR="00137F53" w:rsidRPr="00BB6FA3" w:rsidRDefault="000F2EE5" w:rsidP="000B59EB">
            <w:pPr>
              <w:spacing w:line="360" w:lineRule="auto"/>
              <w:jc w:val="both"/>
              <w:rPr>
                <w:rFonts w:asciiTheme="majorBidi" w:hAnsiTheme="majorBidi" w:cstheme="majorBidi"/>
              </w:rPr>
            </w:pPr>
            <w:r w:rsidRPr="00BB6FA3">
              <w:rPr>
                <w:rFonts w:asciiTheme="majorBidi" w:hAnsiTheme="majorBidi" w:cstheme="majorBidi"/>
              </w:rPr>
              <w:t>Admin ou éditeur.</w:t>
            </w:r>
          </w:p>
        </w:tc>
      </w:tr>
      <w:tr w:rsidR="00137F53" w:rsidRPr="00BB6FA3" w14:paraId="1684DF1E" w14:textId="77777777" w:rsidTr="0063526C">
        <w:trPr>
          <w:trHeight w:val="420"/>
        </w:trPr>
        <w:tc>
          <w:tcPr>
            <w:tcW w:w="276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3668A3A" w14:textId="77777777" w:rsidR="00137F53" w:rsidRPr="00BB6FA3" w:rsidRDefault="00137F53" w:rsidP="000B59EB">
            <w:pPr>
              <w:spacing w:line="360" w:lineRule="auto"/>
              <w:jc w:val="both"/>
              <w:rPr>
                <w:rFonts w:asciiTheme="majorBidi" w:hAnsiTheme="majorBidi" w:cstheme="majorBidi"/>
              </w:rPr>
            </w:pPr>
            <w:r w:rsidRPr="00BB6FA3">
              <w:rPr>
                <w:rFonts w:asciiTheme="majorBidi" w:hAnsiTheme="majorBidi" w:cstheme="majorBidi"/>
                <w:b/>
              </w:rPr>
              <w:t xml:space="preserve">Prés condition </w:t>
            </w:r>
          </w:p>
        </w:tc>
        <w:tc>
          <w:tcPr>
            <w:tcW w:w="6815"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FD1966F" w14:textId="7ACF90D4" w:rsidR="00137F53" w:rsidRPr="00BB6FA3" w:rsidRDefault="000F2EE5" w:rsidP="000B59EB">
            <w:pPr>
              <w:spacing w:line="360" w:lineRule="auto"/>
              <w:jc w:val="both"/>
              <w:rPr>
                <w:rFonts w:asciiTheme="majorBidi" w:hAnsiTheme="majorBidi" w:cstheme="majorBidi"/>
              </w:rPr>
            </w:pPr>
            <w:r w:rsidRPr="00BB6FA3">
              <w:rPr>
                <w:rFonts w:asciiTheme="majorBidi" w:hAnsiTheme="majorBidi" w:cstheme="majorBidi"/>
              </w:rPr>
              <w:t xml:space="preserve">Utilisateur authentifié en tant que admin ou éditeur. </w:t>
            </w:r>
          </w:p>
        </w:tc>
      </w:tr>
      <w:tr w:rsidR="00137F53" w:rsidRPr="00BB6FA3" w14:paraId="2C37D53A" w14:textId="77777777" w:rsidTr="0063526C">
        <w:trPr>
          <w:trHeight w:val="427"/>
        </w:trPr>
        <w:tc>
          <w:tcPr>
            <w:tcW w:w="276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2703D9F" w14:textId="77777777" w:rsidR="00137F53" w:rsidRPr="00BB6FA3" w:rsidRDefault="00137F53" w:rsidP="000B59EB">
            <w:pPr>
              <w:spacing w:line="360" w:lineRule="auto"/>
              <w:jc w:val="both"/>
              <w:rPr>
                <w:rFonts w:asciiTheme="majorBidi" w:hAnsiTheme="majorBidi" w:cstheme="majorBidi"/>
              </w:rPr>
            </w:pPr>
            <w:r w:rsidRPr="00BB6FA3">
              <w:rPr>
                <w:rFonts w:asciiTheme="majorBidi" w:hAnsiTheme="majorBidi" w:cstheme="majorBidi"/>
                <w:b/>
              </w:rPr>
              <w:t xml:space="preserve">Post condition </w:t>
            </w:r>
          </w:p>
        </w:tc>
        <w:tc>
          <w:tcPr>
            <w:tcW w:w="6815"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6F8A753" w14:textId="6FB2A0D8" w:rsidR="00137F53" w:rsidRPr="00BB6FA3" w:rsidRDefault="000F2EE5" w:rsidP="000B59EB">
            <w:pPr>
              <w:spacing w:line="360" w:lineRule="auto"/>
              <w:jc w:val="both"/>
              <w:rPr>
                <w:rFonts w:asciiTheme="majorBidi" w:hAnsiTheme="majorBidi" w:cstheme="majorBidi"/>
              </w:rPr>
            </w:pPr>
            <w:r w:rsidRPr="00BB6FA3">
              <w:rPr>
                <w:rFonts w:asciiTheme="majorBidi" w:hAnsiTheme="majorBidi" w:cstheme="majorBidi"/>
              </w:rPr>
              <w:t>La liste de c</w:t>
            </w:r>
            <w:r w:rsidR="00EB4DC2">
              <w:rPr>
                <w:rFonts w:asciiTheme="majorBidi" w:hAnsiTheme="majorBidi" w:cstheme="majorBidi"/>
              </w:rPr>
              <w:t xml:space="preserve">es secteurs d’activités </w:t>
            </w:r>
            <w:r w:rsidR="00EB4DC2" w:rsidRPr="00BB6FA3">
              <w:rPr>
                <w:rFonts w:asciiTheme="majorBidi" w:hAnsiTheme="majorBidi" w:cstheme="majorBidi"/>
              </w:rPr>
              <w:t>va</w:t>
            </w:r>
            <w:r w:rsidRPr="00BB6FA3">
              <w:rPr>
                <w:rFonts w:asciiTheme="majorBidi" w:hAnsiTheme="majorBidi" w:cstheme="majorBidi"/>
              </w:rPr>
              <w:t xml:space="preserve"> être à jour selon la fonctionnalité </w:t>
            </w:r>
            <w:r w:rsidR="00EB4DC2" w:rsidRPr="00BB6FA3">
              <w:rPr>
                <w:rFonts w:asciiTheme="majorBidi" w:hAnsiTheme="majorBidi" w:cstheme="majorBidi"/>
              </w:rPr>
              <w:t>d’ajout, de</w:t>
            </w:r>
            <w:r w:rsidRPr="00BB6FA3">
              <w:rPr>
                <w:rFonts w:asciiTheme="majorBidi" w:hAnsiTheme="majorBidi" w:cstheme="majorBidi"/>
              </w:rPr>
              <w:t xml:space="preserve"> </w:t>
            </w:r>
            <w:r w:rsidR="00273281" w:rsidRPr="00BB6FA3">
              <w:rPr>
                <w:rFonts w:asciiTheme="majorBidi" w:hAnsiTheme="majorBidi" w:cstheme="majorBidi"/>
              </w:rPr>
              <w:t>modification, de</w:t>
            </w:r>
            <w:r w:rsidRPr="00BB6FA3">
              <w:rPr>
                <w:rFonts w:asciiTheme="majorBidi" w:hAnsiTheme="majorBidi" w:cstheme="majorBidi"/>
              </w:rPr>
              <w:t xml:space="preserve"> </w:t>
            </w:r>
            <w:r w:rsidR="00273281" w:rsidRPr="00BB6FA3">
              <w:rPr>
                <w:rFonts w:asciiTheme="majorBidi" w:hAnsiTheme="majorBidi" w:cstheme="majorBidi"/>
              </w:rPr>
              <w:t>suppression.</w:t>
            </w:r>
            <w:r w:rsidRPr="00BB6FA3">
              <w:rPr>
                <w:rFonts w:asciiTheme="majorBidi" w:hAnsiTheme="majorBidi" w:cstheme="majorBidi"/>
              </w:rPr>
              <w:t xml:space="preserve"> </w:t>
            </w:r>
          </w:p>
        </w:tc>
      </w:tr>
      <w:tr w:rsidR="00137F53" w:rsidRPr="00BB6FA3" w14:paraId="08119B07" w14:textId="77777777" w:rsidTr="0063526C">
        <w:trPr>
          <w:trHeight w:val="909"/>
        </w:trPr>
        <w:tc>
          <w:tcPr>
            <w:tcW w:w="2766" w:type="dxa"/>
            <w:tcBorders>
              <w:top w:val="single" w:sz="4" w:space="0" w:color="000000"/>
              <w:left w:val="single" w:sz="4" w:space="0" w:color="000000"/>
              <w:bottom w:val="single" w:sz="4" w:space="0" w:color="000000"/>
              <w:right w:val="single" w:sz="4" w:space="0" w:color="auto"/>
            </w:tcBorders>
            <w:shd w:val="clear" w:color="auto" w:fill="F2F2F2" w:themeFill="background1" w:themeFillShade="F2"/>
          </w:tcPr>
          <w:p w14:paraId="74FBD3C8" w14:textId="77777777" w:rsidR="00137F53" w:rsidRPr="00BB6FA3" w:rsidRDefault="00137F53" w:rsidP="000B59EB">
            <w:pPr>
              <w:spacing w:line="360" w:lineRule="auto"/>
              <w:jc w:val="both"/>
              <w:rPr>
                <w:rFonts w:asciiTheme="majorBidi" w:hAnsiTheme="majorBidi" w:cstheme="majorBidi"/>
              </w:rPr>
            </w:pPr>
            <w:r w:rsidRPr="00BB6FA3">
              <w:rPr>
                <w:rFonts w:asciiTheme="majorBidi" w:hAnsiTheme="majorBidi" w:cstheme="majorBidi"/>
                <w:b/>
              </w:rPr>
              <w:t xml:space="preserve">Description du scénario nominal </w:t>
            </w:r>
          </w:p>
        </w:tc>
        <w:tc>
          <w:tcPr>
            <w:tcW w:w="6815" w:type="dxa"/>
            <w:tcBorders>
              <w:top w:val="single" w:sz="4" w:space="0" w:color="000000"/>
              <w:left w:val="single" w:sz="4" w:space="0" w:color="auto"/>
              <w:bottom w:val="single" w:sz="4" w:space="0" w:color="000000"/>
              <w:right w:val="single" w:sz="4" w:space="0" w:color="000000"/>
            </w:tcBorders>
            <w:shd w:val="clear" w:color="auto" w:fill="FFFFFF" w:themeFill="background1"/>
          </w:tcPr>
          <w:p w14:paraId="0963526A" w14:textId="77777777" w:rsidR="00137F53" w:rsidRPr="00BB6FA3" w:rsidRDefault="000F2EE5" w:rsidP="000B59EB">
            <w:pPr>
              <w:spacing w:line="360" w:lineRule="auto"/>
              <w:jc w:val="both"/>
              <w:rPr>
                <w:rFonts w:asciiTheme="majorBidi" w:hAnsiTheme="majorBidi" w:cstheme="majorBidi"/>
              </w:rPr>
            </w:pPr>
            <w:r w:rsidRPr="00BB6FA3">
              <w:rPr>
                <w:rFonts w:asciiTheme="majorBidi" w:hAnsiTheme="majorBidi" w:cstheme="majorBidi"/>
              </w:rPr>
              <w:t>En cas d’ajout :</w:t>
            </w:r>
          </w:p>
          <w:p w14:paraId="11700DE5" w14:textId="417032D8" w:rsidR="000F2EE5" w:rsidRPr="00BB6FA3" w:rsidRDefault="000F2EE5" w:rsidP="000B59EB">
            <w:pPr>
              <w:pStyle w:val="Paragraphedeliste"/>
              <w:numPr>
                <w:ilvl w:val="0"/>
                <w:numId w:val="31"/>
              </w:numPr>
              <w:spacing w:line="360" w:lineRule="auto"/>
              <w:jc w:val="both"/>
              <w:rPr>
                <w:rFonts w:asciiTheme="majorBidi" w:hAnsiTheme="majorBidi" w:cstheme="majorBidi"/>
              </w:rPr>
            </w:pPr>
            <w:r w:rsidRPr="00BB6FA3">
              <w:rPr>
                <w:rFonts w:asciiTheme="majorBidi" w:hAnsiTheme="majorBidi" w:cstheme="majorBidi"/>
              </w:rPr>
              <w:t>L’utilisateur clique sur l</w:t>
            </w:r>
            <w:r w:rsidR="00EB4DC2">
              <w:rPr>
                <w:rFonts w:asciiTheme="majorBidi" w:hAnsiTheme="majorBidi" w:cstheme="majorBidi"/>
              </w:rPr>
              <w:t>e bouton</w:t>
            </w:r>
            <w:r w:rsidRPr="00BB6FA3">
              <w:rPr>
                <w:rFonts w:asciiTheme="majorBidi" w:hAnsiTheme="majorBidi" w:cstheme="majorBidi"/>
              </w:rPr>
              <w:t xml:space="preserve"> « ajouter un </w:t>
            </w:r>
            <w:r w:rsidR="00EB4DC2">
              <w:rPr>
                <w:rFonts w:asciiTheme="majorBidi" w:hAnsiTheme="majorBidi" w:cstheme="majorBidi"/>
              </w:rPr>
              <w:t>secteur d’activité</w:t>
            </w:r>
            <w:r w:rsidR="00EB4DC2" w:rsidRPr="00BB6FA3">
              <w:rPr>
                <w:rFonts w:asciiTheme="majorBidi" w:hAnsiTheme="majorBidi" w:cstheme="majorBidi"/>
              </w:rPr>
              <w:t xml:space="preserve"> »</w:t>
            </w:r>
            <w:r w:rsidRPr="00BB6FA3">
              <w:rPr>
                <w:rFonts w:asciiTheme="majorBidi" w:hAnsiTheme="majorBidi" w:cstheme="majorBidi"/>
              </w:rPr>
              <w:t>.</w:t>
            </w:r>
          </w:p>
          <w:p w14:paraId="0C47400F" w14:textId="025D45FC" w:rsidR="000F2EE5" w:rsidRPr="00BB6FA3" w:rsidRDefault="000F2EE5" w:rsidP="000B59EB">
            <w:pPr>
              <w:pStyle w:val="Paragraphedeliste"/>
              <w:numPr>
                <w:ilvl w:val="0"/>
                <w:numId w:val="31"/>
              </w:numPr>
              <w:spacing w:line="360" w:lineRule="auto"/>
              <w:jc w:val="both"/>
              <w:rPr>
                <w:rFonts w:asciiTheme="majorBidi" w:hAnsiTheme="majorBidi" w:cstheme="majorBidi"/>
              </w:rPr>
            </w:pPr>
            <w:r w:rsidRPr="00BB6FA3">
              <w:rPr>
                <w:rFonts w:asciiTheme="majorBidi" w:hAnsiTheme="majorBidi" w:cstheme="majorBidi"/>
              </w:rPr>
              <w:t xml:space="preserve">Le système affiche le formulaire </w:t>
            </w:r>
            <w:r w:rsidR="0086789A" w:rsidRPr="00BB6FA3">
              <w:rPr>
                <w:rFonts w:asciiTheme="majorBidi" w:hAnsiTheme="majorBidi" w:cstheme="majorBidi"/>
              </w:rPr>
              <w:t>d’ajout d’un</w:t>
            </w:r>
            <w:r w:rsidR="00EB4DC2">
              <w:rPr>
                <w:rFonts w:asciiTheme="majorBidi" w:hAnsiTheme="majorBidi" w:cstheme="majorBidi"/>
              </w:rPr>
              <w:t xml:space="preserve"> secteur d’activité</w:t>
            </w:r>
            <w:r w:rsidR="0086789A" w:rsidRPr="00BB6FA3">
              <w:rPr>
                <w:rFonts w:asciiTheme="majorBidi" w:hAnsiTheme="majorBidi" w:cstheme="majorBidi"/>
              </w:rPr>
              <w:t>.</w:t>
            </w:r>
          </w:p>
          <w:p w14:paraId="210104C8" w14:textId="71F53B8E" w:rsidR="0086789A" w:rsidRPr="00BB6FA3" w:rsidRDefault="0086789A" w:rsidP="000B59EB">
            <w:pPr>
              <w:pStyle w:val="Paragraphedeliste"/>
              <w:numPr>
                <w:ilvl w:val="0"/>
                <w:numId w:val="31"/>
              </w:numPr>
              <w:spacing w:line="360" w:lineRule="auto"/>
              <w:jc w:val="both"/>
              <w:rPr>
                <w:rFonts w:asciiTheme="majorBidi" w:hAnsiTheme="majorBidi" w:cstheme="majorBidi"/>
              </w:rPr>
            </w:pPr>
            <w:r w:rsidRPr="00BB6FA3">
              <w:rPr>
                <w:rFonts w:asciiTheme="majorBidi" w:hAnsiTheme="majorBidi" w:cstheme="majorBidi"/>
              </w:rPr>
              <w:t>L’utilisateur remplit le formulaire avec les données nécessaires.</w:t>
            </w:r>
          </w:p>
          <w:p w14:paraId="67FAA6E7" w14:textId="6BD6BB97" w:rsidR="008C7B2B" w:rsidRPr="00BB6FA3" w:rsidRDefault="008C7B2B" w:rsidP="000B59EB">
            <w:pPr>
              <w:pStyle w:val="Paragraphedeliste"/>
              <w:numPr>
                <w:ilvl w:val="0"/>
                <w:numId w:val="31"/>
              </w:numPr>
              <w:spacing w:line="360" w:lineRule="auto"/>
              <w:jc w:val="both"/>
              <w:rPr>
                <w:rFonts w:asciiTheme="majorBidi" w:hAnsiTheme="majorBidi" w:cstheme="majorBidi"/>
              </w:rPr>
            </w:pPr>
            <w:r w:rsidRPr="00BB6FA3">
              <w:rPr>
                <w:rFonts w:asciiTheme="majorBidi" w:hAnsiTheme="majorBidi" w:cstheme="majorBidi"/>
              </w:rPr>
              <w:t>L’utilisateur clique sur le bouton de validation.</w:t>
            </w:r>
          </w:p>
          <w:p w14:paraId="6976DF09" w14:textId="77777777" w:rsidR="0086789A" w:rsidRPr="00BB6FA3" w:rsidRDefault="0086789A" w:rsidP="000B59EB">
            <w:pPr>
              <w:spacing w:line="360" w:lineRule="auto"/>
              <w:jc w:val="both"/>
              <w:rPr>
                <w:rFonts w:asciiTheme="majorBidi" w:hAnsiTheme="majorBidi" w:cstheme="majorBidi"/>
              </w:rPr>
            </w:pPr>
            <w:r w:rsidRPr="00BB6FA3">
              <w:rPr>
                <w:rFonts w:asciiTheme="majorBidi" w:hAnsiTheme="majorBidi" w:cstheme="majorBidi"/>
              </w:rPr>
              <w:t>En cas de modification :</w:t>
            </w:r>
          </w:p>
          <w:p w14:paraId="4F4A73CE" w14:textId="257F590D" w:rsidR="0086789A" w:rsidRPr="00BB6FA3" w:rsidRDefault="0086789A" w:rsidP="000B59EB">
            <w:pPr>
              <w:pStyle w:val="Paragraphedeliste"/>
              <w:numPr>
                <w:ilvl w:val="0"/>
                <w:numId w:val="32"/>
              </w:numPr>
              <w:spacing w:line="360" w:lineRule="auto"/>
              <w:jc w:val="both"/>
              <w:rPr>
                <w:rFonts w:asciiTheme="majorBidi" w:hAnsiTheme="majorBidi" w:cstheme="majorBidi"/>
              </w:rPr>
            </w:pPr>
            <w:r w:rsidRPr="00BB6FA3">
              <w:rPr>
                <w:rFonts w:asciiTheme="majorBidi" w:hAnsiTheme="majorBidi" w:cstheme="majorBidi"/>
              </w:rPr>
              <w:t xml:space="preserve">L’utilisateur consulte la liste de </w:t>
            </w:r>
            <w:r w:rsidR="00EB4DC2">
              <w:rPr>
                <w:rFonts w:asciiTheme="majorBidi" w:hAnsiTheme="majorBidi" w:cstheme="majorBidi"/>
              </w:rPr>
              <w:t>secteurs d’activités</w:t>
            </w:r>
            <w:r w:rsidRPr="00BB6FA3">
              <w:rPr>
                <w:rFonts w:asciiTheme="majorBidi" w:hAnsiTheme="majorBidi" w:cstheme="majorBidi"/>
              </w:rPr>
              <w:t>.</w:t>
            </w:r>
          </w:p>
          <w:p w14:paraId="27B653F1" w14:textId="41B6A110" w:rsidR="0086789A" w:rsidRPr="00BB6FA3" w:rsidRDefault="0086789A" w:rsidP="000B59EB">
            <w:pPr>
              <w:pStyle w:val="Paragraphedeliste"/>
              <w:numPr>
                <w:ilvl w:val="0"/>
                <w:numId w:val="32"/>
              </w:numPr>
              <w:spacing w:line="360" w:lineRule="auto"/>
              <w:jc w:val="both"/>
              <w:rPr>
                <w:rFonts w:asciiTheme="majorBidi" w:hAnsiTheme="majorBidi" w:cstheme="majorBidi"/>
              </w:rPr>
            </w:pPr>
            <w:r w:rsidRPr="00BB6FA3">
              <w:rPr>
                <w:rFonts w:asciiTheme="majorBidi" w:hAnsiTheme="majorBidi" w:cstheme="majorBidi"/>
              </w:rPr>
              <w:lastRenderedPageBreak/>
              <w:t>Il clique sur l’icône « modifier </w:t>
            </w:r>
            <w:r w:rsidR="00EB4DC2">
              <w:rPr>
                <w:rFonts w:asciiTheme="majorBidi" w:hAnsiTheme="majorBidi" w:cstheme="majorBidi"/>
              </w:rPr>
              <w:t xml:space="preserve">un secteur </w:t>
            </w:r>
            <w:r w:rsidR="005709F7">
              <w:rPr>
                <w:rFonts w:asciiTheme="majorBidi" w:hAnsiTheme="majorBidi" w:cstheme="majorBidi"/>
              </w:rPr>
              <w:t>d’activité</w:t>
            </w:r>
            <w:r w:rsidR="005709F7" w:rsidRPr="00BB6FA3">
              <w:rPr>
                <w:rFonts w:asciiTheme="majorBidi" w:hAnsiTheme="majorBidi" w:cstheme="majorBidi"/>
              </w:rPr>
              <w:t xml:space="preserve"> »</w:t>
            </w:r>
            <w:r w:rsidRPr="00BB6FA3">
              <w:rPr>
                <w:rFonts w:asciiTheme="majorBidi" w:hAnsiTheme="majorBidi" w:cstheme="majorBidi"/>
              </w:rPr>
              <w:t>.</w:t>
            </w:r>
          </w:p>
          <w:p w14:paraId="5CFABAAB" w14:textId="110339B3" w:rsidR="0086789A" w:rsidRPr="00BB6FA3" w:rsidRDefault="0086789A" w:rsidP="000B59EB">
            <w:pPr>
              <w:pStyle w:val="Paragraphedeliste"/>
              <w:numPr>
                <w:ilvl w:val="0"/>
                <w:numId w:val="32"/>
              </w:numPr>
              <w:spacing w:line="360" w:lineRule="auto"/>
              <w:jc w:val="both"/>
              <w:rPr>
                <w:rFonts w:asciiTheme="majorBidi" w:hAnsiTheme="majorBidi" w:cstheme="majorBidi"/>
              </w:rPr>
            </w:pPr>
            <w:r w:rsidRPr="00BB6FA3">
              <w:rPr>
                <w:rFonts w:asciiTheme="majorBidi" w:hAnsiTheme="majorBidi" w:cstheme="majorBidi"/>
              </w:rPr>
              <w:t>L’utilisateur remplit le formulaire avec les données nécessaires.</w:t>
            </w:r>
          </w:p>
          <w:p w14:paraId="43C9494A" w14:textId="28DE5515" w:rsidR="008C7B2B" w:rsidRPr="00BB6FA3" w:rsidRDefault="008C7B2B" w:rsidP="000B59EB">
            <w:pPr>
              <w:pStyle w:val="Paragraphedeliste"/>
              <w:numPr>
                <w:ilvl w:val="0"/>
                <w:numId w:val="32"/>
              </w:numPr>
              <w:spacing w:line="360" w:lineRule="auto"/>
              <w:jc w:val="both"/>
              <w:rPr>
                <w:rFonts w:asciiTheme="majorBidi" w:hAnsiTheme="majorBidi" w:cstheme="majorBidi"/>
              </w:rPr>
            </w:pPr>
            <w:r w:rsidRPr="00BB6FA3">
              <w:rPr>
                <w:rFonts w:asciiTheme="majorBidi" w:hAnsiTheme="majorBidi" w:cstheme="majorBidi"/>
              </w:rPr>
              <w:t>L’utilisateur clique sur le bouton de validation.</w:t>
            </w:r>
          </w:p>
          <w:p w14:paraId="1C47E868" w14:textId="77777777" w:rsidR="0086789A" w:rsidRPr="00BB6FA3" w:rsidRDefault="0086789A" w:rsidP="000B59EB">
            <w:pPr>
              <w:spacing w:line="360" w:lineRule="auto"/>
              <w:jc w:val="both"/>
              <w:rPr>
                <w:rFonts w:asciiTheme="majorBidi" w:hAnsiTheme="majorBidi" w:cstheme="majorBidi"/>
              </w:rPr>
            </w:pPr>
            <w:r w:rsidRPr="00BB6FA3">
              <w:rPr>
                <w:rFonts w:asciiTheme="majorBidi" w:hAnsiTheme="majorBidi" w:cstheme="majorBidi"/>
              </w:rPr>
              <w:t>En cas de suppression :</w:t>
            </w:r>
          </w:p>
          <w:p w14:paraId="527A984B" w14:textId="25EA3708" w:rsidR="0086789A" w:rsidRPr="00BB6FA3" w:rsidRDefault="0086789A" w:rsidP="000B59EB">
            <w:pPr>
              <w:pStyle w:val="Paragraphedeliste"/>
              <w:numPr>
                <w:ilvl w:val="0"/>
                <w:numId w:val="33"/>
              </w:numPr>
              <w:spacing w:line="360" w:lineRule="auto"/>
              <w:jc w:val="both"/>
              <w:rPr>
                <w:rFonts w:asciiTheme="majorBidi" w:hAnsiTheme="majorBidi" w:cstheme="majorBidi"/>
              </w:rPr>
            </w:pPr>
            <w:r w:rsidRPr="00BB6FA3">
              <w:rPr>
                <w:rFonts w:asciiTheme="majorBidi" w:hAnsiTheme="majorBidi" w:cstheme="majorBidi"/>
              </w:rPr>
              <w:t>L’utilisateur clique sur l’icône « supprimer ».</w:t>
            </w:r>
          </w:p>
          <w:p w14:paraId="1F151DC4" w14:textId="77777777" w:rsidR="0086789A" w:rsidRPr="00BB6FA3" w:rsidRDefault="0086789A" w:rsidP="000B59EB">
            <w:pPr>
              <w:pStyle w:val="Paragraphedeliste"/>
              <w:numPr>
                <w:ilvl w:val="0"/>
                <w:numId w:val="33"/>
              </w:numPr>
              <w:spacing w:line="360" w:lineRule="auto"/>
              <w:jc w:val="both"/>
              <w:rPr>
                <w:rFonts w:asciiTheme="majorBidi" w:hAnsiTheme="majorBidi" w:cstheme="majorBidi"/>
              </w:rPr>
            </w:pPr>
            <w:r w:rsidRPr="00BB6FA3">
              <w:rPr>
                <w:rFonts w:asciiTheme="majorBidi" w:hAnsiTheme="majorBidi" w:cstheme="majorBidi"/>
              </w:rPr>
              <w:t>Le système affiche une fenêtre de confirmation.</w:t>
            </w:r>
          </w:p>
          <w:p w14:paraId="7BF884F5" w14:textId="197B67DB" w:rsidR="0086789A" w:rsidRPr="00BB6FA3" w:rsidRDefault="0086789A" w:rsidP="000B59EB">
            <w:pPr>
              <w:pStyle w:val="Paragraphedeliste"/>
              <w:numPr>
                <w:ilvl w:val="0"/>
                <w:numId w:val="33"/>
              </w:numPr>
              <w:spacing w:line="360" w:lineRule="auto"/>
              <w:jc w:val="both"/>
              <w:rPr>
                <w:rFonts w:asciiTheme="majorBidi" w:hAnsiTheme="majorBidi" w:cstheme="majorBidi"/>
              </w:rPr>
            </w:pPr>
            <w:r w:rsidRPr="00BB6FA3">
              <w:rPr>
                <w:rFonts w:asciiTheme="majorBidi" w:hAnsiTheme="majorBidi" w:cstheme="majorBidi"/>
              </w:rPr>
              <w:t>L</w:t>
            </w:r>
            <w:r w:rsidR="008C7B2B" w:rsidRPr="00BB6FA3">
              <w:rPr>
                <w:rFonts w:asciiTheme="majorBidi" w:hAnsiTheme="majorBidi" w:cstheme="majorBidi"/>
              </w:rPr>
              <w:t xml:space="preserve">e système va supprimer le </w:t>
            </w:r>
            <w:r w:rsidR="00EB4DC2">
              <w:rPr>
                <w:rFonts w:asciiTheme="majorBidi" w:hAnsiTheme="majorBidi" w:cstheme="majorBidi"/>
              </w:rPr>
              <w:t>secteur d’activité</w:t>
            </w:r>
            <w:r w:rsidR="008C7B2B" w:rsidRPr="00BB6FA3">
              <w:rPr>
                <w:rFonts w:asciiTheme="majorBidi" w:hAnsiTheme="majorBidi" w:cstheme="majorBidi"/>
              </w:rPr>
              <w:t xml:space="preserve"> sélectionné. </w:t>
            </w:r>
          </w:p>
        </w:tc>
      </w:tr>
      <w:tr w:rsidR="00137F53" w:rsidRPr="00BB6FA3" w14:paraId="0AD8B9BB" w14:textId="77777777" w:rsidTr="0063526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553"/>
        </w:trPr>
        <w:tc>
          <w:tcPr>
            <w:tcW w:w="2766" w:type="dxa"/>
            <w:shd w:val="clear" w:color="auto" w:fill="F2F2F2" w:themeFill="background1" w:themeFillShade="F2"/>
          </w:tcPr>
          <w:p w14:paraId="2674FDF0" w14:textId="77777777" w:rsidR="00137F53" w:rsidRPr="00BB6FA3" w:rsidRDefault="00137F53" w:rsidP="000B59EB">
            <w:pPr>
              <w:pStyle w:val="Paragraphedeliste"/>
              <w:spacing w:line="360" w:lineRule="auto"/>
              <w:ind w:left="0"/>
              <w:jc w:val="both"/>
              <w:rPr>
                <w:rFonts w:asciiTheme="majorBidi" w:hAnsiTheme="majorBidi" w:cstheme="majorBidi"/>
                <w:b/>
                <w:bCs/>
                <w:sz w:val="28"/>
                <w:szCs w:val="28"/>
              </w:rPr>
            </w:pPr>
            <w:r w:rsidRPr="00BB6FA3">
              <w:rPr>
                <w:rFonts w:asciiTheme="majorBidi" w:hAnsiTheme="majorBidi" w:cstheme="majorBidi"/>
                <w:b/>
                <w:bCs/>
              </w:rPr>
              <w:lastRenderedPageBreak/>
              <w:t>Scenarios alternatif</w:t>
            </w:r>
          </w:p>
        </w:tc>
        <w:tc>
          <w:tcPr>
            <w:tcW w:w="6815" w:type="dxa"/>
          </w:tcPr>
          <w:p w14:paraId="713EA1F9" w14:textId="36978BCB" w:rsidR="00137F53" w:rsidRPr="00BB6FA3" w:rsidRDefault="0086789A" w:rsidP="0063526C">
            <w:pPr>
              <w:pStyle w:val="Paragraphedeliste"/>
              <w:spacing w:line="360" w:lineRule="auto"/>
              <w:ind w:left="0"/>
              <w:jc w:val="both"/>
              <w:rPr>
                <w:rFonts w:asciiTheme="majorBidi" w:hAnsiTheme="majorBidi" w:cstheme="majorBidi"/>
                <w:sz w:val="28"/>
                <w:szCs w:val="28"/>
              </w:rPr>
            </w:pPr>
            <w:r w:rsidRPr="00BB6FA3">
              <w:rPr>
                <w:rFonts w:asciiTheme="majorBidi" w:hAnsiTheme="majorBidi" w:cstheme="majorBidi"/>
                <w:sz w:val="24"/>
                <w:szCs w:val="24"/>
              </w:rPr>
              <w:t>Le système affiche un message d’erreur pour que l’utilisateur vérifie ces données.</w:t>
            </w:r>
            <w:r w:rsidR="0063526C">
              <w:t xml:space="preserve"> </w:t>
            </w:r>
          </w:p>
        </w:tc>
      </w:tr>
    </w:tbl>
    <w:p w14:paraId="59C32F67" w14:textId="40FAA685" w:rsidR="0063526C" w:rsidRPr="0063526C" w:rsidRDefault="0063526C" w:rsidP="0063526C">
      <w:pPr>
        <w:pStyle w:val="Marwa"/>
        <w:jc w:val="center"/>
        <w:rPr>
          <w:rFonts w:asciiTheme="minorHAnsi" w:hAnsiTheme="minorHAnsi" w:cstheme="minorHAnsi"/>
        </w:rPr>
      </w:pPr>
      <w:bookmarkStart w:id="523" w:name="_Toc104390834"/>
      <w:r w:rsidRPr="0063526C">
        <w:rPr>
          <w:rFonts w:asciiTheme="minorHAnsi" w:hAnsiTheme="minorHAnsi" w:cstheme="minorHAnsi"/>
        </w:rPr>
        <w:t xml:space="preserve">Tableau </w:t>
      </w:r>
      <w:r w:rsidR="006B03E0">
        <w:rPr>
          <w:rFonts w:asciiTheme="minorHAnsi" w:hAnsiTheme="minorHAnsi" w:cstheme="minorHAnsi"/>
        </w:rPr>
        <w:fldChar w:fldCharType="begin"/>
      </w:r>
      <w:r w:rsidR="006B03E0">
        <w:rPr>
          <w:rFonts w:asciiTheme="minorHAnsi" w:hAnsiTheme="minorHAnsi" w:cstheme="minorHAnsi"/>
        </w:rPr>
        <w:instrText xml:space="preserve"> SEQ Tableau \* ARABIC </w:instrText>
      </w:r>
      <w:r w:rsidR="006B03E0">
        <w:rPr>
          <w:rFonts w:asciiTheme="minorHAnsi" w:hAnsiTheme="minorHAnsi" w:cstheme="minorHAnsi"/>
        </w:rPr>
        <w:fldChar w:fldCharType="separate"/>
      </w:r>
      <w:r w:rsidR="00A66100">
        <w:rPr>
          <w:rFonts w:asciiTheme="minorHAnsi" w:hAnsiTheme="minorHAnsi" w:cstheme="minorHAnsi"/>
          <w:noProof/>
        </w:rPr>
        <w:t>7</w:t>
      </w:r>
      <w:r w:rsidR="006B03E0">
        <w:rPr>
          <w:rFonts w:asciiTheme="minorHAnsi" w:hAnsiTheme="minorHAnsi" w:cstheme="minorHAnsi"/>
        </w:rPr>
        <w:fldChar w:fldCharType="end"/>
      </w:r>
      <w:r w:rsidRPr="0063526C">
        <w:rPr>
          <w:rFonts w:asciiTheme="minorHAnsi" w:hAnsiTheme="minorHAnsi" w:cstheme="minorHAnsi"/>
        </w:rPr>
        <w:t xml:space="preserve"> ; Description textuelle  "gestion des secteurs d'activités"</w:t>
      </w:r>
      <w:bookmarkEnd w:id="523"/>
    </w:p>
    <w:p w14:paraId="4A1FCA91" w14:textId="4D28AC2B" w:rsidR="00137F53" w:rsidRPr="00BB6FA3" w:rsidRDefault="00D04044" w:rsidP="00AC3C0C">
      <w:pPr>
        <w:pStyle w:val="Titre3"/>
        <w:numPr>
          <w:ilvl w:val="2"/>
          <w:numId w:val="62"/>
        </w:numPr>
      </w:pPr>
      <w:bookmarkStart w:id="524" w:name="_Toc104390706"/>
      <w:r w:rsidRPr="00BB6FA3">
        <w:t>Item « Gestion des compétence</w:t>
      </w:r>
      <w:r w:rsidR="00DC0959">
        <w:t>s</w:t>
      </w:r>
      <w:r w:rsidRPr="00BB6FA3">
        <w:t> »</w:t>
      </w:r>
      <w:bookmarkEnd w:id="524"/>
    </w:p>
    <w:p w14:paraId="76769304" w14:textId="23AE2630" w:rsidR="0063526C" w:rsidRDefault="0063526C" w:rsidP="0063526C">
      <w:pPr>
        <w:pStyle w:val="Lgende"/>
        <w:keepNext/>
      </w:pPr>
    </w:p>
    <w:tbl>
      <w:tblPr>
        <w:tblW w:w="9581" w:type="dxa"/>
        <w:tblInd w:w="404" w:type="dxa"/>
        <w:tblCellMar>
          <w:right w:w="115" w:type="dxa"/>
        </w:tblCellMar>
        <w:tblLook w:val="04A0" w:firstRow="1" w:lastRow="0" w:firstColumn="1" w:lastColumn="0" w:noHBand="0" w:noVBand="1"/>
      </w:tblPr>
      <w:tblGrid>
        <w:gridCol w:w="2766"/>
        <w:gridCol w:w="6815"/>
      </w:tblGrid>
      <w:tr w:rsidR="00137F53" w:rsidRPr="00BB6FA3" w14:paraId="37DFBCB9" w14:textId="77777777" w:rsidTr="00137F53">
        <w:trPr>
          <w:trHeight w:val="422"/>
        </w:trPr>
        <w:tc>
          <w:tcPr>
            <w:tcW w:w="9581" w:type="dxa"/>
            <w:gridSpan w:val="2"/>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C5B5BDB" w14:textId="4D7D072F" w:rsidR="00137F53" w:rsidRPr="00BB6FA3" w:rsidRDefault="00137F53" w:rsidP="000B59EB">
            <w:pPr>
              <w:spacing w:line="360" w:lineRule="auto"/>
              <w:jc w:val="both"/>
              <w:rPr>
                <w:rFonts w:asciiTheme="majorBidi" w:hAnsiTheme="majorBidi" w:cstheme="majorBidi"/>
              </w:rPr>
            </w:pPr>
            <w:r w:rsidRPr="00BB6FA3">
              <w:rPr>
                <w:rFonts w:asciiTheme="majorBidi" w:hAnsiTheme="majorBidi" w:cstheme="majorBidi"/>
                <w:b/>
              </w:rPr>
              <w:t xml:space="preserve">Description textuelle du cas d’utilisation « Gestion des </w:t>
            </w:r>
            <w:r w:rsidR="00365459" w:rsidRPr="00BB6FA3">
              <w:rPr>
                <w:rFonts w:asciiTheme="majorBidi" w:hAnsiTheme="majorBidi" w:cstheme="majorBidi"/>
                <w:b/>
              </w:rPr>
              <w:t>compétence</w:t>
            </w:r>
            <w:r w:rsidRPr="00BB6FA3">
              <w:rPr>
                <w:rFonts w:asciiTheme="majorBidi" w:hAnsiTheme="majorBidi" w:cstheme="majorBidi"/>
                <w:b/>
              </w:rPr>
              <w:t xml:space="preserve"> » </w:t>
            </w:r>
          </w:p>
        </w:tc>
      </w:tr>
      <w:tr w:rsidR="00137F53" w:rsidRPr="00BB6FA3" w14:paraId="077B45E2" w14:textId="77777777" w:rsidTr="0063526C">
        <w:trPr>
          <w:trHeight w:val="423"/>
        </w:trPr>
        <w:tc>
          <w:tcPr>
            <w:tcW w:w="276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D57C8B8" w14:textId="77777777" w:rsidR="00137F53" w:rsidRPr="00BB6FA3" w:rsidRDefault="00137F53" w:rsidP="000B59EB">
            <w:pPr>
              <w:spacing w:line="360" w:lineRule="auto"/>
              <w:jc w:val="both"/>
              <w:rPr>
                <w:rFonts w:asciiTheme="majorBidi" w:hAnsiTheme="majorBidi" w:cstheme="majorBidi"/>
                <w:color w:val="000000" w:themeColor="text1"/>
              </w:rPr>
            </w:pPr>
            <w:r w:rsidRPr="00BB6FA3">
              <w:rPr>
                <w:rFonts w:asciiTheme="majorBidi" w:hAnsiTheme="majorBidi" w:cstheme="majorBidi"/>
                <w:b/>
                <w:color w:val="000000" w:themeColor="text1"/>
              </w:rPr>
              <w:t xml:space="preserve">Titre </w:t>
            </w:r>
          </w:p>
        </w:tc>
        <w:tc>
          <w:tcPr>
            <w:tcW w:w="6815"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BBC0792" w14:textId="7383BF48" w:rsidR="00137F53" w:rsidRPr="00BB6FA3" w:rsidRDefault="00365459" w:rsidP="000B59EB">
            <w:pPr>
              <w:spacing w:line="360" w:lineRule="auto"/>
              <w:jc w:val="both"/>
              <w:rPr>
                <w:rFonts w:asciiTheme="majorBidi" w:hAnsiTheme="majorBidi" w:cstheme="majorBidi"/>
                <w:color w:val="000000" w:themeColor="text1"/>
              </w:rPr>
            </w:pPr>
            <w:r w:rsidRPr="00BB6FA3">
              <w:rPr>
                <w:rFonts w:asciiTheme="majorBidi" w:hAnsiTheme="majorBidi" w:cstheme="majorBidi"/>
                <w:color w:val="000000" w:themeColor="text1"/>
              </w:rPr>
              <w:t xml:space="preserve">Gérer les compétences </w:t>
            </w:r>
          </w:p>
        </w:tc>
      </w:tr>
      <w:tr w:rsidR="00137F53" w:rsidRPr="00BB6FA3" w14:paraId="6EA060FE" w14:textId="77777777" w:rsidTr="0063526C">
        <w:trPr>
          <w:trHeight w:val="427"/>
        </w:trPr>
        <w:tc>
          <w:tcPr>
            <w:tcW w:w="276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F349A6A" w14:textId="77777777" w:rsidR="00137F53" w:rsidRPr="00BB6FA3" w:rsidRDefault="00137F53" w:rsidP="000B59EB">
            <w:pPr>
              <w:spacing w:line="360" w:lineRule="auto"/>
              <w:jc w:val="both"/>
              <w:rPr>
                <w:rFonts w:asciiTheme="majorBidi" w:hAnsiTheme="majorBidi" w:cstheme="majorBidi"/>
              </w:rPr>
            </w:pPr>
            <w:r w:rsidRPr="00BB6FA3">
              <w:rPr>
                <w:rFonts w:asciiTheme="majorBidi" w:hAnsiTheme="majorBidi" w:cstheme="majorBidi"/>
                <w:b/>
              </w:rPr>
              <w:t xml:space="preserve">Acteur </w:t>
            </w:r>
          </w:p>
        </w:tc>
        <w:tc>
          <w:tcPr>
            <w:tcW w:w="6815" w:type="dxa"/>
            <w:tcBorders>
              <w:top w:val="single" w:sz="4" w:space="0" w:color="000000"/>
              <w:left w:val="single" w:sz="4" w:space="0" w:color="000000"/>
              <w:bottom w:val="single" w:sz="4" w:space="0" w:color="000000"/>
              <w:right w:val="single" w:sz="4" w:space="0" w:color="000000"/>
            </w:tcBorders>
          </w:tcPr>
          <w:p w14:paraId="40148789" w14:textId="6309E360" w:rsidR="00137F53" w:rsidRPr="00BB6FA3" w:rsidRDefault="00365459" w:rsidP="000B59EB">
            <w:pPr>
              <w:spacing w:line="360" w:lineRule="auto"/>
              <w:jc w:val="both"/>
              <w:rPr>
                <w:rFonts w:asciiTheme="majorBidi" w:hAnsiTheme="majorBidi" w:cstheme="majorBidi"/>
              </w:rPr>
            </w:pPr>
            <w:r w:rsidRPr="00BB6FA3">
              <w:rPr>
                <w:rFonts w:asciiTheme="majorBidi" w:hAnsiTheme="majorBidi" w:cstheme="majorBidi"/>
              </w:rPr>
              <w:t xml:space="preserve">Admin ou éditeur </w:t>
            </w:r>
          </w:p>
        </w:tc>
      </w:tr>
      <w:tr w:rsidR="00137F53" w:rsidRPr="00BB6FA3" w14:paraId="298B8B17" w14:textId="77777777" w:rsidTr="0063526C">
        <w:trPr>
          <w:trHeight w:val="420"/>
        </w:trPr>
        <w:tc>
          <w:tcPr>
            <w:tcW w:w="276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9B5E264" w14:textId="77777777" w:rsidR="00137F53" w:rsidRPr="00BB6FA3" w:rsidRDefault="00137F53" w:rsidP="000B59EB">
            <w:pPr>
              <w:spacing w:line="360" w:lineRule="auto"/>
              <w:jc w:val="both"/>
              <w:rPr>
                <w:rFonts w:asciiTheme="majorBidi" w:hAnsiTheme="majorBidi" w:cstheme="majorBidi"/>
              </w:rPr>
            </w:pPr>
            <w:r w:rsidRPr="00BB6FA3">
              <w:rPr>
                <w:rFonts w:asciiTheme="majorBidi" w:hAnsiTheme="majorBidi" w:cstheme="majorBidi"/>
                <w:b/>
              </w:rPr>
              <w:t xml:space="preserve">Prés condition </w:t>
            </w:r>
          </w:p>
        </w:tc>
        <w:tc>
          <w:tcPr>
            <w:tcW w:w="6815"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1BAE261" w14:textId="227C2213" w:rsidR="00137F53" w:rsidRPr="00BB6FA3" w:rsidRDefault="00365459" w:rsidP="000B59EB">
            <w:pPr>
              <w:spacing w:line="360" w:lineRule="auto"/>
              <w:jc w:val="both"/>
              <w:rPr>
                <w:rFonts w:asciiTheme="majorBidi" w:hAnsiTheme="majorBidi" w:cstheme="majorBidi"/>
              </w:rPr>
            </w:pPr>
            <w:r w:rsidRPr="00BB6FA3">
              <w:rPr>
                <w:rFonts w:asciiTheme="majorBidi" w:hAnsiTheme="majorBidi" w:cstheme="majorBidi"/>
              </w:rPr>
              <w:t>Utilisateur authentifié en tant que admin ou éditeur.</w:t>
            </w:r>
          </w:p>
        </w:tc>
      </w:tr>
      <w:tr w:rsidR="00137F53" w:rsidRPr="00BB6FA3" w14:paraId="6C65B6B0" w14:textId="77777777" w:rsidTr="0063526C">
        <w:trPr>
          <w:trHeight w:val="427"/>
        </w:trPr>
        <w:tc>
          <w:tcPr>
            <w:tcW w:w="276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963C1E7" w14:textId="77777777" w:rsidR="00137F53" w:rsidRPr="00BB6FA3" w:rsidRDefault="00137F53" w:rsidP="000B59EB">
            <w:pPr>
              <w:spacing w:line="360" w:lineRule="auto"/>
              <w:jc w:val="both"/>
              <w:rPr>
                <w:rFonts w:asciiTheme="majorBidi" w:hAnsiTheme="majorBidi" w:cstheme="majorBidi"/>
              </w:rPr>
            </w:pPr>
            <w:r w:rsidRPr="00BB6FA3">
              <w:rPr>
                <w:rFonts w:asciiTheme="majorBidi" w:hAnsiTheme="majorBidi" w:cstheme="majorBidi"/>
                <w:b/>
              </w:rPr>
              <w:t xml:space="preserve">Post condition </w:t>
            </w:r>
          </w:p>
        </w:tc>
        <w:tc>
          <w:tcPr>
            <w:tcW w:w="6815"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3129EE0" w14:textId="290C88C8" w:rsidR="00137F53" w:rsidRPr="00BB6FA3" w:rsidRDefault="00365459" w:rsidP="000B59EB">
            <w:pPr>
              <w:spacing w:line="360" w:lineRule="auto"/>
              <w:jc w:val="both"/>
              <w:rPr>
                <w:rFonts w:asciiTheme="majorBidi" w:hAnsiTheme="majorBidi" w:cstheme="majorBidi"/>
              </w:rPr>
            </w:pPr>
            <w:r w:rsidRPr="00BB6FA3">
              <w:rPr>
                <w:rFonts w:asciiTheme="majorBidi" w:hAnsiTheme="majorBidi" w:cstheme="majorBidi"/>
              </w:rPr>
              <w:t xml:space="preserve">La liste </w:t>
            </w:r>
            <w:r w:rsidR="008C7B2B" w:rsidRPr="00BB6FA3">
              <w:rPr>
                <w:rFonts w:asciiTheme="majorBidi" w:hAnsiTheme="majorBidi" w:cstheme="majorBidi"/>
              </w:rPr>
              <w:t>de</w:t>
            </w:r>
            <w:r w:rsidRPr="00BB6FA3">
              <w:rPr>
                <w:rFonts w:asciiTheme="majorBidi" w:hAnsiTheme="majorBidi" w:cstheme="majorBidi"/>
              </w:rPr>
              <w:t xml:space="preserve"> ses </w:t>
            </w:r>
            <w:r w:rsidR="008C7B2B" w:rsidRPr="00BB6FA3">
              <w:rPr>
                <w:rFonts w:asciiTheme="majorBidi" w:hAnsiTheme="majorBidi" w:cstheme="majorBidi"/>
              </w:rPr>
              <w:t>compétences va</w:t>
            </w:r>
            <w:r w:rsidRPr="00BB6FA3">
              <w:rPr>
                <w:rFonts w:asciiTheme="majorBidi" w:hAnsiTheme="majorBidi" w:cstheme="majorBidi"/>
              </w:rPr>
              <w:t xml:space="preserve"> être à jour selon la fonctionnalité </w:t>
            </w:r>
            <w:r w:rsidR="00661B46" w:rsidRPr="00BB6FA3">
              <w:rPr>
                <w:rFonts w:asciiTheme="majorBidi" w:hAnsiTheme="majorBidi" w:cstheme="majorBidi"/>
              </w:rPr>
              <w:t>d’ajout, de</w:t>
            </w:r>
            <w:r w:rsidRPr="00BB6FA3">
              <w:rPr>
                <w:rFonts w:asciiTheme="majorBidi" w:hAnsiTheme="majorBidi" w:cstheme="majorBidi"/>
              </w:rPr>
              <w:t xml:space="preserve"> </w:t>
            </w:r>
            <w:r w:rsidR="00273281" w:rsidRPr="00BB6FA3">
              <w:rPr>
                <w:rFonts w:asciiTheme="majorBidi" w:hAnsiTheme="majorBidi" w:cstheme="majorBidi"/>
              </w:rPr>
              <w:t>modification, de</w:t>
            </w:r>
            <w:r w:rsidRPr="00BB6FA3">
              <w:rPr>
                <w:rFonts w:asciiTheme="majorBidi" w:hAnsiTheme="majorBidi" w:cstheme="majorBidi"/>
              </w:rPr>
              <w:t xml:space="preserve"> suppression. </w:t>
            </w:r>
          </w:p>
        </w:tc>
      </w:tr>
      <w:tr w:rsidR="00137F53" w:rsidRPr="00BB6FA3" w14:paraId="746B61E4" w14:textId="77777777" w:rsidTr="0063526C">
        <w:trPr>
          <w:trHeight w:val="909"/>
        </w:trPr>
        <w:tc>
          <w:tcPr>
            <w:tcW w:w="2766" w:type="dxa"/>
            <w:tcBorders>
              <w:top w:val="single" w:sz="4" w:space="0" w:color="000000"/>
              <w:left w:val="single" w:sz="4" w:space="0" w:color="000000"/>
              <w:bottom w:val="single" w:sz="4" w:space="0" w:color="000000"/>
              <w:right w:val="single" w:sz="4" w:space="0" w:color="auto"/>
            </w:tcBorders>
            <w:shd w:val="clear" w:color="auto" w:fill="F2F2F2" w:themeFill="background1" w:themeFillShade="F2"/>
          </w:tcPr>
          <w:p w14:paraId="151E6A70" w14:textId="77777777" w:rsidR="00137F53" w:rsidRPr="00BB6FA3" w:rsidRDefault="00137F53" w:rsidP="000B59EB">
            <w:pPr>
              <w:spacing w:line="360" w:lineRule="auto"/>
              <w:jc w:val="both"/>
              <w:rPr>
                <w:rFonts w:asciiTheme="majorBidi" w:hAnsiTheme="majorBidi" w:cstheme="majorBidi"/>
              </w:rPr>
            </w:pPr>
            <w:r w:rsidRPr="00BB6FA3">
              <w:rPr>
                <w:rFonts w:asciiTheme="majorBidi" w:hAnsiTheme="majorBidi" w:cstheme="majorBidi"/>
                <w:b/>
              </w:rPr>
              <w:t xml:space="preserve">Description du scénario nominal </w:t>
            </w:r>
          </w:p>
        </w:tc>
        <w:tc>
          <w:tcPr>
            <w:tcW w:w="6815" w:type="dxa"/>
            <w:tcBorders>
              <w:top w:val="single" w:sz="4" w:space="0" w:color="000000"/>
              <w:left w:val="single" w:sz="4" w:space="0" w:color="auto"/>
              <w:bottom w:val="single" w:sz="4" w:space="0" w:color="000000"/>
              <w:right w:val="single" w:sz="4" w:space="0" w:color="000000"/>
            </w:tcBorders>
            <w:shd w:val="clear" w:color="auto" w:fill="FFFFFF" w:themeFill="background1"/>
          </w:tcPr>
          <w:p w14:paraId="3954D42B" w14:textId="7026E494" w:rsidR="00137F53" w:rsidRPr="00BB6FA3" w:rsidRDefault="00365459" w:rsidP="000B59EB">
            <w:pPr>
              <w:spacing w:line="360" w:lineRule="auto"/>
              <w:jc w:val="both"/>
              <w:rPr>
                <w:rFonts w:asciiTheme="majorBidi" w:hAnsiTheme="majorBidi" w:cstheme="majorBidi"/>
              </w:rPr>
            </w:pPr>
            <w:r w:rsidRPr="00BB6FA3">
              <w:rPr>
                <w:rFonts w:asciiTheme="majorBidi" w:hAnsiTheme="majorBidi" w:cstheme="majorBidi"/>
              </w:rPr>
              <w:t>En cas d’ajout :</w:t>
            </w:r>
          </w:p>
          <w:p w14:paraId="7AA3F543" w14:textId="70363A03" w:rsidR="00365459" w:rsidRPr="00BB6FA3" w:rsidRDefault="00365459" w:rsidP="000B59EB">
            <w:pPr>
              <w:pStyle w:val="Paragraphedeliste"/>
              <w:numPr>
                <w:ilvl w:val="0"/>
                <w:numId w:val="34"/>
              </w:numPr>
              <w:spacing w:line="360" w:lineRule="auto"/>
              <w:jc w:val="both"/>
              <w:rPr>
                <w:rFonts w:asciiTheme="majorBidi" w:hAnsiTheme="majorBidi" w:cstheme="majorBidi"/>
              </w:rPr>
            </w:pPr>
            <w:r w:rsidRPr="00BB6FA3">
              <w:rPr>
                <w:rFonts w:asciiTheme="majorBidi" w:hAnsiTheme="majorBidi" w:cstheme="majorBidi"/>
              </w:rPr>
              <w:t>L’utilisateur clique sur l</w:t>
            </w:r>
            <w:r w:rsidR="00A6247A">
              <w:rPr>
                <w:rFonts w:asciiTheme="majorBidi" w:hAnsiTheme="majorBidi" w:cstheme="majorBidi"/>
              </w:rPr>
              <w:t>e bouton</w:t>
            </w:r>
            <w:r w:rsidR="00A6247A" w:rsidRPr="00BB6FA3">
              <w:rPr>
                <w:rFonts w:asciiTheme="majorBidi" w:hAnsiTheme="majorBidi" w:cstheme="majorBidi"/>
              </w:rPr>
              <w:t xml:space="preserve"> «</w:t>
            </w:r>
            <w:r w:rsidRPr="00BB6FA3">
              <w:rPr>
                <w:rFonts w:asciiTheme="majorBidi" w:hAnsiTheme="majorBidi" w:cstheme="majorBidi"/>
              </w:rPr>
              <w:t> ajouter compétence ».</w:t>
            </w:r>
          </w:p>
          <w:p w14:paraId="79AED9A9" w14:textId="77777777" w:rsidR="00365459" w:rsidRPr="00BB6FA3" w:rsidRDefault="00365459" w:rsidP="000B59EB">
            <w:pPr>
              <w:pStyle w:val="Paragraphedeliste"/>
              <w:numPr>
                <w:ilvl w:val="0"/>
                <w:numId w:val="34"/>
              </w:numPr>
              <w:spacing w:line="360" w:lineRule="auto"/>
              <w:jc w:val="both"/>
              <w:rPr>
                <w:rFonts w:asciiTheme="majorBidi" w:hAnsiTheme="majorBidi" w:cstheme="majorBidi"/>
              </w:rPr>
            </w:pPr>
            <w:r w:rsidRPr="00BB6FA3">
              <w:rPr>
                <w:rFonts w:asciiTheme="majorBidi" w:hAnsiTheme="majorBidi" w:cstheme="majorBidi"/>
              </w:rPr>
              <w:t>Le système affiche le formulaire d’ajout d’une compétence.</w:t>
            </w:r>
          </w:p>
          <w:p w14:paraId="03290AD0" w14:textId="16AAB5CE" w:rsidR="00365459" w:rsidRPr="00BB6FA3" w:rsidRDefault="00365459" w:rsidP="000B59EB">
            <w:pPr>
              <w:pStyle w:val="Paragraphedeliste"/>
              <w:numPr>
                <w:ilvl w:val="0"/>
                <w:numId w:val="34"/>
              </w:numPr>
              <w:spacing w:line="360" w:lineRule="auto"/>
              <w:jc w:val="both"/>
              <w:rPr>
                <w:rFonts w:asciiTheme="majorBidi" w:hAnsiTheme="majorBidi" w:cstheme="majorBidi"/>
              </w:rPr>
            </w:pPr>
            <w:r w:rsidRPr="00BB6FA3">
              <w:rPr>
                <w:rFonts w:asciiTheme="majorBidi" w:hAnsiTheme="majorBidi" w:cstheme="majorBidi"/>
              </w:rPr>
              <w:t>L’utilisateur remplit le formulaire avec les données nécessaires.</w:t>
            </w:r>
          </w:p>
          <w:p w14:paraId="2E0D6EBD" w14:textId="0B96CA83" w:rsidR="00661B46" w:rsidRPr="00BB6FA3" w:rsidRDefault="00661B46" w:rsidP="000B59EB">
            <w:pPr>
              <w:pStyle w:val="Paragraphedeliste"/>
              <w:numPr>
                <w:ilvl w:val="0"/>
                <w:numId w:val="34"/>
              </w:numPr>
              <w:spacing w:line="360" w:lineRule="auto"/>
              <w:jc w:val="both"/>
              <w:rPr>
                <w:rFonts w:asciiTheme="majorBidi" w:hAnsiTheme="majorBidi" w:cstheme="majorBidi"/>
              </w:rPr>
            </w:pPr>
            <w:r w:rsidRPr="00BB6FA3">
              <w:rPr>
                <w:rFonts w:asciiTheme="majorBidi" w:hAnsiTheme="majorBidi" w:cstheme="majorBidi"/>
              </w:rPr>
              <w:t>L’utilisateur clique sur le bouton de validation.</w:t>
            </w:r>
          </w:p>
          <w:p w14:paraId="2FD2EB5B" w14:textId="0D5F7D0E" w:rsidR="00365459" w:rsidRPr="00BB6FA3" w:rsidRDefault="00365459" w:rsidP="000B59EB">
            <w:pPr>
              <w:spacing w:line="360" w:lineRule="auto"/>
              <w:jc w:val="both"/>
              <w:rPr>
                <w:rFonts w:asciiTheme="majorBidi" w:hAnsiTheme="majorBidi" w:cstheme="majorBidi"/>
              </w:rPr>
            </w:pPr>
            <w:r w:rsidRPr="00BB6FA3">
              <w:rPr>
                <w:rFonts w:asciiTheme="majorBidi" w:hAnsiTheme="majorBidi" w:cstheme="majorBidi"/>
              </w:rPr>
              <w:t>En cas de modification :</w:t>
            </w:r>
          </w:p>
          <w:p w14:paraId="2617826B" w14:textId="4EA3C198" w:rsidR="00365459" w:rsidRPr="00BB6FA3" w:rsidRDefault="00365459" w:rsidP="000B59EB">
            <w:pPr>
              <w:pStyle w:val="Paragraphedeliste"/>
              <w:numPr>
                <w:ilvl w:val="0"/>
                <w:numId w:val="35"/>
              </w:numPr>
              <w:spacing w:line="360" w:lineRule="auto"/>
              <w:jc w:val="both"/>
              <w:rPr>
                <w:rFonts w:asciiTheme="majorBidi" w:hAnsiTheme="majorBidi" w:cstheme="majorBidi"/>
              </w:rPr>
            </w:pPr>
            <w:r w:rsidRPr="00BB6FA3">
              <w:rPr>
                <w:rFonts w:asciiTheme="majorBidi" w:hAnsiTheme="majorBidi" w:cstheme="majorBidi"/>
              </w:rPr>
              <w:t>L’utilisateur consulte la liste des formations.</w:t>
            </w:r>
          </w:p>
          <w:p w14:paraId="7B46D2BC" w14:textId="2DA7DA6F" w:rsidR="00365459" w:rsidRPr="00BB6FA3" w:rsidRDefault="00365459" w:rsidP="000B59EB">
            <w:pPr>
              <w:pStyle w:val="Paragraphedeliste"/>
              <w:numPr>
                <w:ilvl w:val="0"/>
                <w:numId w:val="35"/>
              </w:numPr>
              <w:spacing w:line="360" w:lineRule="auto"/>
              <w:jc w:val="both"/>
              <w:rPr>
                <w:rFonts w:asciiTheme="majorBidi" w:hAnsiTheme="majorBidi" w:cstheme="majorBidi"/>
              </w:rPr>
            </w:pPr>
            <w:r w:rsidRPr="00BB6FA3">
              <w:rPr>
                <w:rFonts w:asciiTheme="majorBidi" w:hAnsiTheme="majorBidi" w:cstheme="majorBidi"/>
              </w:rPr>
              <w:t xml:space="preserve">Il clique sur </w:t>
            </w:r>
            <w:proofErr w:type="gramStart"/>
            <w:r w:rsidRPr="00BB6FA3">
              <w:rPr>
                <w:rFonts w:asciiTheme="majorBidi" w:hAnsiTheme="majorBidi" w:cstheme="majorBidi"/>
              </w:rPr>
              <w:t>l</w:t>
            </w:r>
            <w:r w:rsidR="00A6247A">
              <w:rPr>
                <w:rFonts w:asciiTheme="majorBidi" w:hAnsiTheme="majorBidi" w:cstheme="majorBidi"/>
              </w:rPr>
              <w:t>’icône</w:t>
            </w:r>
            <w:r w:rsidRPr="00BB6FA3">
              <w:rPr>
                <w:rFonts w:asciiTheme="majorBidi" w:hAnsiTheme="majorBidi" w:cstheme="majorBidi"/>
              </w:rPr>
              <w:t>«</w:t>
            </w:r>
            <w:proofErr w:type="gramEnd"/>
            <w:r w:rsidRPr="00BB6FA3">
              <w:rPr>
                <w:rFonts w:asciiTheme="majorBidi" w:hAnsiTheme="majorBidi" w:cstheme="majorBidi"/>
              </w:rPr>
              <w:t> modifier compétence ».</w:t>
            </w:r>
          </w:p>
          <w:p w14:paraId="45AEA89B" w14:textId="7472D4B4" w:rsidR="00365459" w:rsidRPr="00BB6FA3" w:rsidRDefault="00365459" w:rsidP="000B59EB">
            <w:pPr>
              <w:pStyle w:val="Paragraphedeliste"/>
              <w:numPr>
                <w:ilvl w:val="0"/>
                <w:numId w:val="35"/>
              </w:numPr>
              <w:spacing w:line="360" w:lineRule="auto"/>
              <w:jc w:val="both"/>
              <w:rPr>
                <w:rFonts w:asciiTheme="majorBidi" w:hAnsiTheme="majorBidi" w:cstheme="majorBidi"/>
              </w:rPr>
            </w:pPr>
            <w:r w:rsidRPr="00BB6FA3">
              <w:rPr>
                <w:rFonts w:asciiTheme="majorBidi" w:hAnsiTheme="majorBidi" w:cstheme="majorBidi"/>
              </w:rPr>
              <w:t>L’utilisateur remplit le formulaire avec les données nécessaires.</w:t>
            </w:r>
          </w:p>
          <w:p w14:paraId="7456E191" w14:textId="4F87B95D" w:rsidR="008C7B2B" w:rsidRPr="00BB6FA3" w:rsidRDefault="008C7B2B" w:rsidP="000B59EB">
            <w:pPr>
              <w:pStyle w:val="Paragraphedeliste"/>
              <w:numPr>
                <w:ilvl w:val="0"/>
                <w:numId w:val="35"/>
              </w:numPr>
              <w:spacing w:line="360" w:lineRule="auto"/>
              <w:jc w:val="both"/>
              <w:rPr>
                <w:rFonts w:asciiTheme="majorBidi" w:hAnsiTheme="majorBidi" w:cstheme="majorBidi"/>
              </w:rPr>
            </w:pPr>
            <w:r w:rsidRPr="00BB6FA3">
              <w:rPr>
                <w:rFonts w:asciiTheme="majorBidi" w:hAnsiTheme="majorBidi" w:cstheme="majorBidi"/>
              </w:rPr>
              <w:t>L’utilisateur clique sur le bouton de validation.</w:t>
            </w:r>
          </w:p>
          <w:p w14:paraId="23952DC1" w14:textId="6579B68F" w:rsidR="00365459" w:rsidRPr="00BB6FA3" w:rsidRDefault="00365459" w:rsidP="000B59EB">
            <w:pPr>
              <w:spacing w:line="360" w:lineRule="auto"/>
              <w:jc w:val="both"/>
              <w:rPr>
                <w:rFonts w:asciiTheme="majorBidi" w:hAnsiTheme="majorBidi" w:cstheme="majorBidi"/>
              </w:rPr>
            </w:pPr>
            <w:r w:rsidRPr="00BB6FA3">
              <w:rPr>
                <w:rFonts w:asciiTheme="majorBidi" w:hAnsiTheme="majorBidi" w:cstheme="majorBidi"/>
              </w:rPr>
              <w:t xml:space="preserve">En cas de suppression </w:t>
            </w:r>
          </w:p>
          <w:p w14:paraId="18316F5B" w14:textId="34361755" w:rsidR="00365459" w:rsidRPr="00BB6FA3" w:rsidRDefault="00365459" w:rsidP="000B59EB">
            <w:pPr>
              <w:pStyle w:val="Paragraphedeliste"/>
              <w:numPr>
                <w:ilvl w:val="0"/>
                <w:numId w:val="36"/>
              </w:numPr>
              <w:spacing w:line="360" w:lineRule="auto"/>
              <w:jc w:val="both"/>
              <w:rPr>
                <w:rFonts w:asciiTheme="majorBidi" w:hAnsiTheme="majorBidi" w:cstheme="majorBidi"/>
              </w:rPr>
            </w:pPr>
            <w:r w:rsidRPr="00BB6FA3">
              <w:rPr>
                <w:rFonts w:asciiTheme="majorBidi" w:hAnsiTheme="majorBidi" w:cstheme="majorBidi"/>
              </w:rPr>
              <w:t>L’utilisateur clique sur l’icône</w:t>
            </w:r>
            <w:r w:rsidR="008C7B2B" w:rsidRPr="00BB6FA3">
              <w:rPr>
                <w:rFonts w:asciiTheme="majorBidi" w:hAnsiTheme="majorBidi" w:cstheme="majorBidi"/>
              </w:rPr>
              <w:t> « supprimer</w:t>
            </w:r>
            <w:r w:rsidRPr="00BB6FA3">
              <w:rPr>
                <w:rFonts w:asciiTheme="majorBidi" w:hAnsiTheme="majorBidi" w:cstheme="majorBidi"/>
              </w:rPr>
              <w:t xml:space="preserve"> compétence ».</w:t>
            </w:r>
          </w:p>
          <w:p w14:paraId="02614FBE" w14:textId="25C8402B" w:rsidR="00365459" w:rsidRPr="00BB6FA3" w:rsidRDefault="00365459" w:rsidP="000B59EB">
            <w:pPr>
              <w:pStyle w:val="Paragraphedeliste"/>
              <w:numPr>
                <w:ilvl w:val="0"/>
                <w:numId w:val="36"/>
              </w:numPr>
              <w:spacing w:line="360" w:lineRule="auto"/>
              <w:jc w:val="both"/>
              <w:rPr>
                <w:rFonts w:asciiTheme="majorBidi" w:hAnsiTheme="majorBidi" w:cstheme="majorBidi"/>
              </w:rPr>
            </w:pPr>
            <w:r w:rsidRPr="00BB6FA3">
              <w:rPr>
                <w:rFonts w:asciiTheme="majorBidi" w:hAnsiTheme="majorBidi" w:cstheme="majorBidi"/>
              </w:rPr>
              <w:lastRenderedPageBreak/>
              <w:t>Le système affiche une fenêtre de confirmation.</w:t>
            </w:r>
          </w:p>
          <w:p w14:paraId="0E5284A5" w14:textId="3C5738C3" w:rsidR="00365459" w:rsidRPr="00BB6FA3" w:rsidRDefault="008C7B2B" w:rsidP="000B59EB">
            <w:pPr>
              <w:pStyle w:val="Paragraphedeliste"/>
              <w:numPr>
                <w:ilvl w:val="0"/>
                <w:numId w:val="36"/>
              </w:numPr>
              <w:spacing w:line="360" w:lineRule="auto"/>
              <w:jc w:val="both"/>
              <w:rPr>
                <w:rFonts w:asciiTheme="majorBidi" w:hAnsiTheme="majorBidi" w:cstheme="majorBidi"/>
              </w:rPr>
            </w:pPr>
            <w:r w:rsidRPr="00BB6FA3">
              <w:rPr>
                <w:rFonts w:asciiTheme="majorBidi" w:hAnsiTheme="majorBidi" w:cstheme="majorBidi"/>
              </w:rPr>
              <w:t>Le système va supprimer la compétence sélectionnée.</w:t>
            </w:r>
          </w:p>
          <w:p w14:paraId="4AE5FEC3" w14:textId="66E1E55D" w:rsidR="00365459" w:rsidRPr="00BB6FA3" w:rsidRDefault="00365459" w:rsidP="000B59EB">
            <w:pPr>
              <w:pStyle w:val="Paragraphedeliste"/>
              <w:spacing w:line="360" w:lineRule="auto"/>
              <w:jc w:val="both"/>
              <w:rPr>
                <w:rFonts w:asciiTheme="majorBidi" w:hAnsiTheme="majorBidi" w:cstheme="majorBidi"/>
              </w:rPr>
            </w:pPr>
          </w:p>
        </w:tc>
      </w:tr>
      <w:tr w:rsidR="00137F53" w:rsidRPr="00BB6FA3" w14:paraId="4EA54FCF" w14:textId="77777777" w:rsidTr="0063526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553"/>
        </w:trPr>
        <w:tc>
          <w:tcPr>
            <w:tcW w:w="2766" w:type="dxa"/>
            <w:shd w:val="clear" w:color="auto" w:fill="F2F2F2" w:themeFill="background1" w:themeFillShade="F2"/>
          </w:tcPr>
          <w:p w14:paraId="56976CFA" w14:textId="77777777" w:rsidR="00137F53" w:rsidRPr="00BB6FA3" w:rsidRDefault="00137F53" w:rsidP="000B59EB">
            <w:pPr>
              <w:pStyle w:val="Paragraphedeliste"/>
              <w:spacing w:line="360" w:lineRule="auto"/>
              <w:ind w:left="0"/>
              <w:jc w:val="both"/>
              <w:rPr>
                <w:rFonts w:asciiTheme="majorBidi" w:hAnsiTheme="majorBidi" w:cstheme="majorBidi"/>
                <w:b/>
                <w:bCs/>
                <w:sz w:val="28"/>
                <w:szCs w:val="28"/>
              </w:rPr>
            </w:pPr>
            <w:r w:rsidRPr="00BB6FA3">
              <w:rPr>
                <w:rFonts w:asciiTheme="majorBidi" w:hAnsiTheme="majorBidi" w:cstheme="majorBidi"/>
                <w:b/>
                <w:bCs/>
              </w:rPr>
              <w:lastRenderedPageBreak/>
              <w:t>Scenarios alternatif</w:t>
            </w:r>
          </w:p>
        </w:tc>
        <w:tc>
          <w:tcPr>
            <w:tcW w:w="6815" w:type="dxa"/>
          </w:tcPr>
          <w:p w14:paraId="0A3C841F" w14:textId="3273295A" w:rsidR="00137F53" w:rsidRPr="00BB6FA3" w:rsidRDefault="008C7B2B" w:rsidP="000B59EB">
            <w:pPr>
              <w:pStyle w:val="Paragraphedeliste"/>
              <w:spacing w:line="360" w:lineRule="auto"/>
              <w:ind w:left="0"/>
              <w:jc w:val="both"/>
              <w:rPr>
                <w:rFonts w:asciiTheme="majorBidi" w:hAnsiTheme="majorBidi" w:cstheme="majorBidi"/>
                <w:sz w:val="28"/>
                <w:szCs w:val="28"/>
              </w:rPr>
            </w:pPr>
            <w:r w:rsidRPr="00BB6FA3">
              <w:rPr>
                <w:rFonts w:asciiTheme="majorBidi" w:hAnsiTheme="majorBidi" w:cstheme="majorBidi"/>
                <w:sz w:val="28"/>
                <w:szCs w:val="28"/>
              </w:rPr>
              <w:t xml:space="preserve">Le système affiche un message d’erreur pour que l’utilisateur vérifie ces données. </w:t>
            </w:r>
          </w:p>
        </w:tc>
      </w:tr>
    </w:tbl>
    <w:p w14:paraId="12D3A486" w14:textId="7ADD377C" w:rsidR="00137F53" w:rsidRPr="00A17EFF" w:rsidRDefault="0063526C" w:rsidP="00A17EFF">
      <w:pPr>
        <w:pStyle w:val="Paragraphedeliste"/>
        <w:spacing w:after="0" w:line="360" w:lineRule="auto"/>
        <w:ind w:left="1211"/>
        <w:jc w:val="center"/>
        <w:rPr>
          <w:rFonts w:asciiTheme="majorBidi" w:hAnsiTheme="majorBidi" w:cstheme="majorBidi"/>
          <w:sz w:val="24"/>
          <w:szCs w:val="24"/>
        </w:rPr>
      </w:pPr>
      <w:bookmarkStart w:id="525" w:name="_Toc104390835"/>
      <w:r w:rsidRPr="00A17EFF">
        <w:rPr>
          <w:sz w:val="24"/>
          <w:szCs w:val="24"/>
        </w:rPr>
        <w:t xml:space="preserve">Tableau </w:t>
      </w:r>
      <w:r w:rsidR="006B03E0">
        <w:rPr>
          <w:sz w:val="24"/>
          <w:szCs w:val="24"/>
        </w:rPr>
        <w:fldChar w:fldCharType="begin"/>
      </w:r>
      <w:r w:rsidR="006B03E0">
        <w:rPr>
          <w:sz w:val="24"/>
          <w:szCs w:val="24"/>
        </w:rPr>
        <w:instrText xml:space="preserve"> SEQ Tableau \* ARABIC </w:instrText>
      </w:r>
      <w:r w:rsidR="006B03E0">
        <w:rPr>
          <w:sz w:val="24"/>
          <w:szCs w:val="24"/>
        </w:rPr>
        <w:fldChar w:fldCharType="separate"/>
      </w:r>
      <w:r w:rsidR="00A66100">
        <w:rPr>
          <w:noProof/>
          <w:sz w:val="24"/>
          <w:szCs w:val="24"/>
        </w:rPr>
        <w:t>8</w:t>
      </w:r>
      <w:r w:rsidR="006B03E0">
        <w:rPr>
          <w:sz w:val="24"/>
          <w:szCs w:val="24"/>
        </w:rPr>
        <w:fldChar w:fldCharType="end"/>
      </w:r>
      <w:r w:rsidRPr="00A17EFF">
        <w:rPr>
          <w:sz w:val="24"/>
          <w:szCs w:val="24"/>
        </w:rPr>
        <w:t xml:space="preserve"> : Description textuelle  "gestion des compétence"</w:t>
      </w:r>
      <w:bookmarkEnd w:id="525"/>
    </w:p>
    <w:p w14:paraId="7862667E" w14:textId="3DF16E41" w:rsidR="006D194A" w:rsidRPr="006D194A" w:rsidRDefault="006D194A" w:rsidP="00AC3C0C">
      <w:pPr>
        <w:pStyle w:val="Titre3"/>
        <w:numPr>
          <w:ilvl w:val="2"/>
          <w:numId w:val="62"/>
        </w:numPr>
      </w:pPr>
      <w:bookmarkStart w:id="526" w:name="_Toc104390707"/>
      <w:r w:rsidRPr="006D194A">
        <w:t>Item « Gestion de liste des éditeurs »</w:t>
      </w:r>
      <w:bookmarkEnd w:id="526"/>
      <w:r w:rsidRPr="006D194A">
        <w:t xml:space="preserve"> </w:t>
      </w:r>
    </w:p>
    <w:p w14:paraId="269D949D" w14:textId="196DB890" w:rsidR="00A17EFF" w:rsidRDefault="00A17EFF" w:rsidP="00A17EFF">
      <w:pPr>
        <w:pStyle w:val="Lgende"/>
        <w:keepNext/>
      </w:pPr>
    </w:p>
    <w:tbl>
      <w:tblPr>
        <w:tblW w:w="9581" w:type="dxa"/>
        <w:tblInd w:w="404" w:type="dxa"/>
        <w:tblCellMar>
          <w:right w:w="115" w:type="dxa"/>
        </w:tblCellMar>
        <w:tblLook w:val="04A0" w:firstRow="1" w:lastRow="0" w:firstColumn="1" w:lastColumn="0" w:noHBand="0" w:noVBand="1"/>
      </w:tblPr>
      <w:tblGrid>
        <w:gridCol w:w="2767"/>
        <w:gridCol w:w="6814"/>
      </w:tblGrid>
      <w:tr w:rsidR="006D194A" w:rsidRPr="00BB6FA3" w14:paraId="73F13042" w14:textId="77777777" w:rsidTr="00920D96">
        <w:trPr>
          <w:trHeight w:val="422"/>
        </w:trPr>
        <w:tc>
          <w:tcPr>
            <w:tcW w:w="9581" w:type="dxa"/>
            <w:gridSpan w:val="2"/>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202E3FC" w14:textId="77777777" w:rsidR="006D194A" w:rsidRPr="00BB6FA3" w:rsidRDefault="006D194A" w:rsidP="000B59EB">
            <w:pPr>
              <w:spacing w:line="360" w:lineRule="auto"/>
              <w:jc w:val="both"/>
              <w:rPr>
                <w:rFonts w:asciiTheme="majorBidi" w:hAnsiTheme="majorBidi" w:cstheme="majorBidi"/>
              </w:rPr>
            </w:pPr>
            <w:r w:rsidRPr="00BB6FA3">
              <w:rPr>
                <w:rFonts w:asciiTheme="majorBidi" w:hAnsiTheme="majorBidi" w:cstheme="majorBidi"/>
                <w:b/>
              </w:rPr>
              <w:t xml:space="preserve">Description textuelle du cas d’utilisation « gestion de liste des éditeurs » </w:t>
            </w:r>
          </w:p>
        </w:tc>
      </w:tr>
      <w:tr w:rsidR="006D194A" w:rsidRPr="00BB6FA3" w14:paraId="1C96CEBA" w14:textId="77777777" w:rsidTr="00920D96">
        <w:trPr>
          <w:trHeight w:val="423"/>
        </w:trPr>
        <w:tc>
          <w:tcPr>
            <w:tcW w:w="276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6D53B9B" w14:textId="77777777" w:rsidR="006D194A" w:rsidRPr="00BB6FA3" w:rsidRDefault="006D194A" w:rsidP="000B59EB">
            <w:pPr>
              <w:spacing w:line="360" w:lineRule="auto"/>
              <w:jc w:val="both"/>
              <w:rPr>
                <w:rFonts w:asciiTheme="majorBidi" w:hAnsiTheme="majorBidi" w:cstheme="majorBidi"/>
                <w:color w:val="000000" w:themeColor="text1"/>
              </w:rPr>
            </w:pPr>
            <w:r w:rsidRPr="00BB6FA3">
              <w:rPr>
                <w:rFonts w:asciiTheme="majorBidi" w:hAnsiTheme="majorBidi" w:cstheme="majorBidi"/>
                <w:b/>
                <w:color w:val="000000" w:themeColor="text1"/>
              </w:rPr>
              <w:t xml:space="preserve">Titre </w:t>
            </w:r>
          </w:p>
        </w:tc>
        <w:tc>
          <w:tcPr>
            <w:tcW w:w="681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D5C64E1" w14:textId="77777777" w:rsidR="006D194A" w:rsidRPr="00BB6FA3" w:rsidRDefault="006D194A" w:rsidP="000B59EB">
            <w:pPr>
              <w:spacing w:line="360" w:lineRule="auto"/>
              <w:jc w:val="both"/>
              <w:rPr>
                <w:rFonts w:asciiTheme="majorBidi" w:hAnsiTheme="majorBidi" w:cstheme="majorBidi"/>
                <w:color w:val="000000" w:themeColor="text1"/>
              </w:rPr>
            </w:pPr>
            <w:r w:rsidRPr="00BB6FA3">
              <w:rPr>
                <w:rFonts w:asciiTheme="majorBidi" w:hAnsiTheme="majorBidi" w:cstheme="majorBidi"/>
                <w:color w:val="000000" w:themeColor="text1"/>
              </w:rPr>
              <w:t xml:space="preserve">Gestion de liste des éditeurs </w:t>
            </w:r>
          </w:p>
        </w:tc>
      </w:tr>
      <w:tr w:rsidR="006D194A" w:rsidRPr="00BB6FA3" w14:paraId="038BC9A7" w14:textId="77777777" w:rsidTr="00920D96">
        <w:trPr>
          <w:trHeight w:val="427"/>
        </w:trPr>
        <w:tc>
          <w:tcPr>
            <w:tcW w:w="276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08577E1" w14:textId="77777777" w:rsidR="006D194A" w:rsidRPr="00BB6FA3" w:rsidRDefault="006D194A" w:rsidP="000B59EB">
            <w:pPr>
              <w:spacing w:line="360" w:lineRule="auto"/>
              <w:jc w:val="both"/>
              <w:rPr>
                <w:rFonts w:asciiTheme="majorBidi" w:hAnsiTheme="majorBidi" w:cstheme="majorBidi"/>
              </w:rPr>
            </w:pPr>
            <w:r w:rsidRPr="00BB6FA3">
              <w:rPr>
                <w:rFonts w:asciiTheme="majorBidi" w:hAnsiTheme="majorBidi" w:cstheme="majorBidi"/>
                <w:b/>
              </w:rPr>
              <w:t xml:space="preserve">Acteur </w:t>
            </w:r>
          </w:p>
        </w:tc>
        <w:tc>
          <w:tcPr>
            <w:tcW w:w="6814" w:type="dxa"/>
            <w:tcBorders>
              <w:top w:val="single" w:sz="4" w:space="0" w:color="000000"/>
              <w:left w:val="single" w:sz="4" w:space="0" w:color="000000"/>
              <w:bottom w:val="single" w:sz="4" w:space="0" w:color="000000"/>
              <w:right w:val="single" w:sz="4" w:space="0" w:color="000000"/>
            </w:tcBorders>
          </w:tcPr>
          <w:p w14:paraId="7B54E96C" w14:textId="77777777" w:rsidR="006D194A" w:rsidRPr="00BB6FA3" w:rsidRDefault="006D194A" w:rsidP="000B59EB">
            <w:pPr>
              <w:spacing w:line="360" w:lineRule="auto"/>
              <w:jc w:val="both"/>
              <w:rPr>
                <w:rFonts w:asciiTheme="majorBidi" w:hAnsiTheme="majorBidi" w:cstheme="majorBidi"/>
              </w:rPr>
            </w:pPr>
            <w:r w:rsidRPr="00BB6FA3">
              <w:rPr>
                <w:rFonts w:asciiTheme="majorBidi" w:hAnsiTheme="majorBidi" w:cstheme="majorBidi"/>
              </w:rPr>
              <w:t>Admin</w:t>
            </w:r>
          </w:p>
        </w:tc>
      </w:tr>
      <w:tr w:rsidR="006D194A" w:rsidRPr="00BB6FA3" w14:paraId="11892E7C" w14:textId="77777777" w:rsidTr="00920D96">
        <w:trPr>
          <w:trHeight w:val="420"/>
        </w:trPr>
        <w:tc>
          <w:tcPr>
            <w:tcW w:w="276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4C3B10F" w14:textId="77777777" w:rsidR="006D194A" w:rsidRPr="00BB6FA3" w:rsidRDefault="006D194A" w:rsidP="000B59EB">
            <w:pPr>
              <w:spacing w:line="360" w:lineRule="auto"/>
              <w:jc w:val="both"/>
              <w:rPr>
                <w:rFonts w:asciiTheme="majorBidi" w:hAnsiTheme="majorBidi" w:cstheme="majorBidi"/>
              </w:rPr>
            </w:pPr>
            <w:r w:rsidRPr="00BB6FA3">
              <w:rPr>
                <w:rFonts w:asciiTheme="majorBidi" w:hAnsiTheme="majorBidi" w:cstheme="majorBidi"/>
                <w:b/>
              </w:rPr>
              <w:t xml:space="preserve">Prés condition </w:t>
            </w:r>
          </w:p>
        </w:tc>
        <w:tc>
          <w:tcPr>
            <w:tcW w:w="681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26C586E" w14:textId="77777777" w:rsidR="006D194A" w:rsidRPr="00BB6FA3" w:rsidRDefault="006D194A" w:rsidP="000B59EB">
            <w:pPr>
              <w:spacing w:line="360" w:lineRule="auto"/>
              <w:jc w:val="both"/>
              <w:rPr>
                <w:rFonts w:asciiTheme="majorBidi" w:hAnsiTheme="majorBidi" w:cstheme="majorBidi"/>
              </w:rPr>
            </w:pPr>
            <w:r w:rsidRPr="00BB6FA3">
              <w:rPr>
                <w:rFonts w:asciiTheme="majorBidi" w:hAnsiTheme="majorBidi" w:cstheme="majorBidi"/>
              </w:rPr>
              <w:t>Utilisateur authentifié en tant que Admin.</w:t>
            </w:r>
          </w:p>
        </w:tc>
      </w:tr>
      <w:tr w:rsidR="006D194A" w:rsidRPr="00BB6FA3" w14:paraId="4F726C25" w14:textId="77777777" w:rsidTr="00920D96">
        <w:trPr>
          <w:trHeight w:val="427"/>
        </w:trPr>
        <w:tc>
          <w:tcPr>
            <w:tcW w:w="276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6C8F934" w14:textId="77777777" w:rsidR="006D194A" w:rsidRPr="00BB6FA3" w:rsidRDefault="006D194A" w:rsidP="000B59EB">
            <w:pPr>
              <w:spacing w:line="360" w:lineRule="auto"/>
              <w:jc w:val="both"/>
              <w:rPr>
                <w:rFonts w:asciiTheme="majorBidi" w:hAnsiTheme="majorBidi" w:cstheme="majorBidi"/>
              </w:rPr>
            </w:pPr>
            <w:r w:rsidRPr="00BB6FA3">
              <w:rPr>
                <w:rFonts w:asciiTheme="majorBidi" w:hAnsiTheme="majorBidi" w:cstheme="majorBidi"/>
                <w:b/>
              </w:rPr>
              <w:t xml:space="preserve">Post condition </w:t>
            </w:r>
          </w:p>
        </w:tc>
        <w:tc>
          <w:tcPr>
            <w:tcW w:w="681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70D2C89" w14:textId="77777777" w:rsidR="006D194A" w:rsidRPr="00BB6FA3" w:rsidRDefault="006D194A" w:rsidP="000B59EB">
            <w:pPr>
              <w:pStyle w:val="Paragraphedeliste"/>
              <w:spacing w:line="360" w:lineRule="auto"/>
              <w:ind w:left="408"/>
              <w:jc w:val="both"/>
              <w:rPr>
                <w:rFonts w:asciiTheme="majorBidi" w:hAnsiTheme="majorBidi" w:cstheme="majorBidi"/>
              </w:rPr>
            </w:pPr>
            <w:r w:rsidRPr="00BB6FA3">
              <w:rPr>
                <w:rFonts w:asciiTheme="majorBidi" w:hAnsiTheme="majorBidi" w:cstheme="majorBidi"/>
              </w:rPr>
              <w:t xml:space="preserve">La liste des éditeurs va être à jour selon la fonctionnalité </w:t>
            </w:r>
            <w:r>
              <w:rPr>
                <w:rFonts w:asciiTheme="majorBidi" w:hAnsiTheme="majorBidi" w:cstheme="majorBidi"/>
              </w:rPr>
              <w:t>d</w:t>
            </w:r>
            <w:r w:rsidRPr="00BB6FA3">
              <w:rPr>
                <w:rFonts w:asciiTheme="majorBidi" w:hAnsiTheme="majorBidi" w:cstheme="majorBidi"/>
              </w:rPr>
              <w:t>e suppression.</w:t>
            </w:r>
          </w:p>
        </w:tc>
      </w:tr>
      <w:tr w:rsidR="006D194A" w:rsidRPr="00BB6FA3" w14:paraId="14A5153D" w14:textId="77777777" w:rsidTr="00920D96">
        <w:trPr>
          <w:trHeight w:val="909"/>
        </w:trPr>
        <w:tc>
          <w:tcPr>
            <w:tcW w:w="2767" w:type="dxa"/>
            <w:tcBorders>
              <w:top w:val="single" w:sz="4" w:space="0" w:color="000000"/>
              <w:left w:val="single" w:sz="4" w:space="0" w:color="000000"/>
              <w:bottom w:val="single" w:sz="4" w:space="0" w:color="000000"/>
              <w:right w:val="single" w:sz="4" w:space="0" w:color="auto"/>
            </w:tcBorders>
            <w:shd w:val="clear" w:color="auto" w:fill="F2F2F2" w:themeFill="background1" w:themeFillShade="F2"/>
          </w:tcPr>
          <w:p w14:paraId="73ABA254" w14:textId="77777777" w:rsidR="006D194A" w:rsidRPr="00BB6FA3" w:rsidRDefault="006D194A" w:rsidP="000B59EB">
            <w:pPr>
              <w:spacing w:line="360" w:lineRule="auto"/>
              <w:jc w:val="both"/>
              <w:rPr>
                <w:rFonts w:asciiTheme="majorBidi" w:hAnsiTheme="majorBidi" w:cstheme="majorBidi"/>
              </w:rPr>
            </w:pPr>
            <w:r w:rsidRPr="00BB6FA3">
              <w:rPr>
                <w:rFonts w:asciiTheme="majorBidi" w:hAnsiTheme="majorBidi" w:cstheme="majorBidi"/>
                <w:b/>
              </w:rPr>
              <w:t xml:space="preserve">Description du scénario nominal </w:t>
            </w:r>
          </w:p>
        </w:tc>
        <w:tc>
          <w:tcPr>
            <w:tcW w:w="6814" w:type="dxa"/>
            <w:tcBorders>
              <w:top w:val="single" w:sz="4" w:space="0" w:color="000000"/>
              <w:left w:val="single" w:sz="4" w:space="0" w:color="auto"/>
              <w:bottom w:val="single" w:sz="4" w:space="0" w:color="000000"/>
              <w:right w:val="single" w:sz="4" w:space="0" w:color="000000"/>
            </w:tcBorders>
            <w:shd w:val="clear" w:color="auto" w:fill="FFFFFF" w:themeFill="background1"/>
          </w:tcPr>
          <w:p w14:paraId="1A7F5705" w14:textId="77777777" w:rsidR="006D194A" w:rsidRPr="00BB6FA3" w:rsidRDefault="006D194A" w:rsidP="000B59EB">
            <w:pPr>
              <w:spacing w:line="360" w:lineRule="auto"/>
              <w:jc w:val="both"/>
              <w:rPr>
                <w:rFonts w:asciiTheme="majorBidi" w:hAnsiTheme="majorBidi" w:cstheme="majorBidi"/>
              </w:rPr>
            </w:pPr>
            <w:r w:rsidRPr="00BB6FA3">
              <w:rPr>
                <w:rFonts w:asciiTheme="majorBidi" w:hAnsiTheme="majorBidi" w:cstheme="majorBidi"/>
              </w:rPr>
              <w:t>En cas de suppression :</w:t>
            </w:r>
          </w:p>
          <w:p w14:paraId="223A20E0" w14:textId="77777777" w:rsidR="006D194A" w:rsidRPr="00BB6FA3" w:rsidRDefault="006D194A" w:rsidP="000B59EB">
            <w:pPr>
              <w:pStyle w:val="Paragraphedeliste"/>
              <w:numPr>
                <w:ilvl w:val="0"/>
                <w:numId w:val="38"/>
              </w:numPr>
              <w:spacing w:line="360" w:lineRule="auto"/>
              <w:jc w:val="both"/>
              <w:rPr>
                <w:rFonts w:asciiTheme="majorBidi" w:hAnsiTheme="majorBidi" w:cstheme="majorBidi"/>
              </w:rPr>
            </w:pPr>
            <w:r w:rsidRPr="00BB6FA3">
              <w:rPr>
                <w:rFonts w:asciiTheme="majorBidi" w:hAnsiTheme="majorBidi" w:cstheme="majorBidi"/>
              </w:rPr>
              <w:t>L’utilisateur clique sur l’icône « supprimer ».</w:t>
            </w:r>
          </w:p>
          <w:p w14:paraId="2B0C04D9" w14:textId="77777777" w:rsidR="006D194A" w:rsidRPr="00BB6FA3" w:rsidRDefault="006D194A" w:rsidP="000B59EB">
            <w:pPr>
              <w:pStyle w:val="Paragraphedeliste"/>
              <w:numPr>
                <w:ilvl w:val="0"/>
                <w:numId w:val="38"/>
              </w:numPr>
              <w:spacing w:line="360" w:lineRule="auto"/>
              <w:jc w:val="both"/>
              <w:rPr>
                <w:rFonts w:asciiTheme="majorBidi" w:hAnsiTheme="majorBidi" w:cstheme="majorBidi"/>
              </w:rPr>
            </w:pPr>
            <w:r w:rsidRPr="00BB6FA3">
              <w:rPr>
                <w:rFonts w:asciiTheme="majorBidi" w:hAnsiTheme="majorBidi" w:cstheme="majorBidi"/>
              </w:rPr>
              <w:t>Le système affiche une fenêtre de confirmation.</w:t>
            </w:r>
          </w:p>
          <w:p w14:paraId="0722B9A6" w14:textId="77777777" w:rsidR="006D194A" w:rsidRPr="00BB6FA3" w:rsidRDefault="006D194A" w:rsidP="000B59EB">
            <w:pPr>
              <w:pStyle w:val="Paragraphedeliste"/>
              <w:numPr>
                <w:ilvl w:val="0"/>
                <w:numId w:val="38"/>
              </w:numPr>
              <w:spacing w:line="360" w:lineRule="auto"/>
              <w:jc w:val="both"/>
              <w:rPr>
                <w:rFonts w:asciiTheme="majorBidi" w:hAnsiTheme="majorBidi" w:cstheme="majorBidi"/>
              </w:rPr>
            </w:pPr>
            <w:r w:rsidRPr="00BB6FA3">
              <w:rPr>
                <w:rFonts w:asciiTheme="majorBidi" w:hAnsiTheme="majorBidi" w:cstheme="majorBidi"/>
              </w:rPr>
              <w:t>L’utilisateur clique sur le bouton « ok ».</w:t>
            </w:r>
          </w:p>
          <w:p w14:paraId="5A38CD5A" w14:textId="2308BBD3" w:rsidR="006D194A" w:rsidRPr="00BB6FA3" w:rsidRDefault="006D194A" w:rsidP="000B59EB">
            <w:pPr>
              <w:pStyle w:val="Paragraphedeliste"/>
              <w:numPr>
                <w:ilvl w:val="0"/>
                <w:numId w:val="38"/>
              </w:numPr>
              <w:spacing w:line="360" w:lineRule="auto"/>
              <w:jc w:val="both"/>
              <w:rPr>
                <w:rFonts w:asciiTheme="majorBidi" w:hAnsiTheme="majorBidi" w:cstheme="majorBidi"/>
              </w:rPr>
            </w:pPr>
            <w:r w:rsidRPr="00BB6FA3">
              <w:rPr>
                <w:rFonts w:asciiTheme="majorBidi" w:hAnsiTheme="majorBidi" w:cstheme="majorBidi"/>
              </w:rPr>
              <w:t>Le système va supprimer l’éditeur sélectionné.</w:t>
            </w:r>
          </w:p>
          <w:p w14:paraId="502ACA70" w14:textId="77777777" w:rsidR="006D194A" w:rsidRPr="00BB6FA3" w:rsidRDefault="006D194A" w:rsidP="000B59EB">
            <w:pPr>
              <w:spacing w:line="360" w:lineRule="auto"/>
              <w:ind w:left="360"/>
              <w:jc w:val="both"/>
              <w:rPr>
                <w:rFonts w:asciiTheme="majorBidi" w:hAnsiTheme="majorBidi" w:cstheme="majorBidi"/>
              </w:rPr>
            </w:pPr>
          </w:p>
        </w:tc>
      </w:tr>
      <w:tr w:rsidR="006D194A" w:rsidRPr="00BB6FA3" w14:paraId="17AEA775" w14:textId="77777777" w:rsidTr="00920D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553"/>
        </w:trPr>
        <w:tc>
          <w:tcPr>
            <w:tcW w:w="2767" w:type="dxa"/>
            <w:shd w:val="clear" w:color="auto" w:fill="F2F2F2" w:themeFill="background1" w:themeFillShade="F2"/>
          </w:tcPr>
          <w:p w14:paraId="1C2C83E1" w14:textId="77777777" w:rsidR="006D194A" w:rsidRPr="00BB6FA3" w:rsidRDefault="006D194A" w:rsidP="000B59EB">
            <w:pPr>
              <w:pStyle w:val="Paragraphedeliste"/>
              <w:spacing w:line="360" w:lineRule="auto"/>
              <w:ind w:left="0"/>
              <w:jc w:val="both"/>
              <w:rPr>
                <w:rFonts w:asciiTheme="majorBidi" w:hAnsiTheme="majorBidi" w:cstheme="majorBidi"/>
                <w:b/>
                <w:bCs/>
                <w:sz w:val="28"/>
                <w:szCs w:val="28"/>
              </w:rPr>
            </w:pPr>
            <w:r w:rsidRPr="00BB6FA3">
              <w:rPr>
                <w:rFonts w:asciiTheme="majorBidi" w:hAnsiTheme="majorBidi" w:cstheme="majorBidi"/>
                <w:b/>
                <w:bCs/>
              </w:rPr>
              <w:t>Scenarios alternatif</w:t>
            </w:r>
          </w:p>
        </w:tc>
        <w:tc>
          <w:tcPr>
            <w:tcW w:w="6814" w:type="dxa"/>
          </w:tcPr>
          <w:p w14:paraId="72CC037C" w14:textId="0AC5182F" w:rsidR="006D194A" w:rsidRPr="00BB6FA3" w:rsidRDefault="006D194A" w:rsidP="000B59EB">
            <w:pPr>
              <w:pStyle w:val="Paragraphedeliste"/>
              <w:spacing w:line="360" w:lineRule="auto"/>
              <w:ind w:left="0"/>
              <w:jc w:val="both"/>
              <w:rPr>
                <w:rFonts w:asciiTheme="majorBidi" w:hAnsiTheme="majorBidi" w:cstheme="majorBidi"/>
                <w:sz w:val="28"/>
                <w:szCs w:val="28"/>
              </w:rPr>
            </w:pPr>
            <w:r w:rsidRPr="00BB6FA3">
              <w:rPr>
                <w:rFonts w:asciiTheme="majorBidi" w:hAnsiTheme="majorBidi" w:cstheme="majorBidi"/>
                <w:sz w:val="28"/>
                <w:szCs w:val="28"/>
              </w:rPr>
              <w:t>En cas d’absences des éditeurs, un message indiquant qu’il n’Ya pas des éditeurs.</w:t>
            </w:r>
          </w:p>
        </w:tc>
      </w:tr>
    </w:tbl>
    <w:p w14:paraId="47A0080C" w14:textId="50AF0616" w:rsidR="00A47669" w:rsidRPr="006B03E0" w:rsidRDefault="00A17EFF" w:rsidP="00A17EFF">
      <w:pPr>
        <w:pStyle w:val="Paragraphedeliste"/>
        <w:spacing w:after="0" w:line="360" w:lineRule="auto"/>
        <w:ind w:left="1211"/>
        <w:jc w:val="center"/>
        <w:rPr>
          <w:rFonts w:asciiTheme="majorBidi" w:hAnsiTheme="majorBidi" w:cstheme="majorBidi"/>
          <w:sz w:val="24"/>
          <w:szCs w:val="24"/>
        </w:rPr>
      </w:pPr>
      <w:bookmarkStart w:id="527" w:name="_Toc104390836"/>
      <w:r w:rsidRPr="006B03E0">
        <w:rPr>
          <w:sz w:val="24"/>
          <w:szCs w:val="24"/>
        </w:rPr>
        <w:t xml:space="preserve">Tableau </w:t>
      </w:r>
      <w:r w:rsidR="006B03E0">
        <w:rPr>
          <w:sz w:val="24"/>
          <w:szCs w:val="24"/>
        </w:rPr>
        <w:fldChar w:fldCharType="begin"/>
      </w:r>
      <w:r w:rsidR="006B03E0">
        <w:rPr>
          <w:sz w:val="24"/>
          <w:szCs w:val="24"/>
        </w:rPr>
        <w:instrText xml:space="preserve"> SEQ Tableau \* ARABIC </w:instrText>
      </w:r>
      <w:r w:rsidR="006B03E0">
        <w:rPr>
          <w:sz w:val="24"/>
          <w:szCs w:val="24"/>
        </w:rPr>
        <w:fldChar w:fldCharType="separate"/>
      </w:r>
      <w:r w:rsidR="00A66100">
        <w:rPr>
          <w:noProof/>
          <w:sz w:val="24"/>
          <w:szCs w:val="24"/>
        </w:rPr>
        <w:t>9</w:t>
      </w:r>
      <w:r w:rsidR="006B03E0">
        <w:rPr>
          <w:sz w:val="24"/>
          <w:szCs w:val="24"/>
        </w:rPr>
        <w:fldChar w:fldCharType="end"/>
      </w:r>
      <w:r w:rsidRPr="006B03E0">
        <w:rPr>
          <w:sz w:val="24"/>
          <w:szCs w:val="24"/>
        </w:rPr>
        <w:t xml:space="preserve"> : gestion de liste des éditeurs</w:t>
      </w:r>
      <w:bookmarkEnd w:id="527"/>
    </w:p>
    <w:p w14:paraId="61619C35" w14:textId="7FCA66AA" w:rsidR="00A47669" w:rsidRPr="006B03E0" w:rsidRDefault="00A47669" w:rsidP="006B03E0">
      <w:pPr>
        <w:pStyle w:val="Titre2"/>
        <w:numPr>
          <w:ilvl w:val="1"/>
          <w:numId w:val="62"/>
        </w:numPr>
      </w:pPr>
      <w:bookmarkStart w:id="528" w:name="_Toc104390708"/>
      <w:r w:rsidRPr="006B03E0">
        <w:t>Diagramme de séquence :</w:t>
      </w:r>
      <w:bookmarkEnd w:id="528"/>
    </w:p>
    <w:p w14:paraId="78B29403" w14:textId="2C162644" w:rsidR="00A47669" w:rsidRPr="00BB6FA3" w:rsidRDefault="00A47669" w:rsidP="006B03E0">
      <w:pPr>
        <w:pStyle w:val="Paragraphedeliste"/>
        <w:spacing w:after="0" w:line="360" w:lineRule="auto"/>
        <w:jc w:val="both"/>
        <w:rPr>
          <w:rFonts w:asciiTheme="majorBidi" w:hAnsiTheme="majorBidi" w:cstheme="majorBidi"/>
          <w:sz w:val="24"/>
          <w:szCs w:val="24"/>
        </w:rPr>
      </w:pPr>
      <w:r w:rsidRPr="00BB6FA3">
        <w:rPr>
          <w:rFonts w:asciiTheme="majorBidi" w:hAnsiTheme="majorBidi" w:cstheme="majorBidi"/>
          <w:sz w:val="24"/>
          <w:szCs w:val="24"/>
        </w:rPr>
        <w:t xml:space="preserve">Un diagramme de séquence détaillé permet une représentation détaillée des interactions entre les objets métiers de notre système selon un ordre </w:t>
      </w:r>
      <w:r w:rsidR="0088523F" w:rsidRPr="00BB6FA3">
        <w:rPr>
          <w:rFonts w:asciiTheme="majorBidi" w:hAnsiTheme="majorBidi" w:cstheme="majorBidi"/>
          <w:sz w:val="24"/>
          <w:szCs w:val="24"/>
        </w:rPr>
        <w:t>chronologique,</w:t>
      </w:r>
      <w:r w:rsidRPr="00BB6FA3">
        <w:rPr>
          <w:rFonts w:asciiTheme="majorBidi" w:hAnsiTheme="majorBidi" w:cstheme="majorBidi"/>
          <w:sz w:val="24"/>
          <w:szCs w:val="24"/>
        </w:rPr>
        <w:t xml:space="preserve"> dans ce qui </w:t>
      </w:r>
      <w:r w:rsidR="00DC0959" w:rsidRPr="00BB6FA3">
        <w:rPr>
          <w:rFonts w:asciiTheme="majorBidi" w:hAnsiTheme="majorBidi" w:cstheme="majorBidi"/>
          <w:sz w:val="24"/>
          <w:szCs w:val="24"/>
        </w:rPr>
        <w:t>suit,</w:t>
      </w:r>
      <w:r w:rsidRPr="00BB6FA3">
        <w:rPr>
          <w:rFonts w:asciiTheme="majorBidi" w:hAnsiTheme="majorBidi" w:cstheme="majorBidi"/>
          <w:sz w:val="24"/>
          <w:szCs w:val="24"/>
        </w:rPr>
        <w:t xml:space="preserve"> les diagrammes de séquences détaillés de premier </w:t>
      </w:r>
      <w:proofErr w:type="gramStart"/>
      <w:r w:rsidRPr="00BB6FA3">
        <w:rPr>
          <w:rFonts w:asciiTheme="majorBidi" w:hAnsiTheme="majorBidi" w:cstheme="majorBidi"/>
          <w:sz w:val="24"/>
          <w:szCs w:val="24"/>
        </w:rPr>
        <w:t>Sprint.*</w:t>
      </w:r>
      <w:proofErr w:type="gramEnd"/>
    </w:p>
    <w:p w14:paraId="78325391" w14:textId="3DBCDEE2" w:rsidR="006B03E0" w:rsidRPr="006B03E0" w:rsidRDefault="00A47669" w:rsidP="006B03E0">
      <w:pPr>
        <w:spacing w:after="0" w:line="360" w:lineRule="auto"/>
        <w:jc w:val="both"/>
        <w:rPr>
          <w:rFonts w:asciiTheme="majorBidi" w:hAnsiTheme="majorBidi" w:cstheme="majorBidi"/>
          <w:sz w:val="24"/>
          <w:szCs w:val="24"/>
        </w:rPr>
      </w:pPr>
      <w:r w:rsidRPr="006B03E0">
        <w:rPr>
          <w:rFonts w:asciiTheme="majorBidi" w:hAnsiTheme="majorBidi" w:cstheme="majorBidi"/>
          <w:sz w:val="24"/>
          <w:szCs w:val="24"/>
        </w:rPr>
        <w:t>Diagramme de séquence « …… »</w:t>
      </w:r>
    </w:p>
    <w:p w14:paraId="74F47083" w14:textId="77777777" w:rsidR="00A47669" w:rsidRPr="006B03E0" w:rsidRDefault="00A47669" w:rsidP="006B03E0">
      <w:pPr>
        <w:spacing w:after="0" w:line="360" w:lineRule="auto"/>
        <w:jc w:val="both"/>
        <w:rPr>
          <w:rFonts w:asciiTheme="majorBidi" w:hAnsiTheme="majorBidi" w:cstheme="majorBidi"/>
          <w:sz w:val="24"/>
          <w:szCs w:val="24"/>
        </w:rPr>
      </w:pPr>
      <w:r w:rsidRPr="006B03E0">
        <w:rPr>
          <w:rFonts w:asciiTheme="majorBidi" w:hAnsiTheme="majorBidi" w:cstheme="majorBidi"/>
          <w:sz w:val="24"/>
          <w:szCs w:val="24"/>
        </w:rPr>
        <w:t xml:space="preserve">Diagramme de séquence « … »  </w:t>
      </w:r>
    </w:p>
    <w:p w14:paraId="608D3D69" w14:textId="638868CC" w:rsidR="00A47669" w:rsidRPr="006B03E0" w:rsidRDefault="00A47669" w:rsidP="006B03E0">
      <w:pPr>
        <w:spacing w:after="0" w:line="360" w:lineRule="auto"/>
        <w:jc w:val="both"/>
        <w:rPr>
          <w:rFonts w:asciiTheme="majorBidi" w:hAnsiTheme="majorBidi" w:cstheme="majorBidi"/>
          <w:sz w:val="24"/>
          <w:szCs w:val="24"/>
        </w:rPr>
      </w:pPr>
      <w:r w:rsidRPr="006B03E0">
        <w:rPr>
          <w:rFonts w:asciiTheme="majorBidi" w:hAnsiTheme="majorBidi" w:cstheme="majorBidi"/>
          <w:sz w:val="24"/>
          <w:szCs w:val="24"/>
        </w:rPr>
        <w:t xml:space="preserve">Diagramme de séquence </w:t>
      </w:r>
      <w:r w:rsidR="0088523F" w:rsidRPr="006B03E0">
        <w:rPr>
          <w:rFonts w:asciiTheme="majorBidi" w:hAnsiTheme="majorBidi" w:cstheme="majorBidi"/>
          <w:sz w:val="24"/>
          <w:szCs w:val="24"/>
        </w:rPr>
        <w:t>« ...</w:t>
      </w:r>
      <w:r w:rsidRPr="006B03E0">
        <w:rPr>
          <w:rFonts w:asciiTheme="majorBidi" w:hAnsiTheme="majorBidi" w:cstheme="majorBidi"/>
          <w:sz w:val="24"/>
          <w:szCs w:val="24"/>
        </w:rPr>
        <w:t xml:space="preserve"> » </w:t>
      </w:r>
    </w:p>
    <w:p w14:paraId="2579CDAC" w14:textId="77777777" w:rsidR="00A47669" w:rsidRPr="00BB6FA3" w:rsidRDefault="00A47669" w:rsidP="000B59EB">
      <w:pPr>
        <w:pStyle w:val="Paragraphedeliste"/>
        <w:spacing w:after="0" w:line="360" w:lineRule="auto"/>
        <w:ind w:left="1211"/>
        <w:jc w:val="both"/>
        <w:rPr>
          <w:rFonts w:asciiTheme="majorBidi" w:hAnsiTheme="majorBidi" w:cstheme="majorBidi"/>
          <w:sz w:val="24"/>
          <w:szCs w:val="24"/>
        </w:rPr>
      </w:pPr>
    </w:p>
    <w:p w14:paraId="4CD401DF" w14:textId="72C657C6" w:rsidR="00A47669" w:rsidRPr="006B03E0" w:rsidRDefault="00A47669" w:rsidP="006B03E0">
      <w:pPr>
        <w:pStyle w:val="Titre2"/>
        <w:numPr>
          <w:ilvl w:val="1"/>
          <w:numId w:val="62"/>
        </w:numPr>
      </w:pPr>
      <w:bookmarkStart w:id="529" w:name="_Toc104390709"/>
      <w:r w:rsidRPr="006B03E0">
        <w:t xml:space="preserve">Diagramme de classe du </w:t>
      </w:r>
      <w:r w:rsidR="00D71E0F" w:rsidRPr="006B03E0">
        <w:t>1</w:t>
      </w:r>
      <w:r w:rsidR="00611C64" w:rsidRPr="006B03E0">
        <w:t>er Sprint</w:t>
      </w:r>
      <w:r w:rsidR="00DC0959" w:rsidRPr="006B03E0">
        <w:t> :</w:t>
      </w:r>
      <w:bookmarkEnd w:id="529"/>
    </w:p>
    <w:p w14:paraId="7C589F4D" w14:textId="77777777" w:rsidR="00A47669" w:rsidRPr="00BB6FA3" w:rsidRDefault="00A47669" w:rsidP="000B59EB">
      <w:pPr>
        <w:pStyle w:val="Paragraphedeliste"/>
        <w:spacing w:after="0" w:line="360" w:lineRule="auto"/>
        <w:ind w:left="1080"/>
        <w:jc w:val="both"/>
        <w:rPr>
          <w:rFonts w:asciiTheme="majorBidi" w:hAnsiTheme="majorBidi" w:cstheme="majorBidi"/>
          <w:b/>
          <w:bCs/>
          <w:sz w:val="28"/>
          <w:szCs w:val="28"/>
        </w:rPr>
      </w:pPr>
    </w:p>
    <w:p w14:paraId="6EE43E43" w14:textId="4534E7E8" w:rsidR="00A47669" w:rsidRPr="006B03E0" w:rsidRDefault="00A47669" w:rsidP="006B03E0">
      <w:pPr>
        <w:pStyle w:val="Titre2"/>
        <w:numPr>
          <w:ilvl w:val="1"/>
          <w:numId w:val="62"/>
        </w:numPr>
      </w:pPr>
      <w:bookmarkStart w:id="530" w:name="_Toc104390710"/>
      <w:r w:rsidRPr="006B03E0">
        <w:t>Réalisation de premier Sprint</w:t>
      </w:r>
      <w:r w:rsidR="00DC0959" w:rsidRPr="006B03E0">
        <w:t> :</w:t>
      </w:r>
      <w:bookmarkEnd w:id="530"/>
    </w:p>
    <w:p w14:paraId="453582C1" w14:textId="23DEEDC0" w:rsidR="00A47669" w:rsidRPr="00AC3C0C" w:rsidRDefault="00A47669" w:rsidP="00AC3C0C">
      <w:pPr>
        <w:spacing w:after="0" w:line="360" w:lineRule="auto"/>
        <w:jc w:val="both"/>
        <w:rPr>
          <w:rFonts w:asciiTheme="majorBidi" w:hAnsiTheme="majorBidi" w:cstheme="majorBidi"/>
          <w:sz w:val="24"/>
          <w:szCs w:val="24"/>
        </w:rPr>
      </w:pPr>
      <w:r w:rsidRPr="00AC3C0C">
        <w:rPr>
          <w:rFonts w:asciiTheme="majorBidi" w:hAnsiTheme="majorBidi" w:cstheme="majorBidi"/>
          <w:sz w:val="24"/>
          <w:szCs w:val="24"/>
        </w:rPr>
        <w:t xml:space="preserve"> Dans cette partie nous présentons les interfaces que nous avons </w:t>
      </w:r>
      <w:r w:rsidR="00AC3C0C" w:rsidRPr="00AC3C0C">
        <w:rPr>
          <w:rFonts w:asciiTheme="majorBidi" w:hAnsiTheme="majorBidi" w:cstheme="majorBidi"/>
          <w:sz w:val="24"/>
          <w:szCs w:val="24"/>
        </w:rPr>
        <w:t>utilisées</w:t>
      </w:r>
      <w:r w:rsidRPr="00AC3C0C">
        <w:rPr>
          <w:rFonts w:asciiTheme="majorBidi" w:hAnsiTheme="majorBidi" w:cstheme="majorBidi"/>
          <w:sz w:val="24"/>
          <w:szCs w:val="24"/>
        </w:rPr>
        <w:t xml:space="preserve"> dans ce Sprint.</w:t>
      </w:r>
    </w:p>
    <w:p w14:paraId="30E60E0A" w14:textId="4C1F8DD6" w:rsidR="00A47669" w:rsidRPr="006B03E0" w:rsidRDefault="00A47669" w:rsidP="006B03E0">
      <w:pPr>
        <w:pStyle w:val="Titre2"/>
        <w:numPr>
          <w:ilvl w:val="1"/>
          <w:numId w:val="62"/>
        </w:numPr>
      </w:pPr>
      <w:bookmarkStart w:id="531" w:name="_Toc104390711"/>
      <w:r w:rsidRPr="006B03E0">
        <w:rPr>
          <w:highlight w:val="yellow"/>
        </w:rPr>
        <w:t>Les interfaces réalisées dans ce Sprint</w:t>
      </w:r>
      <w:bookmarkEnd w:id="531"/>
    </w:p>
    <w:p w14:paraId="04B56D01" w14:textId="69D0474E" w:rsidR="00A47669" w:rsidRPr="006B03E0" w:rsidRDefault="00A47669" w:rsidP="006B03E0">
      <w:pPr>
        <w:pStyle w:val="Titre2"/>
        <w:numPr>
          <w:ilvl w:val="1"/>
          <w:numId w:val="62"/>
        </w:numPr>
      </w:pPr>
      <w:bookmarkStart w:id="532" w:name="_Toc104390712"/>
      <w:r w:rsidRPr="006B03E0">
        <w:t>Revue du 1er Sprint</w:t>
      </w:r>
      <w:bookmarkEnd w:id="532"/>
    </w:p>
    <w:p w14:paraId="2381D28E" w14:textId="2DDE9025" w:rsidR="00B66EFE" w:rsidRPr="00516087" w:rsidRDefault="00A47669" w:rsidP="00516087">
      <w:pPr>
        <w:spacing w:line="360" w:lineRule="auto"/>
        <w:jc w:val="both"/>
        <w:rPr>
          <w:rFonts w:asciiTheme="majorBidi" w:hAnsiTheme="majorBidi" w:cstheme="majorBidi"/>
          <w:sz w:val="24"/>
          <w:szCs w:val="24"/>
        </w:rPr>
      </w:pPr>
      <w:r w:rsidRPr="00516087">
        <w:rPr>
          <w:rFonts w:asciiTheme="majorBidi" w:hAnsiTheme="majorBidi" w:cstheme="majorBidi"/>
          <w:sz w:val="24"/>
          <w:szCs w:val="24"/>
        </w:rPr>
        <w:t xml:space="preserve">Le Revue de Sprint est </w:t>
      </w:r>
      <w:r w:rsidR="00DC0959" w:rsidRPr="00516087">
        <w:rPr>
          <w:rFonts w:asciiTheme="majorBidi" w:hAnsiTheme="majorBidi" w:cstheme="majorBidi"/>
          <w:sz w:val="24"/>
          <w:szCs w:val="24"/>
        </w:rPr>
        <w:t>effectué</w:t>
      </w:r>
      <w:r w:rsidRPr="00516087">
        <w:rPr>
          <w:rFonts w:asciiTheme="majorBidi" w:hAnsiTheme="majorBidi" w:cstheme="majorBidi"/>
          <w:sz w:val="24"/>
          <w:szCs w:val="24"/>
        </w:rPr>
        <w:t xml:space="preserve"> à la fin du Sprint pour présenter le travail qui a été </w:t>
      </w:r>
      <w:r w:rsidR="00DC0959" w:rsidRPr="00516087">
        <w:rPr>
          <w:rFonts w:asciiTheme="majorBidi" w:hAnsiTheme="majorBidi" w:cstheme="majorBidi"/>
          <w:sz w:val="24"/>
          <w:szCs w:val="24"/>
        </w:rPr>
        <w:t>fait. Pendant</w:t>
      </w:r>
      <w:r w:rsidRPr="00516087">
        <w:rPr>
          <w:rFonts w:asciiTheme="majorBidi" w:hAnsiTheme="majorBidi" w:cstheme="majorBidi"/>
          <w:sz w:val="24"/>
          <w:szCs w:val="24"/>
        </w:rPr>
        <w:t xml:space="preserve"> cette réunion nous avons expliqué ce que nous avons fait durant ce Sprint ainsi qu’une démonstration a été </w:t>
      </w:r>
      <w:r w:rsidR="00DC0959" w:rsidRPr="00516087">
        <w:rPr>
          <w:rFonts w:asciiTheme="majorBidi" w:hAnsiTheme="majorBidi" w:cstheme="majorBidi"/>
          <w:sz w:val="24"/>
          <w:szCs w:val="24"/>
        </w:rPr>
        <w:t>effectuée.</w:t>
      </w:r>
    </w:p>
    <w:p w14:paraId="6C4D3E31" w14:textId="77777777" w:rsidR="00B66EFE" w:rsidRPr="00BB6FA3" w:rsidRDefault="00B66EFE" w:rsidP="000B59EB">
      <w:pPr>
        <w:pStyle w:val="Paragraphedeliste"/>
        <w:spacing w:line="360" w:lineRule="auto"/>
        <w:jc w:val="both"/>
        <w:rPr>
          <w:rFonts w:asciiTheme="majorBidi" w:hAnsiTheme="majorBidi" w:cstheme="majorBidi"/>
          <w:sz w:val="24"/>
          <w:szCs w:val="24"/>
        </w:rPr>
      </w:pPr>
    </w:p>
    <w:p w14:paraId="33DEA013" w14:textId="0983179A" w:rsidR="00A47669" w:rsidRPr="006B03E0" w:rsidRDefault="00A47669" w:rsidP="006B03E0">
      <w:pPr>
        <w:pStyle w:val="Titre1"/>
      </w:pPr>
      <w:bookmarkStart w:id="533" w:name="_Toc104390713"/>
      <w:r w:rsidRPr="006B03E0">
        <w:t>Conclusion</w:t>
      </w:r>
      <w:bookmarkEnd w:id="533"/>
      <w:r w:rsidR="002355AA" w:rsidRPr="006B03E0">
        <w:t xml:space="preserve"> </w:t>
      </w:r>
    </w:p>
    <w:p w14:paraId="7F1FDAC1" w14:textId="3EBD63A3" w:rsidR="00A6247A" w:rsidRPr="00516087" w:rsidRDefault="002355AA" w:rsidP="00516087">
      <w:pPr>
        <w:spacing w:after="0" w:line="360" w:lineRule="auto"/>
        <w:jc w:val="both"/>
        <w:rPr>
          <w:rFonts w:asciiTheme="majorBidi" w:hAnsiTheme="majorBidi" w:cstheme="majorBidi"/>
          <w:sz w:val="24"/>
          <w:szCs w:val="24"/>
        </w:rPr>
      </w:pPr>
      <w:r w:rsidRPr="00516087">
        <w:rPr>
          <w:rFonts w:asciiTheme="majorBidi" w:hAnsiTheme="majorBidi" w:cstheme="majorBidi"/>
          <w:sz w:val="24"/>
          <w:szCs w:val="24"/>
        </w:rPr>
        <w:t xml:space="preserve">Dans ce chapitre nous avons présenté le premier Sprint en passant par l’analyse, la conception, la réalisation et la revue du </w:t>
      </w:r>
      <w:r w:rsidR="00273281" w:rsidRPr="00516087">
        <w:rPr>
          <w:rFonts w:asciiTheme="majorBidi" w:hAnsiTheme="majorBidi" w:cstheme="majorBidi"/>
          <w:sz w:val="24"/>
          <w:szCs w:val="24"/>
        </w:rPr>
        <w:t>sprint.</w:t>
      </w:r>
      <w:r w:rsidR="00516087">
        <w:rPr>
          <w:rFonts w:asciiTheme="majorBidi" w:hAnsiTheme="majorBidi" w:cstheme="majorBidi"/>
          <w:sz w:val="24"/>
          <w:szCs w:val="24"/>
        </w:rPr>
        <w:t xml:space="preserve"> </w:t>
      </w:r>
      <w:r w:rsidRPr="00516087">
        <w:rPr>
          <w:rFonts w:asciiTheme="majorBidi" w:hAnsiTheme="majorBidi" w:cstheme="majorBidi"/>
          <w:sz w:val="24"/>
          <w:szCs w:val="24"/>
        </w:rPr>
        <w:t xml:space="preserve">Dans le chapitre suivant, nous entamons le deuxième Sprint </w:t>
      </w:r>
    </w:p>
    <w:p w14:paraId="13602221" w14:textId="77777777" w:rsidR="00273281" w:rsidRPr="00273281" w:rsidRDefault="00273281" w:rsidP="000B59EB">
      <w:pPr>
        <w:pStyle w:val="Paragraphedeliste"/>
        <w:spacing w:after="0" w:line="360" w:lineRule="auto"/>
        <w:ind w:left="1211"/>
        <w:jc w:val="both"/>
        <w:rPr>
          <w:rFonts w:asciiTheme="majorBidi" w:hAnsiTheme="majorBidi" w:cstheme="majorBidi"/>
          <w:sz w:val="24"/>
          <w:szCs w:val="24"/>
        </w:rPr>
      </w:pPr>
    </w:p>
    <w:p w14:paraId="2B477E00" w14:textId="77777777" w:rsidR="00A6247A" w:rsidRDefault="00A6247A" w:rsidP="000B59EB">
      <w:pPr>
        <w:spacing w:after="0" w:line="360" w:lineRule="auto"/>
        <w:jc w:val="both"/>
        <w:rPr>
          <w:rFonts w:asciiTheme="majorBidi" w:hAnsiTheme="majorBidi" w:cstheme="majorBidi"/>
          <w:sz w:val="28"/>
          <w:szCs w:val="28"/>
        </w:rPr>
      </w:pPr>
    </w:p>
    <w:p w14:paraId="435AE4B5" w14:textId="77777777" w:rsidR="00B51250" w:rsidRDefault="00B51250" w:rsidP="000B59EB">
      <w:pPr>
        <w:spacing w:after="0" w:line="360" w:lineRule="auto"/>
        <w:jc w:val="both"/>
        <w:rPr>
          <w:rFonts w:asciiTheme="majorBidi" w:hAnsiTheme="majorBidi" w:cstheme="majorBidi"/>
          <w:sz w:val="28"/>
          <w:szCs w:val="28"/>
        </w:rPr>
      </w:pPr>
    </w:p>
    <w:p w14:paraId="1104D3AA" w14:textId="77777777" w:rsidR="00B51250" w:rsidRDefault="00B51250" w:rsidP="000B59EB">
      <w:pPr>
        <w:spacing w:after="0" w:line="360" w:lineRule="auto"/>
        <w:jc w:val="both"/>
        <w:rPr>
          <w:rFonts w:asciiTheme="majorBidi" w:hAnsiTheme="majorBidi" w:cstheme="majorBidi"/>
          <w:sz w:val="28"/>
          <w:szCs w:val="28"/>
        </w:rPr>
      </w:pPr>
    </w:p>
    <w:p w14:paraId="0138E76B" w14:textId="77777777" w:rsidR="00B51250" w:rsidRDefault="00B51250" w:rsidP="000B59EB">
      <w:pPr>
        <w:spacing w:after="0" w:line="360" w:lineRule="auto"/>
        <w:jc w:val="both"/>
        <w:rPr>
          <w:rFonts w:asciiTheme="majorBidi" w:hAnsiTheme="majorBidi" w:cstheme="majorBidi"/>
          <w:sz w:val="28"/>
          <w:szCs w:val="28"/>
        </w:rPr>
      </w:pPr>
    </w:p>
    <w:p w14:paraId="7F12B25C" w14:textId="77777777" w:rsidR="00B51250" w:rsidRDefault="00B51250" w:rsidP="000B59EB">
      <w:pPr>
        <w:spacing w:after="0" w:line="360" w:lineRule="auto"/>
        <w:jc w:val="both"/>
        <w:rPr>
          <w:rFonts w:asciiTheme="majorBidi" w:hAnsiTheme="majorBidi" w:cstheme="majorBidi"/>
          <w:sz w:val="28"/>
          <w:szCs w:val="28"/>
        </w:rPr>
      </w:pPr>
    </w:p>
    <w:p w14:paraId="0B515FFF" w14:textId="77777777" w:rsidR="00B51250" w:rsidRDefault="00B51250" w:rsidP="000B59EB">
      <w:pPr>
        <w:spacing w:after="0" w:line="360" w:lineRule="auto"/>
        <w:jc w:val="both"/>
        <w:rPr>
          <w:rFonts w:asciiTheme="majorBidi" w:hAnsiTheme="majorBidi" w:cstheme="majorBidi"/>
          <w:sz w:val="28"/>
          <w:szCs w:val="28"/>
        </w:rPr>
      </w:pPr>
    </w:p>
    <w:p w14:paraId="4BDC804B" w14:textId="77777777" w:rsidR="00B51250" w:rsidRDefault="00B51250" w:rsidP="000B59EB">
      <w:pPr>
        <w:spacing w:after="0" w:line="360" w:lineRule="auto"/>
        <w:jc w:val="both"/>
        <w:rPr>
          <w:rFonts w:asciiTheme="majorBidi" w:hAnsiTheme="majorBidi" w:cstheme="majorBidi"/>
          <w:sz w:val="28"/>
          <w:szCs w:val="28"/>
        </w:rPr>
      </w:pPr>
    </w:p>
    <w:p w14:paraId="6532A219" w14:textId="77777777" w:rsidR="00B51250" w:rsidRDefault="00B51250" w:rsidP="000B59EB">
      <w:pPr>
        <w:spacing w:after="0" w:line="360" w:lineRule="auto"/>
        <w:jc w:val="both"/>
        <w:rPr>
          <w:rFonts w:asciiTheme="majorBidi" w:hAnsiTheme="majorBidi" w:cstheme="majorBidi"/>
          <w:sz w:val="28"/>
          <w:szCs w:val="28"/>
        </w:rPr>
      </w:pPr>
    </w:p>
    <w:p w14:paraId="628185A7" w14:textId="77777777" w:rsidR="00B51250" w:rsidRDefault="00B51250" w:rsidP="000B59EB">
      <w:pPr>
        <w:spacing w:after="0" w:line="360" w:lineRule="auto"/>
        <w:jc w:val="both"/>
        <w:rPr>
          <w:rFonts w:asciiTheme="majorBidi" w:hAnsiTheme="majorBidi" w:cstheme="majorBidi"/>
          <w:sz w:val="28"/>
          <w:szCs w:val="28"/>
        </w:rPr>
      </w:pPr>
    </w:p>
    <w:p w14:paraId="1DF13914" w14:textId="77777777" w:rsidR="00B51250" w:rsidRDefault="00B51250" w:rsidP="000B59EB">
      <w:pPr>
        <w:spacing w:after="0" w:line="360" w:lineRule="auto"/>
        <w:jc w:val="both"/>
        <w:rPr>
          <w:rFonts w:asciiTheme="majorBidi" w:hAnsiTheme="majorBidi" w:cstheme="majorBidi"/>
          <w:sz w:val="28"/>
          <w:szCs w:val="28"/>
        </w:rPr>
      </w:pPr>
    </w:p>
    <w:p w14:paraId="4A276CD6" w14:textId="77777777" w:rsidR="00B51250" w:rsidRDefault="00B51250" w:rsidP="000B59EB">
      <w:pPr>
        <w:spacing w:after="0" w:line="360" w:lineRule="auto"/>
        <w:jc w:val="both"/>
        <w:rPr>
          <w:rFonts w:asciiTheme="majorBidi" w:hAnsiTheme="majorBidi" w:cstheme="majorBidi"/>
          <w:sz w:val="28"/>
          <w:szCs w:val="28"/>
        </w:rPr>
      </w:pPr>
    </w:p>
    <w:p w14:paraId="65872CE6" w14:textId="77777777" w:rsidR="00B51250" w:rsidRDefault="00B51250" w:rsidP="000B59EB">
      <w:pPr>
        <w:spacing w:after="0" w:line="360" w:lineRule="auto"/>
        <w:jc w:val="both"/>
        <w:rPr>
          <w:rFonts w:asciiTheme="majorBidi" w:hAnsiTheme="majorBidi" w:cstheme="majorBidi"/>
          <w:sz w:val="28"/>
          <w:szCs w:val="28"/>
        </w:rPr>
      </w:pPr>
    </w:p>
    <w:p w14:paraId="0DD2679F" w14:textId="77777777" w:rsidR="00B51250" w:rsidRDefault="00B51250" w:rsidP="000B59EB">
      <w:pPr>
        <w:spacing w:after="0" w:line="360" w:lineRule="auto"/>
        <w:jc w:val="both"/>
        <w:rPr>
          <w:rFonts w:asciiTheme="majorBidi" w:hAnsiTheme="majorBidi" w:cstheme="majorBidi"/>
          <w:sz w:val="28"/>
          <w:szCs w:val="28"/>
        </w:rPr>
      </w:pPr>
    </w:p>
    <w:p w14:paraId="5BDE0019" w14:textId="77777777" w:rsidR="00B51250" w:rsidRDefault="00B51250" w:rsidP="000B59EB">
      <w:pPr>
        <w:spacing w:after="0" w:line="360" w:lineRule="auto"/>
        <w:jc w:val="both"/>
        <w:rPr>
          <w:rFonts w:asciiTheme="majorBidi" w:hAnsiTheme="majorBidi" w:cstheme="majorBidi"/>
          <w:sz w:val="28"/>
          <w:szCs w:val="28"/>
        </w:rPr>
      </w:pPr>
    </w:p>
    <w:p w14:paraId="6EB6A7E7" w14:textId="77777777" w:rsidR="00B51250" w:rsidRDefault="00B51250" w:rsidP="000B59EB">
      <w:pPr>
        <w:spacing w:after="0" w:line="360" w:lineRule="auto"/>
        <w:jc w:val="both"/>
        <w:rPr>
          <w:rFonts w:asciiTheme="majorBidi" w:hAnsiTheme="majorBidi" w:cstheme="majorBidi"/>
          <w:sz w:val="28"/>
          <w:szCs w:val="28"/>
        </w:rPr>
      </w:pPr>
    </w:p>
    <w:p w14:paraId="5489475D" w14:textId="77777777" w:rsidR="00B51250" w:rsidRDefault="00B51250" w:rsidP="000B59EB">
      <w:pPr>
        <w:spacing w:after="0" w:line="360" w:lineRule="auto"/>
        <w:jc w:val="both"/>
        <w:rPr>
          <w:rFonts w:asciiTheme="majorBidi" w:hAnsiTheme="majorBidi" w:cstheme="majorBidi"/>
          <w:sz w:val="28"/>
          <w:szCs w:val="28"/>
        </w:rPr>
      </w:pPr>
    </w:p>
    <w:p w14:paraId="318395C0" w14:textId="77777777" w:rsidR="00B51250" w:rsidRPr="00BB6FA3" w:rsidRDefault="00B51250" w:rsidP="000B59EB">
      <w:pPr>
        <w:spacing w:after="0" w:line="360" w:lineRule="auto"/>
        <w:jc w:val="both"/>
        <w:rPr>
          <w:rFonts w:asciiTheme="majorBidi" w:hAnsiTheme="majorBidi" w:cstheme="majorBidi"/>
          <w:sz w:val="28"/>
          <w:szCs w:val="28"/>
        </w:rPr>
      </w:pPr>
    </w:p>
    <w:p w14:paraId="7B315EAC" w14:textId="7042742C" w:rsidR="00D71E0F" w:rsidRPr="00BB6FA3" w:rsidRDefault="00D71E0F" w:rsidP="000B59EB">
      <w:pPr>
        <w:spacing w:line="360" w:lineRule="auto"/>
        <w:jc w:val="both"/>
        <w:rPr>
          <w:rFonts w:asciiTheme="majorBidi" w:hAnsiTheme="majorBidi" w:cstheme="majorBidi"/>
          <w:b/>
          <w:bCs/>
          <w:sz w:val="44"/>
          <w:szCs w:val="44"/>
        </w:rPr>
      </w:pPr>
      <w:r w:rsidRPr="00BB6FA3">
        <w:rPr>
          <w:rFonts w:asciiTheme="majorBidi" w:hAnsiTheme="majorBidi" w:cstheme="majorBidi"/>
          <w:b/>
          <w:bCs/>
          <w:sz w:val="44"/>
          <w:szCs w:val="44"/>
        </w:rPr>
        <w:t xml:space="preserve">Chapitre 4 : Sprint 2 </w:t>
      </w:r>
    </w:p>
    <w:p w14:paraId="31223065" w14:textId="77777777" w:rsidR="004F7AF2" w:rsidRPr="00BB6FA3" w:rsidRDefault="004F7AF2" w:rsidP="000B59EB">
      <w:pPr>
        <w:spacing w:line="360" w:lineRule="auto"/>
        <w:jc w:val="both"/>
        <w:rPr>
          <w:rFonts w:asciiTheme="majorBidi" w:hAnsiTheme="majorBidi" w:cstheme="majorBidi"/>
          <w:b/>
          <w:bCs/>
          <w:sz w:val="40"/>
          <w:szCs w:val="40"/>
        </w:rPr>
      </w:pPr>
    </w:p>
    <w:p w14:paraId="5F39CC06" w14:textId="48668851" w:rsidR="00303DC8" w:rsidRPr="00BB6FA3" w:rsidRDefault="00303DC8" w:rsidP="000B59EB">
      <w:pPr>
        <w:pStyle w:val="Paragraphedeliste"/>
        <w:numPr>
          <w:ilvl w:val="0"/>
          <w:numId w:val="17"/>
        </w:numPr>
        <w:spacing w:line="360" w:lineRule="auto"/>
        <w:jc w:val="both"/>
        <w:rPr>
          <w:rFonts w:asciiTheme="majorBidi" w:hAnsiTheme="majorBidi" w:cstheme="majorBidi"/>
          <w:sz w:val="28"/>
          <w:szCs w:val="28"/>
        </w:rPr>
      </w:pPr>
      <w:r w:rsidRPr="00BB6FA3">
        <w:rPr>
          <w:rFonts w:asciiTheme="majorBidi" w:hAnsiTheme="majorBidi" w:cstheme="majorBidi"/>
          <w:sz w:val="28"/>
          <w:szCs w:val="28"/>
        </w:rPr>
        <w:t xml:space="preserve">Le Backlog du sprint </w:t>
      </w:r>
      <w:r w:rsidR="00273281">
        <w:rPr>
          <w:rFonts w:asciiTheme="majorBidi" w:hAnsiTheme="majorBidi" w:cstheme="majorBidi"/>
          <w:sz w:val="28"/>
          <w:szCs w:val="28"/>
        </w:rPr>
        <w:t>2</w:t>
      </w:r>
    </w:p>
    <w:p w14:paraId="4754F9B1" w14:textId="2C230D8F" w:rsidR="00303DC8" w:rsidRPr="00BB6FA3" w:rsidRDefault="00303DC8" w:rsidP="000B59EB">
      <w:pPr>
        <w:pStyle w:val="Paragraphedeliste"/>
        <w:numPr>
          <w:ilvl w:val="0"/>
          <w:numId w:val="17"/>
        </w:numPr>
        <w:spacing w:line="360" w:lineRule="auto"/>
        <w:jc w:val="both"/>
        <w:rPr>
          <w:rFonts w:asciiTheme="majorBidi" w:hAnsiTheme="majorBidi" w:cstheme="majorBidi"/>
          <w:sz w:val="28"/>
          <w:szCs w:val="28"/>
        </w:rPr>
      </w:pPr>
      <w:r w:rsidRPr="00BB6FA3">
        <w:rPr>
          <w:rFonts w:asciiTheme="majorBidi" w:hAnsiTheme="majorBidi" w:cstheme="majorBidi"/>
          <w:sz w:val="28"/>
          <w:szCs w:val="28"/>
        </w:rPr>
        <w:t xml:space="preserve">Spécification fonctionnelle du sprint </w:t>
      </w:r>
      <w:r w:rsidR="00273281">
        <w:rPr>
          <w:rFonts w:asciiTheme="majorBidi" w:hAnsiTheme="majorBidi" w:cstheme="majorBidi"/>
          <w:sz w:val="28"/>
          <w:szCs w:val="28"/>
        </w:rPr>
        <w:t>2</w:t>
      </w:r>
    </w:p>
    <w:p w14:paraId="21FBE148" w14:textId="77777777" w:rsidR="00303DC8" w:rsidRPr="00BB6FA3" w:rsidRDefault="00303DC8" w:rsidP="000B59EB">
      <w:pPr>
        <w:pStyle w:val="Paragraphedeliste"/>
        <w:numPr>
          <w:ilvl w:val="1"/>
          <w:numId w:val="17"/>
        </w:numPr>
        <w:spacing w:line="360" w:lineRule="auto"/>
        <w:jc w:val="both"/>
        <w:rPr>
          <w:rFonts w:asciiTheme="majorBidi" w:hAnsiTheme="majorBidi" w:cstheme="majorBidi"/>
          <w:sz w:val="28"/>
          <w:szCs w:val="28"/>
        </w:rPr>
      </w:pPr>
      <w:r w:rsidRPr="00BB6FA3">
        <w:rPr>
          <w:rFonts w:asciiTheme="majorBidi" w:hAnsiTheme="majorBidi" w:cstheme="majorBidi"/>
          <w:sz w:val="28"/>
          <w:szCs w:val="28"/>
        </w:rPr>
        <w:t xml:space="preserve">Diagramme de cas d’utilisation </w:t>
      </w:r>
    </w:p>
    <w:p w14:paraId="56FE42CC" w14:textId="77777777" w:rsidR="00303DC8" w:rsidRPr="00BB6FA3" w:rsidRDefault="00303DC8" w:rsidP="000B59EB">
      <w:pPr>
        <w:pStyle w:val="Paragraphedeliste"/>
        <w:numPr>
          <w:ilvl w:val="2"/>
          <w:numId w:val="17"/>
        </w:numPr>
        <w:spacing w:line="360" w:lineRule="auto"/>
        <w:jc w:val="both"/>
        <w:rPr>
          <w:rFonts w:asciiTheme="majorBidi" w:hAnsiTheme="majorBidi" w:cstheme="majorBidi"/>
          <w:sz w:val="28"/>
          <w:szCs w:val="28"/>
        </w:rPr>
      </w:pPr>
      <w:r w:rsidRPr="00BB6FA3">
        <w:rPr>
          <w:rFonts w:asciiTheme="majorBidi" w:hAnsiTheme="majorBidi" w:cstheme="majorBidi"/>
          <w:sz w:val="28"/>
          <w:szCs w:val="28"/>
        </w:rPr>
        <w:t>Item « …… »</w:t>
      </w:r>
    </w:p>
    <w:p w14:paraId="73557C6D" w14:textId="77777777" w:rsidR="00303DC8" w:rsidRPr="00BB6FA3" w:rsidRDefault="00303DC8" w:rsidP="000B59EB">
      <w:pPr>
        <w:pStyle w:val="Paragraphedeliste"/>
        <w:numPr>
          <w:ilvl w:val="2"/>
          <w:numId w:val="17"/>
        </w:numPr>
        <w:spacing w:line="360" w:lineRule="auto"/>
        <w:jc w:val="both"/>
        <w:rPr>
          <w:rFonts w:asciiTheme="majorBidi" w:hAnsiTheme="majorBidi" w:cstheme="majorBidi"/>
          <w:sz w:val="28"/>
          <w:szCs w:val="28"/>
        </w:rPr>
      </w:pPr>
      <w:r w:rsidRPr="00BB6FA3">
        <w:rPr>
          <w:rFonts w:asciiTheme="majorBidi" w:hAnsiTheme="majorBidi" w:cstheme="majorBidi"/>
          <w:sz w:val="28"/>
          <w:szCs w:val="28"/>
        </w:rPr>
        <w:t>Item « … »</w:t>
      </w:r>
    </w:p>
    <w:p w14:paraId="31934627" w14:textId="77777777" w:rsidR="00303DC8" w:rsidRPr="00BB6FA3" w:rsidRDefault="00303DC8" w:rsidP="000B59EB">
      <w:pPr>
        <w:pStyle w:val="Paragraphedeliste"/>
        <w:numPr>
          <w:ilvl w:val="2"/>
          <w:numId w:val="17"/>
        </w:numPr>
        <w:spacing w:line="360" w:lineRule="auto"/>
        <w:jc w:val="both"/>
        <w:rPr>
          <w:rFonts w:asciiTheme="majorBidi" w:hAnsiTheme="majorBidi" w:cstheme="majorBidi"/>
          <w:sz w:val="28"/>
          <w:szCs w:val="28"/>
        </w:rPr>
      </w:pPr>
      <w:r w:rsidRPr="00BB6FA3">
        <w:rPr>
          <w:rFonts w:asciiTheme="majorBidi" w:hAnsiTheme="majorBidi" w:cstheme="majorBidi"/>
          <w:sz w:val="28"/>
          <w:szCs w:val="28"/>
        </w:rPr>
        <w:t>Item « … »</w:t>
      </w:r>
    </w:p>
    <w:p w14:paraId="79F71703" w14:textId="77777777" w:rsidR="00303DC8" w:rsidRPr="00BB6FA3" w:rsidRDefault="00303DC8" w:rsidP="000B59EB">
      <w:pPr>
        <w:pStyle w:val="Paragraphedeliste"/>
        <w:numPr>
          <w:ilvl w:val="1"/>
          <w:numId w:val="17"/>
        </w:numPr>
        <w:spacing w:line="360" w:lineRule="auto"/>
        <w:jc w:val="both"/>
        <w:rPr>
          <w:rFonts w:asciiTheme="majorBidi" w:hAnsiTheme="majorBidi" w:cstheme="majorBidi"/>
          <w:sz w:val="28"/>
          <w:szCs w:val="28"/>
        </w:rPr>
      </w:pPr>
      <w:r w:rsidRPr="00BB6FA3">
        <w:rPr>
          <w:rFonts w:asciiTheme="majorBidi" w:hAnsiTheme="majorBidi" w:cstheme="majorBidi"/>
          <w:sz w:val="28"/>
          <w:szCs w:val="28"/>
        </w:rPr>
        <w:t>Diagramme de séquence</w:t>
      </w:r>
    </w:p>
    <w:p w14:paraId="173ACDEC" w14:textId="77777777" w:rsidR="00303DC8" w:rsidRPr="00BB6FA3" w:rsidRDefault="00303DC8" w:rsidP="000B59EB">
      <w:pPr>
        <w:pStyle w:val="Paragraphedeliste"/>
        <w:numPr>
          <w:ilvl w:val="2"/>
          <w:numId w:val="17"/>
        </w:numPr>
        <w:spacing w:line="360" w:lineRule="auto"/>
        <w:jc w:val="both"/>
        <w:rPr>
          <w:rFonts w:asciiTheme="majorBidi" w:hAnsiTheme="majorBidi" w:cstheme="majorBidi"/>
          <w:sz w:val="28"/>
          <w:szCs w:val="28"/>
        </w:rPr>
      </w:pPr>
      <w:r w:rsidRPr="00BB6FA3">
        <w:rPr>
          <w:rFonts w:asciiTheme="majorBidi" w:hAnsiTheme="majorBidi" w:cstheme="majorBidi"/>
          <w:sz w:val="28"/>
          <w:szCs w:val="28"/>
        </w:rPr>
        <w:t>Diagramme de séquence ……</w:t>
      </w:r>
    </w:p>
    <w:p w14:paraId="45FA85B7" w14:textId="77777777" w:rsidR="00303DC8" w:rsidRPr="00BB6FA3" w:rsidRDefault="00303DC8" w:rsidP="000B59EB">
      <w:pPr>
        <w:pStyle w:val="Paragraphedeliste"/>
        <w:numPr>
          <w:ilvl w:val="2"/>
          <w:numId w:val="17"/>
        </w:numPr>
        <w:spacing w:line="360" w:lineRule="auto"/>
        <w:jc w:val="both"/>
        <w:rPr>
          <w:rFonts w:asciiTheme="majorBidi" w:hAnsiTheme="majorBidi" w:cstheme="majorBidi"/>
          <w:sz w:val="28"/>
          <w:szCs w:val="28"/>
        </w:rPr>
      </w:pPr>
      <w:r w:rsidRPr="00BB6FA3">
        <w:rPr>
          <w:rFonts w:asciiTheme="majorBidi" w:hAnsiTheme="majorBidi" w:cstheme="majorBidi"/>
          <w:sz w:val="28"/>
          <w:szCs w:val="28"/>
        </w:rPr>
        <w:t>Diagramme de séquence…….</w:t>
      </w:r>
    </w:p>
    <w:p w14:paraId="36E8930D" w14:textId="77777777" w:rsidR="00303DC8" w:rsidRPr="00BB6FA3" w:rsidRDefault="00303DC8" w:rsidP="000B59EB">
      <w:pPr>
        <w:pStyle w:val="Paragraphedeliste"/>
        <w:numPr>
          <w:ilvl w:val="2"/>
          <w:numId w:val="17"/>
        </w:numPr>
        <w:spacing w:line="360" w:lineRule="auto"/>
        <w:jc w:val="both"/>
        <w:rPr>
          <w:rFonts w:asciiTheme="majorBidi" w:hAnsiTheme="majorBidi" w:cstheme="majorBidi"/>
          <w:sz w:val="28"/>
          <w:szCs w:val="28"/>
        </w:rPr>
      </w:pPr>
      <w:r w:rsidRPr="00BB6FA3">
        <w:rPr>
          <w:rFonts w:asciiTheme="majorBidi" w:hAnsiTheme="majorBidi" w:cstheme="majorBidi"/>
          <w:sz w:val="28"/>
          <w:szCs w:val="28"/>
        </w:rPr>
        <w:t xml:space="preserve">Diagramme de séquence …   </w:t>
      </w:r>
    </w:p>
    <w:p w14:paraId="135E1DD6" w14:textId="783167BF" w:rsidR="00303DC8" w:rsidRPr="00BB6FA3" w:rsidRDefault="00303DC8" w:rsidP="000B59EB">
      <w:pPr>
        <w:pStyle w:val="Paragraphedeliste"/>
        <w:numPr>
          <w:ilvl w:val="1"/>
          <w:numId w:val="17"/>
        </w:numPr>
        <w:spacing w:line="360" w:lineRule="auto"/>
        <w:jc w:val="both"/>
        <w:rPr>
          <w:rFonts w:asciiTheme="majorBidi" w:hAnsiTheme="majorBidi" w:cstheme="majorBidi"/>
          <w:sz w:val="28"/>
          <w:szCs w:val="28"/>
        </w:rPr>
      </w:pPr>
      <w:r w:rsidRPr="00BB6FA3">
        <w:rPr>
          <w:rFonts w:asciiTheme="majorBidi" w:hAnsiTheme="majorBidi" w:cstheme="majorBidi"/>
          <w:sz w:val="28"/>
          <w:szCs w:val="28"/>
        </w:rPr>
        <w:t xml:space="preserve">Diagramme de classe du Sprint </w:t>
      </w:r>
      <w:r w:rsidR="00273281">
        <w:rPr>
          <w:rFonts w:asciiTheme="majorBidi" w:hAnsiTheme="majorBidi" w:cstheme="majorBidi"/>
          <w:sz w:val="28"/>
          <w:szCs w:val="28"/>
        </w:rPr>
        <w:t>2</w:t>
      </w:r>
    </w:p>
    <w:p w14:paraId="1CAB527E" w14:textId="5421DDAC" w:rsidR="00303DC8" w:rsidRPr="00BB6FA3" w:rsidRDefault="00303DC8" w:rsidP="000B59EB">
      <w:pPr>
        <w:pStyle w:val="Paragraphedeliste"/>
        <w:numPr>
          <w:ilvl w:val="1"/>
          <w:numId w:val="17"/>
        </w:numPr>
        <w:spacing w:line="360" w:lineRule="auto"/>
        <w:jc w:val="both"/>
        <w:rPr>
          <w:rFonts w:asciiTheme="majorBidi" w:hAnsiTheme="majorBidi" w:cstheme="majorBidi"/>
          <w:sz w:val="28"/>
          <w:szCs w:val="28"/>
        </w:rPr>
      </w:pPr>
      <w:r w:rsidRPr="00BB6FA3">
        <w:rPr>
          <w:rFonts w:asciiTheme="majorBidi" w:hAnsiTheme="majorBidi" w:cstheme="majorBidi"/>
          <w:sz w:val="28"/>
          <w:szCs w:val="28"/>
        </w:rPr>
        <w:t xml:space="preserve">Réalisation du Sprint </w:t>
      </w:r>
      <w:r w:rsidR="00273281">
        <w:rPr>
          <w:rFonts w:asciiTheme="majorBidi" w:hAnsiTheme="majorBidi" w:cstheme="majorBidi"/>
          <w:sz w:val="28"/>
          <w:szCs w:val="28"/>
        </w:rPr>
        <w:t>2</w:t>
      </w:r>
    </w:p>
    <w:p w14:paraId="738864A4" w14:textId="27F3EC0E" w:rsidR="00303DC8" w:rsidRPr="00BB6FA3" w:rsidRDefault="00303DC8" w:rsidP="000B59EB">
      <w:pPr>
        <w:pStyle w:val="Paragraphedeliste"/>
        <w:numPr>
          <w:ilvl w:val="1"/>
          <w:numId w:val="17"/>
        </w:numPr>
        <w:spacing w:line="360" w:lineRule="auto"/>
        <w:jc w:val="both"/>
        <w:rPr>
          <w:rFonts w:asciiTheme="majorBidi" w:hAnsiTheme="majorBidi" w:cstheme="majorBidi"/>
          <w:sz w:val="28"/>
          <w:szCs w:val="28"/>
        </w:rPr>
      </w:pPr>
      <w:r w:rsidRPr="00BB6FA3">
        <w:rPr>
          <w:rFonts w:asciiTheme="majorBidi" w:hAnsiTheme="majorBidi" w:cstheme="majorBidi"/>
          <w:sz w:val="28"/>
          <w:szCs w:val="28"/>
        </w:rPr>
        <w:t xml:space="preserve">Revue de Sprint </w:t>
      </w:r>
      <w:r w:rsidR="00273281">
        <w:rPr>
          <w:rFonts w:asciiTheme="majorBidi" w:hAnsiTheme="majorBidi" w:cstheme="majorBidi"/>
          <w:sz w:val="28"/>
          <w:szCs w:val="28"/>
        </w:rPr>
        <w:t>2</w:t>
      </w:r>
    </w:p>
    <w:p w14:paraId="410F0765" w14:textId="77777777" w:rsidR="00D71E0F" w:rsidRPr="00BB6FA3" w:rsidRDefault="00D71E0F" w:rsidP="000B59EB">
      <w:pPr>
        <w:spacing w:line="360" w:lineRule="auto"/>
        <w:jc w:val="both"/>
        <w:rPr>
          <w:rFonts w:asciiTheme="majorBidi" w:hAnsiTheme="majorBidi" w:cstheme="majorBidi"/>
          <w:sz w:val="28"/>
          <w:szCs w:val="28"/>
          <w:u w:val="single"/>
        </w:rPr>
      </w:pPr>
    </w:p>
    <w:p w14:paraId="64F9A42E" w14:textId="75161A56" w:rsidR="00A47669" w:rsidRPr="00BB6FA3" w:rsidRDefault="00A47669" w:rsidP="000B59EB">
      <w:pPr>
        <w:pStyle w:val="Paragraphedeliste"/>
        <w:spacing w:after="0" w:line="360" w:lineRule="auto"/>
        <w:jc w:val="both"/>
        <w:rPr>
          <w:rFonts w:asciiTheme="majorBidi" w:hAnsiTheme="majorBidi" w:cstheme="majorBidi"/>
          <w:sz w:val="28"/>
          <w:szCs w:val="28"/>
        </w:rPr>
      </w:pPr>
    </w:p>
    <w:p w14:paraId="6BFD4F5F" w14:textId="6FDAF2B5" w:rsidR="00303DC8" w:rsidRPr="00BB6FA3" w:rsidRDefault="00303DC8" w:rsidP="000B59EB">
      <w:pPr>
        <w:pStyle w:val="Paragraphedeliste"/>
        <w:spacing w:after="0" w:line="360" w:lineRule="auto"/>
        <w:jc w:val="both"/>
        <w:rPr>
          <w:rFonts w:asciiTheme="majorBidi" w:hAnsiTheme="majorBidi" w:cstheme="majorBidi"/>
          <w:sz w:val="28"/>
          <w:szCs w:val="28"/>
        </w:rPr>
      </w:pPr>
    </w:p>
    <w:p w14:paraId="6ED5C795" w14:textId="5601100C" w:rsidR="00D04044" w:rsidRDefault="00D04044" w:rsidP="000B59EB">
      <w:pPr>
        <w:spacing w:after="0" w:line="360" w:lineRule="auto"/>
        <w:jc w:val="both"/>
        <w:rPr>
          <w:rFonts w:asciiTheme="majorBidi" w:hAnsiTheme="majorBidi" w:cstheme="majorBidi"/>
          <w:b/>
          <w:bCs/>
          <w:sz w:val="24"/>
          <w:szCs w:val="24"/>
        </w:rPr>
      </w:pPr>
    </w:p>
    <w:p w14:paraId="01D182CA" w14:textId="5D933E79" w:rsidR="00273281" w:rsidRDefault="00273281" w:rsidP="000B59EB">
      <w:pPr>
        <w:spacing w:after="0" w:line="360" w:lineRule="auto"/>
        <w:jc w:val="both"/>
        <w:rPr>
          <w:rFonts w:asciiTheme="majorBidi" w:hAnsiTheme="majorBidi" w:cstheme="majorBidi"/>
          <w:b/>
          <w:bCs/>
          <w:sz w:val="24"/>
          <w:szCs w:val="24"/>
        </w:rPr>
      </w:pPr>
    </w:p>
    <w:p w14:paraId="74D07F8C" w14:textId="7DBA1BA9" w:rsidR="00273281" w:rsidRDefault="00273281" w:rsidP="000B59EB">
      <w:pPr>
        <w:spacing w:after="0" w:line="360" w:lineRule="auto"/>
        <w:jc w:val="both"/>
        <w:rPr>
          <w:rFonts w:asciiTheme="majorBidi" w:hAnsiTheme="majorBidi" w:cstheme="majorBidi"/>
          <w:b/>
          <w:bCs/>
          <w:sz w:val="24"/>
          <w:szCs w:val="24"/>
        </w:rPr>
      </w:pPr>
    </w:p>
    <w:p w14:paraId="67C421B2" w14:textId="6A4D9AE1" w:rsidR="00273281" w:rsidRDefault="00273281" w:rsidP="000B59EB">
      <w:pPr>
        <w:spacing w:after="0" w:line="360" w:lineRule="auto"/>
        <w:jc w:val="both"/>
        <w:rPr>
          <w:rFonts w:asciiTheme="majorBidi" w:hAnsiTheme="majorBidi" w:cstheme="majorBidi"/>
          <w:b/>
          <w:bCs/>
          <w:sz w:val="24"/>
          <w:szCs w:val="24"/>
        </w:rPr>
      </w:pPr>
    </w:p>
    <w:p w14:paraId="3E3B9530" w14:textId="0ED7180D" w:rsidR="00273281" w:rsidRDefault="00273281" w:rsidP="000B59EB">
      <w:pPr>
        <w:spacing w:after="0" w:line="360" w:lineRule="auto"/>
        <w:jc w:val="both"/>
        <w:rPr>
          <w:rFonts w:asciiTheme="majorBidi" w:hAnsiTheme="majorBidi" w:cstheme="majorBidi"/>
          <w:b/>
          <w:bCs/>
          <w:sz w:val="24"/>
          <w:szCs w:val="24"/>
        </w:rPr>
      </w:pPr>
    </w:p>
    <w:p w14:paraId="5FDD3291" w14:textId="77777777" w:rsidR="00303DC8" w:rsidRDefault="00303DC8" w:rsidP="00B51250">
      <w:pPr>
        <w:spacing w:after="0" w:line="360" w:lineRule="auto"/>
        <w:jc w:val="both"/>
        <w:rPr>
          <w:rFonts w:asciiTheme="majorBidi" w:hAnsiTheme="majorBidi" w:cstheme="majorBidi"/>
          <w:b/>
          <w:bCs/>
          <w:sz w:val="24"/>
          <w:szCs w:val="24"/>
        </w:rPr>
      </w:pPr>
    </w:p>
    <w:p w14:paraId="764C6D4D" w14:textId="77777777" w:rsidR="006B03E0" w:rsidRDefault="006B03E0" w:rsidP="00B51250">
      <w:pPr>
        <w:spacing w:after="0" w:line="360" w:lineRule="auto"/>
        <w:jc w:val="both"/>
        <w:rPr>
          <w:rFonts w:asciiTheme="majorBidi" w:hAnsiTheme="majorBidi" w:cstheme="majorBidi"/>
          <w:b/>
          <w:bCs/>
          <w:sz w:val="24"/>
          <w:szCs w:val="24"/>
        </w:rPr>
      </w:pPr>
    </w:p>
    <w:p w14:paraId="6D0A0760" w14:textId="77777777" w:rsidR="006B03E0" w:rsidRDefault="006B03E0" w:rsidP="00B51250">
      <w:pPr>
        <w:spacing w:after="0" w:line="360" w:lineRule="auto"/>
        <w:jc w:val="both"/>
        <w:rPr>
          <w:rFonts w:asciiTheme="majorBidi" w:hAnsiTheme="majorBidi" w:cstheme="majorBidi"/>
          <w:b/>
          <w:bCs/>
          <w:sz w:val="24"/>
          <w:szCs w:val="24"/>
        </w:rPr>
      </w:pPr>
    </w:p>
    <w:p w14:paraId="34C9D700" w14:textId="77777777" w:rsidR="006B03E0" w:rsidRDefault="006B03E0" w:rsidP="00B51250">
      <w:pPr>
        <w:spacing w:after="0" w:line="360" w:lineRule="auto"/>
        <w:jc w:val="both"/>
        <w:rPr>
          <w:rFonts w:asciiTheme="majorBidi" w:hAnsiTheme="majorBidi" w:cstheme="majorBidi"/>
          <w:b/>
          <w:bCs/>
          <w:sz w:val="24"/>
          <w:szCs w:val="24"/>
        </w:rPr>
      </w:pPr>
    </w:p>
    <w:p w14:paraId="355CB820" w14:textId="77777777" w:rsidR="006B03E0" w:rsidRPr="00B51250" w:rsidRDefault="006B03E0" w:rsidP="00B51250">
      <w:pPr>
        <w:spacing w:after="0" w:line="360" w:lineRule="auto"/>
        <w:jc w:val="both"/>
        <w:rPr>
          <w:rFonts w:asciiTheme="majorBidi" w:hAnsiTheme="majorBidi" w:cstheme="majorBidi"/>
          <w:b/>
          <w:bCs/>
          <w:sz w:val="24"/>
          <w:szCs w:val="24"/>
        </w:rPr>
      </w:pPr>
    </w:p>
    <w:p w14:paraId="7A8B3322" w14:textId="29EBB74C" w:rsidR="00A47669" w:rsidRPr="00BB6FA3" w:rsidRDefault="00A47669" w:rsidP="006B03E0">
      <w:pPr>
        <w:pStyle w:val="Titre1"/>
      </w:pPr>
      <w:bookmarkStart w:id="534" w:name="_Toc104390714"/>
      <w:r w:rsidRPr="00BB6FA3">
        <w:t>Introduction :</w:t>
      </w:r>
      <w:bookmarkEnd w:id="534"/>
    </w:p>
    <w:p w14:paraId="035BFA25" w14:textId="5E5445AC" w:rsidR="00074F7B" w:rsidRPr="00BB6FA3" w:rsidRDefault="00074F7B" w:rsidP="000B59EB">
      <w:pPr>
        <w:spacing w:after="0" w:line="360" w:lineRule="auto"/>
        <w:ind w:firstLine="708"/>
        <w:jc w:val="both"/>
        <w:rPr>
          <w:rFonts w:asciiTheme="majorBidi" w:hAnsiTheme="majorBidi" w:cstheme="majorBidi"/>
          <w:b/>
          <w:bCs/>
          <w:sz w:val="24"/>
          <w:szCs w:val="24"/>
        </w:rPr>
      </w:pPr>
      <w:r w:rsidRPr="00BB6FA3">
        <w:rPr>
          <w:rFonts w:asciiTheme="majorBidi" w:hAnsiTheme="majorBidi" w:cstheme="majorBidi"/>
          <w:sz w:val="28"/>
          <w:szCs w:val="28"/>
        </w:rPr>
        <w:t xml:space="preserve">Ce chapitre vise à présenter le deuxième </w:t>
      </w:r>
      <w:r w:rsidR="00273281" w:rsidRPr="00BB6FA3">
        <w:rPr>
          <w:rFonts w:asciiTheme="majorBidi" w:hAnsiTheme="majorBidi" w:cstheme="majorBidi"/>
          <w:sz w:val="28"/>
          <w:szCs w:val="28"/>
        </w:rPr>
        <w:t>sprint,</w:t>
      </w:r>
      <w:r w:rsidRPr="00BB6FA3">
        <w:rPr>
          <w:rFonts w:asciiTheme="majorBidi" w:hAnsiTheme="majorBidi" w:cstheme="majorBidi"/>
          <w:sz w:val="28"/>
          <w:szCs w:val="28"/>
        </w:rPr>
        <w:t xml:space="preserve"> tout d’abord nous commençons par l’analyse, ensuite la conception, </w:t>
      </w:r>
      <w:proofErr w:type="gramStart"/>
      <w:r w:rsidRPr="00BB6FA3">
        <w:rPr>
          <w:rFonts w:asciiTheme="majorBidi" w:hAnsiTheme="majorBidi" w:cstheme="majorBidi"/>
          <w:sz w:val="28"/>
          <w:szCs w:val="28"/>
        </w:rPr>
        <w:t>finalement ,nous</w:t>
      </w:r>
      <w:proofErr w:type="gramEnd"/>
      <w:r w:rsidRPr="00BB6FA3">
        <w:rPr>
          <w:rFonts w:asciiTheme="majorBidi" w:hAnsiTheme="majorBidi" w:cstheme="majorBidi"/>
          <w:sz w:val="28"/>
          <w:szCs w:val="28"/>
        </w:rPr>
        <w:t xml:space="preserve"> terminons la revue de sprint.</w:t>
      </w:r>
    </w:p>
    <w:p w14:paraId="52E3AC76" w14:textId="77777777" w:rsidR="00074F7B" w:rsidRPr="00BB6FA3" w:rsidRDefault="00074F7B" w:rsidP="000B59EB">
      <w:pPr>
        <w:spacing w:after="0" w:line="360" w:lineRule="auto"/>
        <w:jc w:val="both"/>
        <w:rPr>
          <w:rFonts w:asciiTheme="majorBidi" w:hAnsiTheme="majorBidi" w:cstheme="majorBidi"/>
          <w:b/>
          <w:bCs/>
          <w:sz w:val="24"/>
          <w:szCs w:val="24"/>
        </w:rPr>
      </w:pPr>
    </w:p>
    <w:p w14:paraId="49359271" w14:textId="77777777" w:rsidR="00A47669" w:rsidRPr="00BB6FA3" w:rsidRDefault="00A47669" w:rsidP="000B59EB">
      <w:pPr>
        <w:spacing w:after="0" w:line="360" w:lineRule="auto"/>
        <w:jc w:val="both"/>
        <w:rPr>
          <w:rFonts w:asciiTheme="majorBidi" w:hAnsiTheme="majorBidi" w:cstheme="majorBidi"/>
          <w:b/>
          <w:bCs/>
          <w:sz w:val="24"/>
          <w:szCs w:val="24"/>
        </w:rPr>
      </w:pPr>
    </w:p>
    <w:p w14:paraId="273FD2E4" w14:textId="0D223A55" w:rsidR="00A47669" w:rsidRPr="00CA7978" w:rsidRDefault="00A47669" w:rsidP="006B03E0">
      <w:pPr>
        <w:pStyle w:val="Titre1"/>
        <w:numPr>
          <w:ilvl w:val="0"/>
          <w:numId w:val="65"/>
        </w:numPr>
      </w:pPr>
      <w:bookmarkStart w:id="535" w:name="_Toc104390715"/>
      <w:r w:rsidRPr="00CA7978">
        <w:t>Le backlog de sprint :</w:t>
      </w:r>
      <w:bookmarkEnd w:id="535"/>
    </w:p>
    <w:p w14:paraId="568A4680" w14:textId="7DC87B95" w:rsidR="00A47669" w:rsidRPr="00BB6FA3" w:rsidRDefault="00A47669" w:rsidP="000B59EB">
      <w:pPr>
        <w:pStyle w:val="Paragraphedeliste"/>
        <w:spacing w:after="0" w:line="360" w:lineRule="auto"/>
        <w:ind w:firstLine="696"/>
        <w:jc w:val="both"/>
        <w:rPr>
          <w:rFonts w:asciiTheme="majorBidi" w:hAnsiTheme="majorBidi" w:cstheme="majorBidi"/>
          <w:sz w:val="24"/>
          <w:szCs w:val="24"/>
        </w:rPr>
      </w:pPr>
      <w:r w:rsidRPr="00BB6FA3">
        <w:rPr>
          <w:rFonts w:asciiTheme="majorBidi" w:hAnsiTheme="majorBidi" w:cstheme="majorBidi"/>
          <w:sz w:val="24"/>
          <w:szCs w:val="24"/>
        </w:rPr>
        <w:t xml:space="preserve">Au début de chaque Sprint, nous commencerons par dresser le Sprint </w:t>
      </w:r>
      <w:r w:rsidR="00A672C6" w:rsidRPr="00BB6FA3">
        <w:rPr>
          <w:rFonts w:asciiTheme="majorBidi" w:hAnsiTheme="majorBidi" w:cstheme="majorBidi"/>
          <w:sz w:val="24"/>
          <w:szCs w:val="24"/>
        </w:rPr>
        <w:t>Backlog. Le</w:t>
      </w:r>
      <w:r w:rsidRPr="00BB6FA3">
        <w:rPr>
          <w:rFonts w:asciiTheme="majorBidi" w:hAnsiTheme="majorBidi" w:cstheme="majorBidi"/>
          <w:sz w:val="24"/>
          <w:szCs w:val="24"/>
        </w:rPr>
        <w:t xml:space="preserve"> tableau ci-dessous résume le Backlog de notre </w:t>
      </w:r>
      <w:r w:rsidR="00D71E0F" w:rsidRPr="00BB6FA3">
        <w:rPr>
          <w:rFonts w:asciiTheme="majorBidi" w:hAnsiTheme="majorBidi" w:cstheme="majorBidi"/>
          <w:sz w:val="24"/>
          <w:szCs w:val="24"/>
        </w:rPr>
        <w:t xml:space="preserve">deuxième </w:t>
      </w:r>
      <w:r w:rsidR="00A672C6" w:rsidRPr="00BB6FA3">
        <w:rPr>
          <w:rFonts w:asciiTheme="majorBidi" w:hAnsiTheme="majorBidi" w:cstheme="majorBidi"/>
          <w:sz w:val="24"/>
          <w:szCs w:val="24"/>
        </w:rPr>
        <w:t>sprint.</w:t>
      </w:r>
    </w:p>
    <w:p w14:paraId="7FCCE180" w14:textId="71F3E901" w:rsidR="009624D6" w:rsidRDefault="009624D6" w:rsidP="000B59EB">
      <w:pPr>
        <w:spacing w:after="0" w:line="360" w:lineRule="auto"/>
        <w:jc w:val="both"/>
        <w:rPr>
          <w:rFonts w:asciiTheme="majorBidi" w:hAnsiTheme="majorBidi" w:cstheme="majorBidi"/>
          <w:b/>
          <w:bCs/>
          <w:sz w:val="20"/>
          <w:szCs w:val="20"/>
        </w:rPr>
      </w:pPr>
    </w:p>
    <w:tbl>
      <w:tblPr>
        <w:tblW w:w="0" w:type="auto"/>
        <w:tblLook w:val="04A0" w:firstRow="1" w:lastRow="0" w:firstColumn="1" w:lastColumn="0" w:noHBand="0" w:noVBand="1"/>
      </w:tblPr>
      <w:tblGrid>
        <w:gridCol w:w="2405"/>
        <w:gridCol w:w="1418"/>
        <w:gridCol w:w="3969"/>
        <w:gridCol w:w="1270"/>
      </w:tblGrid>
      <w:tr w:rsidR="009624D6" w:rsidRPr="00BB6FA3" w14:paraId="36700ACB" w14:textId="77777777" w:rsidTr="005750A7">
        <w:trPr>
          <w:trHeight w:val="690"/>
        </w:trPr>
        <w:tc>
          <w:tcPr>
            <w:tcW w:w="240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443FCFA" w14:textId="77777777" w:rsidR="009624D6" w:rsidRPr="00BB6FA3" w:rsidRDefault="009624D6" w:rsidP="000B59EB">
            <w:pPr>
              <w:spacing w:line="360" w:lineRule="auto"/>
              <w:jc w:val="both"/>
              <w:rPr>
                <w:rFonts w:asciiTheme="majorBidi" w:hAnsiTheme="majorBidi" w:cstheme="majorBidi"/>
                <w:b/>
                <w:bCs/>
                <w:sz w:val="20"/>
                <w:szCs w:val="20"/>
              </w:rPr>
            </w:pPr>
            <w:r w:rsidRPr="00BB6FA3">
              <w:rPr>
                <w:rFonts w:asciiTheme="majorBidi" w:hAnsiTheme="majorBidi" w:cstheme="majorBidi"/>
                <w:b/>
                <w:bCs/>
                <w:sz w:val="20"/>
                <w:szCs w:val="20"/>
              </w:rPr>
              <w:t>Items</w:t>
            </w:r>
          </w:p>
        </w:tc>
        <w:tc>
          <w:tcPr>
            <w:tcW w:w="1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4CD9A9" w14:textId="77777777" w:rsidR="009624D6" w:rsidRPr="00BB6FA3" w:rsidRDefault="009624D6" w:rsidP="000B59EB">
            <w:pPr>
              <w:spacing w:line="360" w:lineRule="auto"/>
              <w:jc w:val="both"/>
              <w:rPr>
                <w:rFonts w:asciiTheme="majorBidi" w:hAnsiTheme="majorBidi" w:cstheme="majorBidi"/>
                <w:b/>
                <w:bCs/>
                <w:sz w:val="20"/>
                <w:szCs w:val="20"/>
              </w:rPr>
            </w:pPr>
            <w:r w:rsidRPr="00BB6FA3">
              <w:rPr>
                <w:rFonts w:asciiTheme="majorBidi" w:hAnsiTheme="majorBidi" w:cstheme="majorBidi"/>
                <w:b/>
                <w:bCs/>
                <w:sz w:val="20"/>
                <w:szCs w:val="20"/>
              </w:rPr>
              <w:t>User Stories</w:t>
            </w:r>
          </w:p>
        </w:tc>
        <w:tc>
          <w:tcPr>
            <w:tcW w:w="396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247163D" w14:textId="77777777" w:rsidR="009624D6" w:rsidRPr="00BB6FA3" w:rsidRDefault="009624D6" w:rsidP="000B59EB">
            <w:pPr>
              <w:spacing w:line="360" w:lineRule="auto"/>
              <w:jc w:val="both"/>
              <w:rPr>
                <w:rFonts w:asciiTheme="majorBidi" w:hAnsiTheme="majorBidi" w:cstheme="majorBidi"/>
                <w:b/>
                <w:bCs/>
                <w:sz w:val="20"/>
                <w:szCs w:val="20"/>
              </w:rPr>
            </w:pPr>
            <w:r w:rsidRPr="00BB6FA3">
              <w:rPr>
                <w:rFonts w:asciiTheme="majorBidi" w:hAnsiTheme="majorBidi" w:cstheme="majorBidi"/>
                <w:b/>
                <w:bCs/>
                <w:sz w:val="20"/>
                <w:szCs w:val="20"/>
              </w:rPr>
              <w:t>Taches</w:t>
            </w:r>
          </w:p>
        </w:tc>
        <w:tc>
          <w:tcPr>
            <w:tcW w:w="127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C2D06F1" w14:textId="77777777" w:rsidR="009624D6" w:rsidRPr="00BB6FA3" w:rsidRDefault="009624D6" w:rsidP="000B59EB">
            <w:pPr>
              <w:spacing w:line="360" w:lineRule="auto"/>
              <w:jc w:val="both"/>
              <w:rPr>
                <w:rFonts w:asciiTheme="majorBidi" w:hAnsiTheme="majorBidi" w:cstheme="majorBidi"/>
                <w:b/>
                <w:bCs/>
              </w:rPr>
            </w:pPr>
            <w:r w:rsidRPr="00BB6FA3">
              <w:rPr>
                <w:rFonts w:asciiTheme="majorBidi" w:hAnsiTheme="majorBidi" w:cstheme="majorBidi"/>
                <w:b/>
                <w:bCs/>
              </w:rPr>
              <w:t xml:space="preserve"> Estimation</w:t>
            </w:r>
          </w:p>
        </w:tc>
      </w:tr>
      <w:tr w:rsidR="009624D6" w:rsidRPr="00BB6FA3" w14:paraId="06CD3ACD" w14:textId="77777777" w:rsidTr="005750A7">
        <w:trPr>
          <w:trHeight w:val="240"/>
        </w:trPr>
        <w:tc>
          <w:tcPr>
            <w:tcW w:w="2405"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9C47632" w14:textId="5E723749" w:rsidR="009624D6" w:rsidRPr="00BB6FA3" w:rsidRDefault="009624D6" w:rsidP="000B59EB">
            <w:pPr>
              <w:spacing w:line="360" w:lineRule="auto"/>
              <w:jc w:val="both"/>
              <w:rPr>
                <w:rFonts w:asciiTheme="majorBidi" w:hAnsiTheme="majorBidi" w:cstheme="majorBidi"/>
                <w:b/>
                <w:bCs/>
                <w:sz w:val="20"/>
                <w:szCs w:val="20"/>
              </w:rPr>
            </w:pPr>
          </w:p>
          <w:p w14:paraId="035ACCEA" w14:textId="20F723A6" w:rsidR="009624D6" w:rsidRPr="00BB6FA3" w:rsidRDefault="009624D6" w:rsidP="000B59EB">
            <w:pPr>
              <w:spacing w:line="360" w:lineRule="auto"/>
              <w:jc w:val="both"/>
              <w:rPr>
                <w:rFonts w:asciiTheme="majorBidi" w:hAnsiTheme="majorBidi" w:cstheme="majorBidi"/>
                <w:b/>
                <w:bCs/>
                <w:sz w:val="20"/>
                <w:szCs w:val="20"/>
              </w:rPr>
            </w:pPr>
            <w:r w:rsidRPr="009624D6">
              <w:rPr>
                <w:rFonts w:asciiTheme="majorBidi" w:hAnsiTheme="majorBidi" w:cstheme="majorBidi"/>
                <w:b/>
                <w:bCs/>
                <w:sz w:val="20"/>
                <w:szCs w:val="20"/>
              </w:rPr>
              <w:t>Inscription</w:t>
            </w:r>
          </w:p>
        </w:tc>
        <w:tc>
          <w:tcPr>
            <w:tcW w:w="1418" w:type="dxa"/>
            <w:vMerge w:val="restart"/>
            <w:tcBorders>
              <w:top w:val="single" w:sz="4" w:space="0" w:color="auto"/>
              <w:left w:val="single" w:sz="4" w:space="0" w:color="auto"/>
              <w:bottom w:val="single" w:sz="4" w:space="0" w:color="auto"/>
              <w:right w:val="single" w:sz="4" w:space="0" w:color="auto"/>
            </w:tcBorders>
          </w:tcPr>
          <w:p w14:paraId="4D73E534" w14:textId="3DCA20B1" w:rsidR="009624D6" w:rsidRPr="00BB6FA3" w:rsidRDefault="009624D6"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M’inscrire sur la plateforme.</w:t>
            </w:r>
          </w:p>
        </w:tc>
        <w:tc>
          <w:tcPr>
            <w:tcW w:w="3969" w:type="dxa"/>
            <w:tcBorders>
              <w:top w:val="single" w:sz="4" w:space="0" w:color="auto"/>
              <w:left w:val="single" w:sz="4" w:space="0" w:color="auto"/>
              <w:bottom w:val="single" w:sz="4" w:space="0" w:color="auto"/>
              <w:right w:val="single" w:sz="4" w:space="0" w:color="auto"/>
            </w:tcBorders>
          </w:tcPr>
          <w:p w14:paraId="722CDE92" w14:textId="6FA26359" w:rsidR="009624D6" w:rsidRPr="00BB6FA3" w:rsidRDefault="009624D6"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 xml:space="preserve">Créer </w:t>
            </w:r>
            <w:proofErr w:type="spellStart"/>
            <w:r w:rsidRPr="009624D6">
              <w:rPr>
                <w:rFonts w:asciiTheme="majorBidi" w:hAnsiTheme="majorBidi" w:cstheme="majorBidi"/>
                <w:sz w:val="20"/>
                <w:szCs w:val="20"/>
              </w:rPr>
              <w:t>IHMs</w:t>
            </w:r>
            <w:proofErr w:type="spellEnd"/>
            <w:r w:rsidRPr="009624D6">
              <w:rPr>
                <w:rFonts w:asciiTheme="majorBidi" w:hAnsiTheme="majorBidi" w:cstheme="majorBidi"/>
                <w:sz w:val="20"/>
                <w:szCs w:val="20"/>
              </w:rPr>
              <w:t>.</w:t>
            </w:r>
          </w:p>
        </w:tc>
        <w:tc>
          <w:tcPr>
            <w:tcW w:w="1270" w:type="dxa"/>
            <w:vMerge w:val="restart"/>
            <w:tcBorders>
              <w:top w:val="single" w:sz="4" w:space="0" w:color="auto"/>
              <w:left w:val="single" w:sz="4" w:space="0" w:color="auto"/>
              <w:bottom w:val="single" w:sz="4" w:space="0" w:color="auto"/>
              <w:right w:val="single" w:sz="4" w:space="0" w:color="auto"/>
            </w:tcBorders>
          </w:tcPr>
          <w:p w14:paraId="3E636958" w14:textId="77777777" w:rsidR="009624D6" w:rsidRPr="00BB6FA3" w:rsidRDefault="009624D6" w:rsidP="000B59EB">
            <w:pPr>
              <w:spacing w:line="360" w:lineRule="auto"/>
              <w:jc w:val="both"/>
              <w:rPr>
                <w:rFonts w:asciiTheme="majorBidi" w:hAnsiTheme="majorBidi" w:cstheme="majorBidi"/>
                <w:b/>
                <w:bCs/>
                <w:sz w:val="20"/>
                <w:szCs w:val="20"/>
              </w:rPr>
            </w:pPr>
          </w:p>
        </w:tc>
      </w:tr>
      <w:tr w:rsidR="009624D6" w:rsidRPr="00BB6FA3" w14:paraId="774C1FAB" w14:textId="77777777" w:rsidTr="005750A7">
        <w:trPr>
          <w:trHeight w:val="200"/>
        </w:trPr>
        <w:tc>
          <w:tcPr>
            <w:tcW w:w="2405"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A55782F" w14:textId="77777777" w:rsidR="009624D6" w:rsidRPr="00BB6FA3" w:rsidRDefault="009624D6" w:rsidP="000B59EB">
            <w:pPr>
              <w:spacing w:line="360" w:lineRule="auto"/>
              <w:jc w:val="both"/>
              <w:rPr>
                <w:rFonts w:asciiTheme="majorBidi" w:hAnsiTheme="majorBidi" w:cstheme="majorBidi"/>
                <w:sz w:val="20"/>
                <w:szCs w:val="20"/>
              </w:rPr>
            </w:pPr>
          </w:p>
        </w:tc>
        <w:tc>
          <w:tcPr>
            <w:tcW w:w="1418" w:type="dxa"/>
            <w:vMerge/>
            <w:tcBorders>
              <w:top w:val="single" w:sz="4" w:space="0" w:color="auto"/>
              <w:left w:val="single" w:sz="4" w:space="0" w:color="auto"/>
              <w:bottom w:val="single" w:sz="4" w:space="0" w:color="auto"/>
              <w:right w:val="single" w:sz="4" w:space="0" w:color="auto"/>
            </w:tcBorders>
          </w:tcPr>
          <w:p w14:paraId="0BF04EE9" w14:textId="77777777" w:rsidR="009624D6" w:rsidRPr="00BB6FA3" w:rsidRDefault="009624D6" w:rsidP="000B59EB">
            <w:pPr>
              <w:spacing w:line="360" w:lineRule="auto"/>
              <w:jc w:val="both"/>
              <w:rPr>
                <w:rFonts w:asciiTheme="majorBidi" w:hAnsiTheme="majorBidi" w:cstheme="majorBidi"/>
                <w:sz w:val="20"/>
                <w:szCs w:val="20"/>
              </w:rPr>
            </w:pPr>
          </w:p>
        </w:tc>
        <w:tc>
          <w:tcPr>
            <w:tcW w:w="3969" w:type="dxa"/>
            <w:tcBorders>
              <w:top w:val="single" w:sz="4" w:space="0" w:color="auto"/>
              <w:left w:val="single" w:sz="4" w:space="0" w:color="auto"/>
              <w:bottom w:val="single" w:sz="4" w:space="0" w:color="auto"/>
              <w:right w:val="single" w:sz="4" w:space="0" w:color="auto"/>
            </w:tcBorders>
          </w:tcPr>
          <w:p w14:paraId="1D0FFE17" w14:textId="42555ACB" w:rsidR="009624D6" w:rsidRPr="00BB6FA3" w:rsidRDefault="009624D6"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Contrôle sur les champs.</w:t>
            </w:r>
          </w:p>
        </w:tc>
        <w:tc>
          <w:tcPr>
            <w:tcW w:w="1270" w:type="dxa"/>
            <w:vMerge/>
            <w:tcBorders>
              <w:top w:val="single" w:sz="4" w:space="0" w:color="auto"/>
              <w:left w:val="single" w:sz="4" w:space="0" w:color="auto"/>
              <w:bottom w:val="single" w:sz="4" w:space="0" w:color="auto"/>
              <w:right w:val="single" w:sz="4" w:space="0" w:color="auto"/>
            </w:tcBorders>
          </w:tcPr>
          <w:p w14:paraId="099369BD" w14:textId="77777777" w:rsidR="009624D6" w:rsidRPr="00BB6FA3" w:rsidRDefault="009624D6" w:rsidP="000B59EB">
            <w:pPr>
              <w:spacing w:line="360" w:lineRule="auto"/>
              <w:jc w:val="both"/>
              <w:rPr>
                <w:rFonts w:asciiTheme="majorBidi" w:hAnsiTheme="majorBidi" w:cstheme="majorBidi"/>
                <w:b/>
                <w:bCs/>
                <w:sz w:val="20"/>
                <w:szCs w:val="20"/>
              </w:rPr>
            </w:pPr>
          </w:p>
        </w:tc>
      </w:tr>
      <w:tr w:rsidR="009624D6" w:rsidRPr="00BB6FA3" w14:paraId="3185EBED" w14:textId="77777777" w:rsidTr="005750A7">
        <w:trPr>
          <w:trHeight w:val="153"/>
        </w:trPr>
        <w:tc>
          <w:tcPr>
            <w:tcW w:w="2405"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67E32D" w14:textId="77777777" w:rsidR="009624D6" w:rsidRPr="00BB6FA3" w:rsidRDefault="009624D6" w:rsidP="000B59EB">
            <w:pPr>
              <w:spacing w:line="360" w:lineRule="auto"/>
              <w:jc w:val="both"/>
              <w:rPr>
                <w:rFonts w:asciiTheme="majorBidi" w:hAnsiTheme="majorBidi" w:cstheme="majorBidi"/>
                <w:sz w:val="20"/>
                <w:szCs w:val="20"/>
              </w:rPr>
            </w:pPr>
          </w:p>
        </w:tc>
        <w:tc>
          <w:tcPr>
            <w:tcW w:w="1418" w:type="dxa"/>
            <w:vMerge/>
            <w:tcBorders>
              <w:top w:val="single" w:sz="4" w:space="0" w:color="auto"/>
              <w:left w:val="single" w:sz="4" w:space="0" w:color="auto"/>
              <w:bottom w:val="single" w:sz="4" w:space="0" w:color="auto"/>
              <w:right w:val="single" w:sz="4" w:space="0" w:color="auto"/>
            </w:tcBorders>
          </w:tcPr>
          <w:p w14:paraId="3282F929" w14:textId="77777777" w:rsidR="009624D6" w:rsidRPr="00BB6FA3" w:rsidRDefault="009624D6" w:rsidP="000B59EB">
            <w:pPr>
              <w:spacing w:line="360" w:lineRule="auto"/>
              <w:jc w:val="both"/>
              <w:rPr>
                <w:rFonts w:asciiTheme="majorBidi" w:hAnsiTheme="majorBidi" w:cstheme="majorBidi"/>
                <w:sz w:val="20"/>
                <w:szCs w:val="20"/>
              </w:rPr>
            </w:pPr>
          </w:p>
        </w:tc>
        <w:tc>
          <w:tcPr>
            <w:tcW w:w="3969" w:type="dxa"/>
            <w:tcBorders>
              <w:top w:val="single" w:sz="4" w:space="0" w:color="auto"/>
              <w:left w:val="single" w:sz="4" w:space="0" w:color="auto"/>
              <w:bottom w:val="single" w:sz="4" w:space="0" w:color="auto"/>
              <w:right w:val="single" w:sz="4" w:space="0" w:color="auto"/>
            </w:tcBorders>
          </w:tcPr>
          <w:p w14:paraId="659D5C21" w14:textId="24D12431" w:rsidR="009624D6" w:rsidRPr="00BB6FA3" w:rsidRDefault="009624D6"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Rendre l’interface « Responsive ».</w:t>
            </w:r>
          </w:p>
        </w:tc>
        <w:tc>
          <w:tcPr>
            <w:tcW w:w="1270" w:type="dxa"/>
            <w:vMerge/>
            <w:tcBorders>
              <w:top w:val="single" w:sz="4" w:space="0" w:color="auto"/>
              <w:left w:val="single" w:sz="4" w:space="0" w:color="auto"/>
              <w:bottom w:val="single" w:sz="4" w:space="0" w:color="auto"/>
              <w:right w:val="single" w:sz="4" w:space="0" w:color="auto"/>
            </w:tcBorders>
          </w:tcPr>
          <w:p w14:paraId="60E44DB4" w14:textId="77777777" w:rsidR="009624D6" w:rsidRPr="00BB6FA3" w:rsidRDefault="009624D6" w:rsidP="000B59EB">
            <w:pPr>
              <w:spacing w:line="360" w:lineRule="auto"/>
              <w:jc w:val="both"/>
              <w:rPr>
                <w:rFonts w:asciiTheme="majorBidi" w:hAnsiTheme="majorBidi" w:cstheme="majorBidi"/>
                <w:b/>
                <w:bCs/>
                <w:sz w:val="20"/>
                <w:szCs w:val="20"/>
              </w:rPr>
            </w:pPr>
          </w:p>
        </w:tc>
      </w:tr>
      <w:tr w:rsidR="009624D6" w:rsidRPr="00BB6FA3" w14:paraId="6447E90C" w14:textId="77777777" w:rsidTr="005750A7">
        <w:trPr>
          <w:trHeight w:val="59"/>
        </w:trPr>
        <w:tc>
          <w:tcPr>
            <w:tcW w:w="2405"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9B8AE66" w14:textId="77777777" w:rsidR="009624D6" w:rsidRPr="00BB6FA3" w:rsidRDefault="009624D6" w:rsidP="000B59EB">
            <w:pPr>
              <w:spacing w:line="360" w:lineRule="auto"/>
              <w:jc w:val="both"/>
              <w:rPr>
                <w:rFonts w:asciiTheme="majorBidi" w:hAnsiTheme="majorBidi" w:cstheme="majorBidi"/>
                <w:sz w:val="20"/>
                <w:szCs w:val="20"/>
              </w:rPr>
            </w:pPr>
          </w:p>
        </w:tc>
        <w:tc>
          <w:tcPr>
            <w:tcW w:w="1418" w:type="dxa"/>
            <w:vMerge w:val="restart"/>
            <w:tcBorders>
              <w:top w:val="single" w:sz="4" w:space="0" w:color="auto"/>
              <w:left w:val="single" w:sz="4" w:space="0" w:color="auto"/>
              <w:bottom w:val="single" w:sz="4" w:space="0" w:color="auto"/>
              <w:right w:val="single" w:sz="4" w:space="0" w:color="auto"/>
            </w:tcBorders>
          </w:tcPr>
          <w:p w14:paraId="3D076DF3" w14:textId="06222576" w:rsidR="009624D6" w:rsidRPr="00BB6FA3" w:rsidRDefault="009624D6" w:rsidP="000B59EB">
            <w:pPr>
              <w:spacing w:line="360" w:lineRule="auto"/>
              <w:jc w:val="both"/>
              <w:rPr>
                <w:rFonts w:asciiTheme="majorBidi" w:hAnsiTheme="majorBidi" w:cstheme="majorBidi"/>
                <w:sz w:val="20"/>
                <w:szCs w:val="20"/>
              </w:rPr>
            </w:pPr>
          </w:p>
        </w:tc>
        <w:tc>
          <w:tcPr>
            <w:tcW w:w="3969" w:type="dxa"/>
            <w:tcBorders>
              <w:top w:val="single" w:sz="4" w:space="0" w:color="auto"/>
              <w:left w:val="single" w:sz="4" w:space="0" w:color="auto"/>
              <w:bottom w:val="single" w:sz="4" w:space="0" w:color="auto"/>
              <w:right w:val="single" w:sz="4" w:space="0" w:color="auto"/>
            </w:tcBorders>
          </w:tcPr>
          <w:p w14:paraId="6111D685" w14:textId="1106B047" w:rsidR="009624D6" w:rsidRPr="00BB6FA3" w:rsidRDefault="009624D6" w:rsidP="000B59EB">
            <w:pPr>
              <w:spacing w:line="360" w:lineRule="auto"/>
              <w:jc w:val="both"/>
              <w:rPr>
                <w:rFonts w:asciiTheme="majorBidi" w:hAnsiTheme="majorBidi" w:cstheme="majorBidi"/>
                <w:sz w:val="20"/>
                <w:szCs w:val="20"/>
              </w:rPr>
            </w:pPr>
          </w:p>
        </w:tc>
        <w:tc>
          <w:tcPr>
            <w:tcW w:w="1270" w:type="dxa"/>
            <w:vMerge/>
            <w:tcBorders>
              <w:top w:val="single" w:sz="4" w:space="0" w:color="auto"/>
              <w:left w:val="single" w:sz="4" w:space="0" w:color="auto"/>
              <w:bottom w:val="single" w:sz="4" w:space="0" w:color="auto"/>
              <w:right w:val="single" w:sz="4" w:space="0" w:color="auto"/>
            </w:tcBorders>
          </w:tcPr>
          <w:p w14:paraId="045FA4F4" w14:textId="77777777" w:rsidR="009624D6" w:rsidRPr="00BB6FA3" w:rsidRDefault="009624D6" w:rsidP="000B59EB">
            <w:pPr>
              <w:spacing w:line="360" w:lineRule="auto"/>
              <w:jc w:val="both"/>
              <w:rPr>
                <w:rFonts w:asciiTheme="majorBidi" w:hAnsiTheme="majorBidi" w:cstheme="majorBidi"/>
                <w:b/>
                <w:bCs/>
                <w:sz w:val="20"/>
                <w:szCs w:val="20"/>
              </w:rPr>
            </w:pPr>
          </w:p>
        </w:tc>
      </w:tr>
      <w:tr w:rsidR="009624D6" w:rsidRPr="00BB6FA3" w14:paraId="634021A2" w14:textId="77777777" w:rsidTr="005750A7">
        <w:trPr>
          <w:trHeight w:val="240"/>
        </w:trPr>
        <w:tc>
          <w:tcPr>
            <w:tcW w:w="2405"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5C46B58" w14:textId="77777777" w:rsidR="009624D6" w:rsidRPr="00BB6FA3" w:rsidRDefault="009624D6" w:rsidP="000B59EB">
            <w:pPr>
              <w:spacing w:line="360" w:lineRule="auto"/>
              <w:jc w:val="both"/>
              <w:rPr>
                <w:rFonts w:asciiTheme="majorBidi" w:hAnsiTheme="majorBidi" w:cstheme="majorBidi"/>
                <w:sz w:val="20"/>
                <w:szCs w:val="20"/>
              </w:rPr>
            </w:pPr>
          </w:p>
        </w:tc>
        <w:tc>
          <w:tcPr>
            <w:tcW w:w="1418" w:type="dxa"/>
            <w:vMerge/>
            <w:tcBorders>
              <w:top w:val="single" w:sz="4" w:space="0" w:color="auto"/>
              <w:left w:val="single" w:sz="4" w:space="0" w:color="auto"/>
              <w:bottom w:val="single" w:sz="4" w:space="0" w:color="auto"/>
              <w:right w:val="single" w:sz="4" w:space="0" w:color="auto"/>
            </w:tcBorders>
          </w:tcPr>
          <w:p w14:paraId="4B56DDB8" w14:textId="77777777" w:rsidR="009624D6" w:rsidRPr="00BB6FA3" w:rsidRDefault="009624D6" w:rsidP="000B59EB">
            <w:pPr>
              <w:spacing w:line="360" w:lineRule="auto"/>
              <w:jc w:val="both"/>
              <w:rPr>
                <w:rFonts w:asciiTheme="majorBidi" w:hAnsiTheme="majorBidi" w:cstheme="majorBidi"/>
                <w:sz w:val="20"/>
                <w:szCs w:val="20"/>
              </w:rPr>
            </w:pPr>
          </w:p>
        </w:tc>
        <w:tc>
          <w:tcPr>
            <w:tcW w:w="3969" w:type="dxa"/>
            <w:tcBorders>
              <w:top w:val="single" w:sz="4" w:space="0" w:color="auto"/>
              <w:left w:val="single" w:sz="4" w:space="0" w:color="auto"/>
              <w:bottom w:val="single" w:sz="4" w:space="0" w:color="auto"/>
              <w:right w:val="single" w:sz="4" w:space="0" w:color="auto"/>
            </w:tcBorders>
          </w:tcPr>
          <w:p w14:paraId="5E84B202" w14:textId="3230B118" w:rsidR="009624D6" w:rsidRPr="00BB6FA3" w:rsidRDefault="009624D6" w:rsidP="000B59EB">
            <w:pPr>
              <w:spacing w:line="360" w:lineRule="auto"/>
              <w:jc w:val="both"/>
              <w:rPr>
                <w:rFonts w:asciiTheme="majorBidi" w:hAnsiTheme="majorBidi" w:cstheme="majorBidi"/>
                <w:sz w:val="20"/>
                <w:szCs w:val="20"/>
              </w:rPr>
            </w:pPr>
          </w:p>
        </w:tc>
        <w:tc>
          <w:tcPr>
            <w:tcW w:w="1270" w:type="dxa"/>
            <w:vMerge/>
            <w:tcBorders>
              <w:top w:val="single" w:sz="4" w:space="0" w:color="auto"/>
              <w:left w:val="single" w:sz="4" w:space="0" w:color="auto"/>
              <w:bottom w:val="single" w:sz="4" w:space="0" w:color="auto"/>
              <w:right w:val="single" w:sz="4" w:space="0" w:color="auto"/>
            </w:tcBorders>
          </w:tcPr>
          <w:p w14:paraId="23ADF296" w14:textId="77777777" w:rsidR="009624D6" w:rsidRPr="00BB6FA3" w:rsidRDefault="009624D6" w:rsidP="000B59EB">
            <w:pPr>
              <w:spacing w:line="360" w:lineRule="auto"/>
              <w:jc w:val="both"/>
              <w:rPr>
                <w:rFonts w:asciiTheme="majorBidi" w:hAnsiTheme="majorBidi" w:cstheme="majorBidi"/>
                <w:b/>
                <w:bCs/>
                <w:sz w:val="20"/>
                <w:szCs w:val="20"/>
              </w:rPr>
            </w:pPr>
          </w:p>
        </w:tc>
      </w:tr>
      <w:tr w:rsidR="009624D6" w:rsidRPr="00BB6FA3" w14:paraId="0F63FC88" w14:textId="77777777" w:rsidTr="005750A7">
        <w:trPr>
          <w:trHeight w:val="50"/>
        </w:trPr>
        <w:tc>
          <w:tcPr>
            <w:tcW w:w="2405"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E572615" w14:textId="77777777" w:rsidR="009624D6" w:rsidRPr="00BB6FA3" w:rsidRDefault="009624D6" w:rsidP="000B59EB">
            <w:pPr>
              <w:spacing w:line="360" w:lineRule="auto"/>
              <w:jc w:val="both"/>
              <w:rPr>
                <w:rFonts w:asciiTheme="majorBidi" w:hAnsiTheme="majorBidi" w:cstheme="majorBidi"/>
                <w:sz w:val="20"/>
                <w:szCs w:val="20"/>
              </w:rPr>
            </w:pPr>
          </w:p>
        </w:tc>
        <w:tc>
          <w:tcPr>
            <w:tcW w:w="1418" w:type="dxa"/>
            <w:vMerge/>
            <w:tcBorders>
              <w:top w:val="single" w:sz="4" w:space="0" w:color="auto"/>
              <w:left w:val="single" w:sz="4" w:space="0" w:color="auto"/>
              <w:bottom w:val="single" w:sz="4" w:space="0" w:color="auto"/>
              <w:right w:val="single" w:sz="4" w:space="0" w:color="auto"/>
            </w:tcBorders>
          </w:tcPr>
          <w:p w14:paraId="605CD27D" w14:textId="77777777" w:rsidR="009624D6" w:rsidRPr="00BB6FA3" w:rsidRDefault="009624D6" w:rsidP="000B59EB">
            <w:pPr>
              <w:spacing w:line="360" w:lineRule="auto"/>
              <w:jc w:val="both"/>
              <w:rPr>
                <w:rFonts w:asciiTheme="majorBidi" w:hAnsiTheme="majorBidi" w:cstheme="majorBidi"/>
                <w:sz w:val="20"/>
                <w:szCs w:val="20"/>
              </w:rPr>
            </w:pPr>
          </w:p>
        </w:tc>
        <w:tc>
          <w:tcPr>
            <w:tcW w:w="3969" w:type="dxa"/>
            <w:tcBorders>
              <w:top w:val="single" w:sz="4" w:space="0" w:color="auto"/>
              <w:left w:val="single" w:sz="4" w:space="0" w:color="auto"/>
              <w:bottom w:val="single" w:sz="4" w:space="0" w:color="auto"/>
              <w:right w:val="single" w:sz="4" w:space="0" w:color="auto"/>
            </w:tcBorders>
          </w:tcPr>
          <w:p w14:paraId="6403DD99" w14:textId="4CB0B586" w:rsidR="009624D6" w:rsidRPr="00BB6FA3" w:rsidRDefault="009624D6" w:rsidP="000B59EB">
            <w:pPr>
              <w:spacing w:line="360" w:lineRule="auto"/>
              <w:jc w:val="both"/>
              <w:rPr>
                <w:rFonts w:asciiTheme="majorBidi" w:hAnsiTheme="majorBidi" w:cstheme="majorBidi"/>
                <w:sz w:val="20"/>
                <w:szCs w:val="20"/>
              </w:rPr>
            </w:pPr>
          </w:p>
        </w:tc>
        <w:tc>
          <w:tcPr>
            <w:tcW w:w="1270" w:type="dxa"/>
            <w:vMerge/>
            <w:tcBorders>
              <w:top w:val="single" w:sz="4" w:space="0" w:color="auto"/>
              <w:left w:val="single" w:sz="4" w:space="0" w:color="auto"/>
              <w:bottom w:val="single" w:sz="4" w:space="0" w:color="auto"/>
              <w:right w:val="single" w:sz="4" w:space="0" w:color="auto"/>
            </w:tcBorders>
          </w:tcPr>
          <w:p w14:paraId="03592EC5" w14:textId="77777777" w:rsidR="009624D6" w:rsidRPr="00BB6FA3" w:rsidRDefault="009624D6" w:rsidP="000B59EB">
            <w:pPr>
              <w:spacing w:line="360" w:lineRule="auto"/>
              <w:jc w:val="both"/>
              <w:rPr>
                <w:rFonts w:asciiTheme="majorBidi" w:hAnsiTheme="majorBidi" w:cstheme="majorBidi"/>
                <w:b/>
                <w:bCs/>
                <w:sz w:val="20"/>
                <w:szCs w:val="20"/>
              </w:rPr>
            </w:pPr>
          </w:p>
        </w:tc>
      </w:tr>
      <w:tr w:rsidR="009624D6" w:rsidRPr="00BB6FA3" w14:paraId="2CCD6159" w14:textId="77777777" w:rsidTr="005750A7">
        <w:trPr>
          <w:trHeight w:val="112"/>
        </w:trPr>
        <w:tc>
          <w:tcPr>
            <w:tcW w:w="2405"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9DBB365" w14:textId="77777777" w:rsidR="009624D6" w:rsidRPr="00BB6FA3" w:rsidRDefault="009624D6" w:rsidP="000B59EB">
            <w:pPr>
              <w:spacing w:line="360" w:lineRule="auto"/>
              <w:jc w:val="both"/>
              <w:rPr>
                <w:rFonts w:asciiTheme="majorBidi" w:hAnsiTheme="majorBidi" w:cstheme="majorBidi"/>
                <w:b/>
                <w:bCs/>
                <w:sz w:val="20"/>
                <w:szCs w:val="20"/>
              </w:rPr>
            </w:pPr>
            <w:r w:rsidRPr="00BB6FA3">
              <w:rPr>
                <w:rFonts w:asciiTheme="majorBidi" w:hAnsiTheme="majorBidi" w:cstheme="majorBidi"/>
                <w:b/>
                <w:bCs/>
                <w:sz w:val="20"/>
                <w:szCs w:val="20"/>
              </w:rPr>
              <w:t>Gestion de liste des membres</w:t>
            </w:r>
          </w:p>
        </w:tc>
        <w:tc>
          <w:tcPr>
            <w:tcW w:w="1418" w:type="dxa"/>
            <w:vMerge w:val="restart"/>
            <w:tcBorders>
              <w:top w:val="single" w:sz="4" w:space="0" w:color="auto"/>
              <w:left w:val="single" w:sz="4" w:space="0" w:color="auto"/>
              <w:bottom w:val="single" w:sz="4" w:space="0" w:color="auto"/>
              <w:right w:val="single" w:sz="4" w:space="0" w:color="auto"/>
            </w:tcBorders>
          </w:tcPr>
          <w:p w14:paraId="4C7DCFD4" w14:textId="77777777" w:rsidR="009624D6" w:rsidRPr="00BB6FA3" w:rsidRDefault="009624D6"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Consulter liste des membres.</w:t>
            </w:r>
          </w:p>
        </w:tc>
        <w:tc>
          <w:tcPr>
            <w:tcW w:w="3969" w:type="dxa"/>
            <w:tcBorders>
              <w:top w:val="single" w:sz="4" w:space="0" w:color="auto"/>
              <w:left w:val="single" w:sz="4" w:space="0" w:color="auto"/>
              <w:bottom w:val="single" w:sz="4" w:space="0" w:color="auto"/>
              <w:right w:val="single" w:sz="4" w:space="0" w:color="auto"/>
            </w:tcBorders>
          </w:tcPr>
          <w:p w14:paraId="119AE351" w14:textId="77777777" w:rsidR="009624D6" w:rsidRPr="00BB6FA3" w:rsidRDefault="009624D6"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 xml:space="preserve">Créer les </w:t>
            </w:r>
            <w:proofErr w:type="spellStart"/>
            <w:r w:rsidRPr="00BB6FA3">
              <w:rPr>
                <w:rFonts w:asciiTheme="majorBidi" w:hAnsiTheme="majorBidi" w:cstheme="majorBidi"/>
                <w:sz w:val="20"/>
                <w:szCs w:val="20"/>
              </w:rPr>
              <w:t>IHMs</w:t>
            </w:r>
            <w:proofErr w:type="spellEnd"/>
            <w:r w:rsidRPr="00BB6FA3">
              <w:rPr>
                <w:rFonts w:asciiTheme="majorBidi" w:hAnsiTheme="majorBidi" w:cstheme="majorBidi"/>
                <w:sz w:val="20"/>
                <w:szCs w:val="20"/>
              </w:rPr>
              <w:t>.</w:t>
            </w:r>
          </w:p>
        </w:tc>
        <w:tc>
          <w:tcPr>
            <w:tcW w:w="1270" w:type="dxa"/>
            <w:vMerge w:val="restart"/>
            <w:tcBorders>
              <w:top w:val="single" w:sz="4" w:space="0" w:color="auto"/>
              <w:left w:val="single" w:sz="4" w:space="0" w:color="auto"/>
              <w:bottom w:val="single" w:sz="4" w:space="0" w:color="auto"/>
              <w:right w:val="single" w:sz="4" w:space="0" w:color="auto"/>
            </w:tcBorders>
          </w:tcPr>
          <w:p w14:paraId="7E0F5218" w14:textId="77777777" w:rsidR="009624D6" w:rsidRPr="00BB6FA3" w:rsidRDefault="009624D6" w:rsidP="000B59EB">
            <w:pPr>
              <w:spacing w:line="360" w:lineRule="auto"/>
              <w:jc w:val="both"/>
              <w:rPr>
                <w:rFonts w:asciiTheme="majorBidi" w:hAnsiTheme="majorBidi" w:cstheme="majorBidi"/>
                <w:b/>
                <w:bCs/>
                <w:sz w:val="20"/>
                <w:szCs w:val="20"/>
              </w:rPr>
            </w:pPr>
          </w:p>
        </w:tc>
      </w:tr>
      <w:tr w:rsidR="009624D6" w:rsidRPr="00BB6FA3" w14:paraId="716C0B30" w14:textId="77777777" w:rsidTr="005750A7">
        <w:trPr>
          <w:trHeight w:val="387"/>
        </w:trPr>
        <w:tc>
          <w:tcPr>
            <w:tcW w:w="2405"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E1C6C45" w14:textId="77777777" w:rsidR="009624D6" w:rsidRPr="00BB6FA3" w:rsidRDefault="009624D6" w:rsidP="000B59EB">
            <w:pPr>
              <w:spacing w:line="360" w:lineRule="auto"/>
              <w:jc w:val="both"/>
              <w:rPr>
                <w:rFonts w:asciiTheme="majorBidi" w:hAnsiTheme="majorBidi" w:cstheme="majorBidi"/>
                <w:sz w:val="20"/>
                <w:szCs w:val="20"/>
              </w:rPr>
            </w:pPr>
          </w:p>
        </w:tc>
        <w:tc>
          <w:tcPr>
            <w:tcW w:w="1418" w:type="dxa"/>
            <w:vMerge/>
            <w:tcBorders>
              <w:top w:val="single" w:sz="4" w:space="0" w:color="auto"/>
              <w:left w:val="single" w:sz="4" w:space="0" w:color="auto"/>
              <w:bottom w:val="single" w:sz="4" w:space="0" w:color="auto"/>
              <w:right w:val="single" w:sz="4" w:space="0" w:color="auto"/>
            </w:tcBorders>
          </w:tcPr>
          <w:p w14:paraId="03728436" w14:textId="77777777" w:rsidR="009624D6" w:rsidRPr="00BB6FA3" w:rsidRDefault="009624D6" w:rsidP="000B59EB">
            <w:pPr>
              <w:spacing w:line="360" w:lineRule="auto"/>
              <w:jc w:val="both"/>
              <w:rPr>
                <w:rFonts w:asciiTheme="majorBidi" w:hAnsiTheme="majorBidi" w:cstheme="majorBidi"/>
                <w:sz w:val="20"/>
                <w:szCs w:val="20"/>
              </w:rPr>
            </w:pPr>
          </w:p>
        </w:tc>
        <w:tc>
          <w:tcPr>
            <w:tcW w:w="3969" w:type="dxa"/>
            <w:tcBorders>
              <w:top w:val="single" w:sz="4" w:space="0" w:color="auto"/>
              <w:left w:val="single" w:sz="4" w:space="0" w:color="auto"/>
              <w:bottom w:val="single" w:sz="4" w:space="0" w:color="auto"/>
              <w:right w:val="single" w:sz="4" w:space="0" w:color="auto"/>
            </w:tcBorders>
          </w:tcPr>
          <w:p w14:paraId="5B46C9BB" w14:textId="77777777" w:rsidR="009624D6" w:rsidRPr="00BB6FA3" w:rsidRDefault="009624D6"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Rendre l’interface responsive.</w:t>
            </w:r>
          </w:p>
        </w:tc>
        <w:tc>
          <w:tcPr>
            <w:tcW w:w="1270" w:type="dxa"/>
            <w:vMerge/>
            <w:tcBorders>
              <w:top w:val="single" w:sz="4" w:space="0" w:color="auto"/>
              <w:left w:val="single" w:sz="4" w:space="0" w:color="auto"/>
              <w:bottom w:val="single" w:sz="4" w:space="0" w:color="auto"/>
              <w:right w:val="single" w:sz="4" w:space="0" w:color="auto"/>
            </w:tcBorders>
          </w:tcPr>
          <w:p w14:paraId="45B5FB07" w14:textId="77777777" w:rsidR="009624D6" w:rsidRPr="00BB6FA3" w:rsidRDefault="009624D6" w:rsidP="000B59EB">
            <w:pPr>
              <w:spacing w:line="360" w:lineRule="auto"/>
              <w:jc w:val="both"/>
              <w:rPr>
                <w:rFonts w:asciiTheme="majorBidi" w:hAnsiTheme="majorBidi" w:cstheme="majorBidi"/>
                <w:b/>
                <w:bCs/>
                <w:sz w:val="20"/>
                <w:szCs w:val="20"/>
              </w:rPr>
            </w:pPr>
          </w:p>
        </w:tc>
      </w:tr>
      <w:tr w:rsidR="009624D6" w:rsidRPr="00BB6FA3" w14:paraId="39068DAE" w14:textId="77777777" w:rsidTr="005750A7">
        <w:trPr>
          <w:trHeight w:val="440"/>
        </w:trPr>
        <w:tc>
          <w:tcPr>
            <w:tcW w:w="2405"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F633DC" w14:textId="77777777" w:rsidR="009624D6" w:rsidRPr="00BB6FA3" w:rsidRDefault="009624D6" w:rsidP="000B59EB">
            <w:pPr>
              <w:spacing w:line="360" w:lineRule="auto"/>
              <w:jc w:val="both"/>
              <w:rPr>
                <w:rFonts w:asciiTheme="majorBidi" w:hAnsiTheme="majorBidi" w:cstheme="majorBidi"/>
                <w:sz w:val="20"/>
                <w:szCs w:val="20"/>
              </w:rPr>
            </w:pPr>
          </w:p>
        </w:tc>
        <w:tc>
          <w:tcPr>
            <w:tcW w:w="1418" w:type="dxa"/>
            <w:vMerge/>
            <w:tcBorders>
              <w:top w:val="single" w:sz="4" w:space="0" w:color="auto"/>
              <w:left w:val="single" w:sz="4" w:space="0" w:color="auto"/>
              <w:bottom w:val="single" w:sz="4" w:space="0" w:color="auto"/>
              <w:right w:val="single" w:sz="4" w:space="0" w:color="auto"/>
            </w:tcBorders>
          </w:tcPr>
          <w:p w14:paraId="78306FD6" w14:textId="77777777" w:rsidR="009624D6" w:rsidRPr="00BB6FA3" w:rsidRDefault="009624D6" w:rsidP="000B59EB">
            <w:pPr>
              <w:spacing w:line="360" w:lineRule="auto"/>
              <w:jc w:val="both"/>
              <w:rPr>
                <w:rFonts w:asciiTheme="majorBidi" w:hAnsiTheme="majorBidi" w:cstheme="majorBidi"/>
                <w:sz w:val="20"/>
                <w:szCs w:val="20"/>
              </w:rPr>
            </w:pPr>
          </w:p>
        </w:tc>
        <w:tc>
          <w:tcPr>
            <w:tcW w:w="3969" w:type="dxa"/>
            <w:tcBorders>
              <w:top w:val="single" w:sz="4" w:space="0" w:color="auto"/>
              <w:left w:val="single" w:sz="4" w:space="0" w:color="auto"/>
              <w:bottom w:val="single" w:sz="4" w:space="0" w:color="auto"/>
              <w:right w:val="single" w:sz="4" w:space="0" w:color="auto"/>
            </w:tcBorders>
          </w:tcPr>
          <w:p w14:paraId="753F5AAD" w14:textId="77777777" w:rsidR="009624D6" w:rsidRPr="00BB6FA3" w:rsidRDefault="009624D6"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Afficher la liste des membres.</w:t>
            </w:r>
          </w:p>
        </w:tc>
        <w:tc>
          <w:tcPr>
            <w:tcW w:w="1270" w:type="dxa"/>
            <w:vMerge/>
            <w:tcBorders>
              <w:top w:val="single" w:sz="4" w:space="0" w:color="auto"/>
              <w:left w:val="single" w:sz="4" w:space="0" w:color="auto"/>
              <w:bottom w:val="single" w:sz="4" w:space="0" w:color="auto"/>
              <w:right w:val="single" w:sz="4" w:space="0" w:color="auto"/>
            </w:tcBorders>
          </w:tcPr>
          <w:p w14:paraId="1A869B75" w14:textId="77777777" w:rsidR="009624D6" w:rsidRPr="00BB6FA3" w:rsidRDefault="009624D6" w:rsidP="000B59EB">
            <w:pPr>
              <w:spacing w:line="360" w:lineRule="auto"/>
              <w:jc w:val="both"/>
              <w:rPr>
                <w:rFonts w:asciiTheme="majorBidi" w:hAnsiTheme="majorBidi" w:cstheme="majorBidi"/>
                <w:b/>
                <w:bCs/>
                <w:sz w:val="20"/>
                <w:szCs w:val="20"/>
              </w:rPr>
            </w:pPr>
          </w:p>
        </w:tc>
      </w:tr>
      <w:tr w:rsidR="009624D6" w:rsidRPr="00BB6FA3" w14:paraId="56765C02" w14:textId="77777777" w:rsidTr="005750A7">
        <w:trPr>
          <w:trHeight w:val="400"/>
        </w:trPr>
        <w:tc>
          <w:tcPr>
            <w:tcW w:w="2405"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B760C33" w14:textId="77777777" w:rsidR="009624D6" w:rsidRPr="00BB6FA3" w:rsidRDefault="009624D6" w:rsidP="000B59EB">
            <w:pPr>
              <w:spacing w:line="360" w:lineRule="auto"/>
              <w:jc w:val="both"/>
              <w:rPr>
                <w:rFonts w:asciiTheme="majorBidi" w:hAnsiTheme="majorBidi" w:cstheme="majorBidi"/>
                <w:sz w:val="20"/>
                <w:szCs w:val="20"/>
              </w:rPr>
            </w:pPr>
          </w:p>
        </w:tc>
        <w:tc>
          <w:tcPr>
            <w:tcW w:w="1418" w:type="dxa"/>
            <w:vMerge w:val="restart"/>
            <w:tcBorders>
              <w:top w:val="single" w:sz="4" w:space="0" w:color="auto"/>
              <w:left w:val="single" w:sz="4" w:space="0" w:color="auto"/>
              <w:bottom w:val="single" w:sz="4" w:space="0" w:color="auto"/>
              <w:right w:val="single" w:sz="4" w:space="0" w:color="auto"/>
            </w:tcBorders>
          </w:tcPr>
          <w:p w14:paraId="0ABEDF04" w14:textId="77777777" w:rsidR="009624D6" w:rsidRPr="00BB6FA3" w:rsidRDefault="009624D6"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Supprimer un membre.</w:t>
            </w:r>
          </w:p>
        </w:tc>
        <w:tc>
          <w:tcPr>
            <w:tcW w:w="3969" w:type="dxa"/>
            <w:tcBorders>
              <w:top w:val="single" w:sz="4" w:space="0" w:color="auto"/>
              <w:left w:val="single" w:sz="4" w:space="0" w:color="auto"/>
              <w:bottom w:val="single" w:sz="4" w:space="0" w:color="auto"/>
              <w:right w:val="single" w:sz="4" w:space="0" w:color="auto"/>
            </w:tcBorders>
          </w:tcPr>
          <w:p w14:paraId="577E51CD" w14:textId="77777777" w:rsidR="009624D6" w:rsidRPr="00BB6FA3" w:rsidRDefault="009624D6"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 xml:space="preserve">Créer les </w:t>
            </w:r>
            <w:proofErr w:type="spellStart"/>
            <w:r w:rsidRPr="00BB6FA3">
              <w:rPr>
                <w:rFonts w:asciiTheme="majorBidi" w:hAnsiTheme="majorBidi" w:cstheme="majorBidi"/>
                <w:sz w:val="20"/>
                <w:szCs w:val="20"/>
              </w:rPr>
              <w:t>IHMs</w:t>
            </w:r>
            <w:proofErr w:type="spellEnd"/>
            <w:r w:rsidRPr="00BB6FA3">
              <w:rPr>
                <w:rFonts w:asciiTheme="majorBidi" w:hAnsiTheme="majorBidi" w:cstheme="majorBidi"/>
                <w:sz w:val="20"/>
                <w:szCs w:val="20"/>
              </w:rPr>
              <w:t>.</w:t>
            </w:r>
          </w:p>
        </w:tc>
        <w:tc>
          <w:tcPr>
            <w:tcW w:w="1270" w:type="dxa"/>
            <w:vMerge/>
            <w:tcBorders>
              <w:top w:val="single" w:sz="4" w:space="0" w:color="auto"/>
              <w:left w:val="single" w:sz="4" w:space="0" w:color="auto"/>
              <w:bottom w:val="single" w:sz="4" w:space="0" w:color="auto"/>
              <w:right w:val="single" w:sz="4" w:space="0" w:color="auto"/>
            </w:tcBorders>
          </w:tcPr>
          <w:p w14:paraId="24150BE7" w14:textId="77777777" w:rsidR="009624D6" w:rsidRPr="00BB6FA3" w:rsidRDefault="009624D6" w:rsidP="000B59EB">
            <w:pPr>
              <w:spacing w:line="360" w:lineRule="auto"/>
              <w:jc w:val="both"/>
              <w:rPr>
                <w:rFonts w:asciiTheme="majorBidi" w:hAnsiTheme="majorBidi" w:cstheme="majorBidi"/>
                <w:b/>
                <w:bCs/>
                <w:sz w:val="20"/>
                <w:szCs w:val="20"/>
              </w:rPr>
            </w:pPr>
          </w:p>
        </w:tc>
      </w:tr>
      <w:tr w:rsidR="009624D6" w:rsidRPr="00BB6FA3" w14:paraId="6B7F1128" w14:textId="77777777" w:rsidTr="005750A7">
        <w:trPr>
          <w:trHeight w:val="360"/>
        </w:trPr>
        <w:tc>
          <w:tcPr>
            <w:tcW w:w="2405"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B49052" w14:textId="77777777" w:rsidR="009624D6" w:rsidRPr="00BB6FA3" w:rsidRDefault="009624D6" w:rsidP="000B59EB">
            <w:pPr>
              <w:spacing w:line="360" w:lineRule="auto"/>
              <w:jc w:val="both"/>
              <w:rPr>
                <w:rFonts w:asciiTheme="majorBidi" w:hAnsiTheme="majorBidi" w:cstheme="majorBidi"/>
                <w:sz w:val="20"/>
                <w:szCs w:val="20"/>
              </w:rPr>
            </w:pPr>
          </w:p>
        </w:tc>
        <w:tc>
          <w:tcPr>
            <w:tcW w:w="1418" w:type="dxa"/>
            <w:vMerge/>
            <w:tcBorders>
              <w:top w:val="single" w:sz="4" w:space="0" w:color="auto"/>
              <w:left w:val="single" w:sz="4" w:space="0" w:color="auto"/>
              <w:bottom w:val="single" w:sz="4" w:space="0" w:color="auto"/>
              <w:right w:val="single" w:sz="4" w:space="0" w:color="auto"/>
            </w:tcBorders>
          </w:tcPr>
          <w:p w14:paraId="4B115A3A" w14:textId="77777777" w:rsidR="009624D6" w:rsidRPr="00BB6FA3" w:rsidRDefault="009624D6" w:rsidP="000B59EB">
            <w:pPr>
              <w:spacing w:line="360" w:lineRule="auto"/>
              <w:jc w:val="both"/>
              <w:rPr>
                <w:rFonts w:asciiTheme="majorBidi" w:hAnsiTheme="majorBidi" w:cstheme="majorBidi"/>
                <w:sz w:val="20"/>
                <w:szCs w:val="20"/>
              </w:rPr>
            </w:pPr>
          </w:p>
        </w:tc>
        <w:tc>
          <w:tcPr>
            <w:tcW w:w="3969" w:type="dxa"/>
            <w:tcBorders>
              <w:top w:val="single" w:sz="4" w:space="0" w:color="auto"/>
              <w:left w:val="single" w:sz="4" w:space="0" w:color="auto"/>
              <w:bottom w:val="single" w:sz="4" w:space="0" w:color="auto"/>
              <w:right w:val="single" w:sz="4" w:space="0" w:color="auto"/>
            </w:tcBorders>
          </w:tcPr>
          <w:p w14:paraId="73BF4500" w14:textId="77777777" w:rsidR="009624D6" w:rsidRPr="00BB6FA3" w:rsidRDefault="009624D6"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Rendre l’interface responsive.</w:t>
            </w:r>
          </w:p>
        </w:tc>
        <w:tc>
          <w:tcPr>
            <w:tcW w:w="1270" w:type="dxa"/>
            <w:vMerge/>
            <w:tcBorders>
              <w:top w:val="single" w:sz="4" w:space="0" w:color="auto"/>
              <w:left w:val="single" w:sz="4" w:space="0" w:color="auto"/>
              <w:bottom w:val="single" w:sz="4" w:space="0" w:color="auto"/>
              <w:right w:val="single" w:sz="4" w:space="0" w:color="auto"/>
            </w:tcBorders>
          </w:tcPr>
          <w:p w14:paraId="0BC6FA5A" w14:textId="77777777" w:rsidR="009624D6" w:rsidRPr="00BB6FA3" w:rsidRDefault="009624D6" w:rsidP="000B59EB">
            <w:pPr>
              <w:spacing w:line="360" w:lineRule="auto"/>
              <w:jc w:val="both"/>
              <w:rPr>
                <w:rFonts w:asciiTheme="majorBidi" w:hAnsiTheme="majorBidi" w:cstheme="majorBidi"/>
                <w:b/>
                <w:bCs/>
                <w:sz w:val="20"/>
                <w:szCs w:val="20"/>
              </w:rPr>
            </w:pPr>
          </w:p>
        </w:tc>
      </w:tr>
      <w:tr w:rsidR="009624D6" w:rsidRPr="00BB6FA3" w14:paraId="63EE2D6E" w14:textId="77777777" w:rsidTr="005750A7">
        <w:trPr>
          <w:trHeight w:val="347"/>
        </w:trPr>
        <w:tc>
          <w:tcPr>
            <w:tcW w:w="2405"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4C209CC" w14:textId="77777777" w:rsidR="009624D6" w:rsidRPr="00BB6FA3" w:rsidRDefault="009624D6" w:rsidP="000B59EB">
            <w:pPr>
              <w:spacing w:line="360" w:lineRule="auto"/>
              <w:jc w:val="both"/>
              <w:rPr>
                <w:rFonts w:asciiTheme="majorBidi" w:hAnsiTheme="majorBidi" w:cstheme="majorBidi"/>
                <w:sz w:val="20"/>
                <w:szCs w:val="20"/>
              </w:rPr>
            </w:pPr>
          </w:p>
        </w:tc>
        <w:tc>
          <w:tcPr>
            <w:tcW w:w="1418" w:type="dxa"/>
            <w:vMerge/>
            <w:tcBorders>
              <w:top w:val="single" w:sz="4" w:space="0" w:color="auto"/>
              <w:left w:val="single" w:sz="4" w:space="0" w:color="auto"/>
              <w:bottom w:val="single" w:sz="4" w:space="0" w:color="auto"/>
              <w:right w:val="single" w:sz="4" w:space="0" w:color="auto"/>
            </w:tcBorders>
          </w:tcPr>
          <w:p w14:paraId="22FE77B5" w14:textId="77777777" w:rsidR="009624D6" w:rsidRPr="00BB6FA3" w:rsidRDefault="009624D6" w:rsidP="000B59EB">
            <w:pPr>
              <w:spacing w:line="360" w:lineRule="auto"/>
              <w:jc w:val="both"/>
              <w:rPr>
                <w:rFonts w:asciiTheme="majorBidi" w:hAnsiTheme="majorBidi" w:cstheme="majorBidi"/>
                <w:sz w:val="20"/>
                <w:szCs w:val="20"/>
              </w:rPr>
            </w:pPr>
          </w:p>
        </w:tc>
        <w:tc>
          <w:tcPr>
            <w:tcW w:w="3969" w:type="dxa"/>
            <w:tcBorders>
              <w:top w:val="single" w:sz="4" w:space="0" w:color="auto"/>
              <w:left w:val="single" w:sz="4" w:space="0" w:color="auto"/>
              <w:bottom w:val="single" w:sz="4" w:space="0" w:color="auto"/>
              <w:right w:val="single" w:sz="4" w:space="0" w:color="auto"/>
            </w:tcBorders>
          </w:tcPr>
          <w:p w14:paraId="17430EC2" w14:textId="392A155B" w:rsidR="0088523F" w:rsidRPr="00BB6FA3" w:rsidRDefault="009624D6"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Créer la fonctionnalité de suppression d’un membre.</w:t>
            </w:r>
          </w:p>
        </w:tc>
        <w:tc>
          <w:tcPr>
            <w:tcW w:w="1270" w:type="dxa"/>
            <w:vMerge/>
            <w:tcBorders>
              <w:top w:val="single" w:sz="4" w:space="0" w:color="auto"/>
              <w:left w:val="single" w:sz="4" w:space="0" w:color="auto"/>
              <w:bottom w:val="single" w:sz="4" w:space="0" w:color="auto"/>
              <w:right w:val="single" w:sz="4" w:space="0" w:color="auto"/>
            </w:tcBorders>
          </w:tcPr>
          <w:p w14:paraId="0299DE34" w14:textId="77777777" w:rsidR="009624D6" w:rsidRPr="00BB6FA3" w:rsidRDefault="009624D6" w:rsidP="000B59EB">
            <w:pPr>
              <w:spacing w:line="360" w:lineRule="auto"/>
              <w:jc w:val="both"/>
              <w:rPr>
                <w:rFonts w:asciiTheme="majorBidi" w:hAnsiTheme="majorBidi" w:cstheme="majorBidi"/>
                <w:b/>
                <w:bCs/>
                <w:sz w:val="20"/>
                <w:szCs w:val="20"/>
              </w:rPr>
            </w:pPr>
          </w:p>
        </w:tc>
      </w:tr>
      <w:tr w:rsidR="00781B0D" w:rsidRPr="00BB6FA3" w14:paraId="52B881E4" w14:textId="77777777" w:rsidTr="005750A7">
        <w:trPr>
          <w:trHeight w:val="323"/>
        </w:trPr>
        <w:tc>
          <w:tcPr>
            <w:tcW w:w="2405"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9A57194" w14:textId="18838C65" w:rsidR="00781B0D" w:rsidRPr="0088523F" w:rsidRDefault="00781B0D" w:rsidP="000B59EB">
            <w:pPr>
              <w:spacing w:line="360" w:lineRule="auto"/>
              <w:jc w:val="both"/>
              <w:rPr>
                <w:rFonts w:asciiTheme="majorBidi" w:hAnsiTheme="majorBidi" w:cstheme="majorBidi"/>
                <w:b/>
                <w:bCs/>
                <w:sz w:val="20"/>
                <w:szCs w:val="20"/>
              </w:rPr>
            </w:pPr>
            <w:r w:rsidRPr="0088523F">
              <w:rPr>
                <w:rFonts w:asciiTheme="majorBidi" w:hAnsiTheme="majorBidi" w:cstheme="majorBidi"/>
                <w:b/>
                <w:bCs/>
                <w:sz w:val="20"/>
                <w:szCs w:val="20"/>
              </w:rPr>
              <w:t xml:space="preserve">Consulter les profils des autres </w:t>
            </w:r>
          </w:p>
        </w:tc>
        <w:tc>
          <w:tcPr>
            <w:tcW w:w="1418" w:type="dxa"/>
            <w:vMerge w:val="restart"/>
            <w:tcBorders>
              <w:top w:val="single" w:sz="4" w:space="0" w:color="auto"/>
              <w:left w:val="single" w:sz="4" w:space="0" w:color="auto"/>
              <w:bottom w:val="single" w:sz="4" w:space="0" w:color="auto"/>
              <w:right w:val="single" w:sz="4" w:space="0" w:color="auto"/>
            </w:tcBorders>
          </w:tcPr>
          <w:p w14:paraId="7B030B76" w14:textId="533EB020" w:rsidR="00781B0D" w:rsidRPr="00BB6FA3" w:rsidRDefault="00781B0D" w:rsidP="000B59EB">
            <w:pPr>
              <w:spacing w:line="360" w:lineRule="auto"/>
              <w:jc w:val="both"/>
              <w:rPr>
                <w:rFonts w:asciiTheme="majorBidi" w:hAnsiTheme="majorBidi" w:cstheme="majorBidi"/>
                <w:sz w:val="20"/>
                <w:szCs w:val="20"/>
              </w:rPr>
            </w:pPr>
            <w:r>
              <w:rPr>
                <w:rFonts w:asciiTheme="majorBidi" w:hAnsiTheme="majorBidi" w:cstheme="majorBidi"/>
                <w:sz w:val="20"/>
                <w:szCs w:val="20"/>
              </w:rPr>
              <w:t xml:space="preserve">Consulter les profils des autres </w:t>
            </w:r>
          </w:p>
        </w:tc>
        <w:tc>
          <w:tcPr>
            <w:tcW w:w="3969" w:type="dxa"/>
            <w:tcBorders>
              <w:top w:val="single" w:sz="4" w:space="0" w:color="auto"/>
              <w:left w:val="single" w:sz="4" w:space="0" w:color="auto"/>
              <w:bottom w:val="single" w:sz="4" w:space="0" w:color="auto"/>
              <w:right w:val="single" w:sz="4" w:space="0" w:color="auto"/>
            </w:tcBorders>
          </w:tcPr>
          <w:p w14:paraId="3EDB9FC2" w14:textId="22053DD0" w:rsidR="00781B0D" w:rsidRPr="00BB6FA3" w:rsidRDefault="00781B0D" w:rsidP="000B59EB">
            <w:pPr>
              <w:spacing w:line="360" w:lineRule="auto"/>
              <w:jc w:val="both"/>
              <w:rPr>
                <w:rFonts w:asciiTheme="majorBidi" w:hAnsiTheme="majorBidi" w:cstheme="majorBidi"/>
                <w:sz w:val="20"/>
                <w:szCs w:val="20"/>
              </w:rPr>
            </w:pPr>
            <w:r>
              <w:rPr>
                <w:rFonts w:asciiTheme="majorBidi" w:hAnsiTheme="majorBidi" w:cstheme="majorBidi"/>
                <w:sz w:val="20"/>
                <w:szCs w:val="20"/>
              </w:rPr>
              <w:t xml:space="preserve">Créer les </w:t>
            </w:r>
            <w:proofErr w:type="spellStart"/>
            <w:r>
              <w:rPr>
                <w:rFonts w:asciiTheme="majorBidi" w:hAnsiTheme="majorBidi" w:cstheme="majorBidi"/>
                <w:sz w:val="20"/>
                <w:szCs w:val="20"/>
              </w:rPr>
              <w:t>IHMs</w:t>
            </w:r>
            <w:proofErr w:type="spellEnd"/>
            <w:r>
              <w:rPr>
                <w:rFonts w:asciiTheme="majorBidi" w:hAnsiTheme="majorBidi" w:cstheme="majorBidi"/>
                <w:sz w:val="20"/>
                <w:szCs w:val="20"/>
              </w:rPr>
              <w:t>.</w:t>
            </w:r>
          </w:p>
        </w:tc>
        <w:tc>
          <w:tcPr>
            <w:tcW w:w="1270" w:type="dxa"/>
            <w:vMerge w:val="restart"/>
            <w:tcBorders>
              <w:top w:val="single" w:sz="4" w:space="0" w:color="auto"/>
              <w:left w:val="single" w:sz="4" w:space="0" w:color="auto"/>
              <w:bottom w:val="single" w:sz="4" w:space="0" w:color="auto"/>
              <w:right w:val="single" w:sz="4" w:space="0" w:color="auto"/>
            </w:tcBorders>
          </w:tcPr>
          <w:p w14:paraId="0A8CB2EA" w14:textId="77777777" w:rsidR="00781B0D" w:rsidRPr="00BB6FA3" w:rsidRDefault="00781B0D" w:rsidP="000B59EB">
            <w:pPr>
              <w:spacing w:line="360" w:lineRule="auto"/>
              <w:jc w:val="both"/>
              <w:rPr>
                <w:rFonts w:asciiTheme="majorBidi" w:hAnsiTheme="majorBidi" w:cstheme="majorBidi"/>
                <w:b/>
                <w:bCs/>
                <w:sz w:val="20"/>
                <w:szCs w:val="20"/>
              </w:rPr>
            </w:pPr>
          </w:p>
        </w:tc>
      </w:tr>
      <w:tr w:rsidR="00781B0D" w:rsidRPr="00BB6FA3" w14:paraId="23FF78B8" w14:textId="77777777" w:rsidTr="005750A7">
        <w:trPr>
          <w:trHeight w:val="288"/>
        </w:trPr>
        <w:tc>
          <w:tcPr>
            <w:tcW w:w="2405"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49F24EF" w14:textId="77777777" w:rsidR="00781B0D" w:rsidRPr="0088523F" w:rsidRDefault="00781B0D" w:rsidP="000B59EB">
            <w:pPr>
              <w:spacing w:line="360" w:lineRule="auto"/>
              <w:jc w:val="both"/>
              <w:rPr>
                <w:rFonts w:asciiTheme="majorBidi" w:hAnsiTheme="majorBidi" w:cstheme="majorBidi"/>
                <w:b/>
                <w:bCs/>
                <w:sz w:val="20"/>
                <w:szCs w:val="20"/>
              </w:rPr>
            </w:pPr>
          </w:p>
        </w:tc>
        <w:tc>
          <w:tcPr>
            <w:tcW w:w="1418" w:type="dxa"/>
            <w:vMerge/>
            <w:tcBorders>
              <w:top w:val="single" w:sz="4" w:space="0" w:color="auto"/>
              <w:left w:val="single" w:sz="4" w:space="0" w:color="auto"/>
              <w:bottom w:val="single" w:sz="4" w:space="0" w:color="auto"/>
              <w:right w:val="single" w:sz="4" w:space="0" w:color="auto"/>
            </w:tcBorders>
          </w:tcPr>
          <w:p w14:paraId="0858AE55" w14:textId="77777777" w:rsidR="00781B0D" w:rsidRDefault="00781B0D" w:rsidP="000B59EB">
            <w:pPr>
              <w:spacing w:line="360" w:lineRule="auto"/>
              <w:jc w:val="both"/>
              <w:rPr>
                <w:rFonts w:asciiTheme="majorBidi" w:hAnsiTheme="majorBidi" w:cstheme="majorBidi"/>
                <w:sz w:val="20"/>
                <w:szCs w:val="20"/>
              </w:rPr>
            </w:pPr>
          </w:p>
        </w:tc>
        <w:tc>
          <w:tcPr>
            <w:tcW w:w="3969" w:type="dxa"/>
            <w:tcBorders>
              <w:top w:val="single" w:sz="4" w:space="0" w:color="auto"/>
              <w:left w:val="single" w:sz="4" w:space="0" w:color="auto"/>
              <w:bottom w:val="single" w:sz="4" w:space="0" w:color="auto"/>
              <w:right w:val="single" w:sz="4" w:space="0" w:color="auto"/>
            </w:tcBorders>
          </w:tcPr>
          <w:p w14:paraId="4D24AD9F" w14:textId="1D0DCBDF" w:rsidR="00781B0D" w:rsidRDefault="00781B0D" w:rsidP="000B59EB">
            <w:pPr>
              <w:spacing w:line="360" w:lineRule="auto"/>
              <w:jc w:val="both"/>
              <w:rPr>
                <w:rFonts w:asciiTheme="majorBidi" w:hAnsiTheme="majorBidi" w:cstheme="majorBidi"/>
                <w:sz w:val="20"/>
                <w:szCs w:val="20"/>
              </w:rPr>
            </w:pPr>
            <w:r>
              <w:rPr>
                <w:rFonts w:asciiTheme="majorBidi" w:hAnsiTheme="majorBidi" w:cstheme="majorBidi"/>
                <w:sz w:val="20"/>
                <w:szCs w:val="20"/>
              </w:rPr>
              <w:t>Rendre l’interface responsive.</w:t>
            </w:r>
          </w:p>
        </w:tc>
        <w:tc>
          <w:tcPr>
            <w:tcW w:w="1270" w:type="dxa"/>
            <w:vMerge/>
            <w:tcBorders>
              <w:top w:val="single" w:sz="4" w:space="0" w:color="auto"/>
              <w:left w:val="single" w:sz="4" w:space="0" w:color="auto"/>
              <w:bottom w:val="single" w:sz="4" w:space="0" w:color="auto"/>
              <w:right w:val="single" w:sz="4" w:space="0" w:color="auto"/>
            </w:tcBorders>
          </w:tcPr>
          <w:p w14:paraId="13259630" w14:textId="77777777" w:rsidR="00781B0D" w:rsidRPr="00BB6FA3" w:rsidRDefault="00781B0D" w:rsidP="000B59EB">
            <w:pPr>
              <w:spacing w:line="360" w:lineRule="auto"/>
              <w:jc w:val="both"/>
              <w:rPr>
                <w:rFonts w:asciiTheme="majorBidi" w:hAnsiTheme="majorBidi" w:cstheme="majorBidi"/>
                <w:b/>
                <w:bCs/>
                <w:sz w:val="20"/>
                <w:szCs w:val="20"/>
              </w:rPr>
            </w:pPr>
          </w:p>
        </w:tc>
      </w:tr>
      <w:tr w:rsidR="00781B0D" w:rsidRPr="00BB6FA3" w14:paraId="60408A1F" w14:textId="77777777" w:rsidTr="005750A7">
        <w:trPr>
          <w:trHeight w:val="192"/>
        </w:trPr>
        <w:tc>
          <w:tcPr>
            <w:tcW w:w="2405"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B9D3961" w14:textId="77777777" w:rsidR="00781B0D" w:rsidRPr="0088523F" w:rsidRDefault="00781B0D" w:rsidP="000B59EB">
            <w:pPr>
              <w:spacing w:line="360" w:lineRule="auto"/>
              <w:jc w:val="both"/>
              <w:rPr>
                <w:rFonts w:asciiTheme="majorBidi" w:hAnsiTheme="majorBidi" w:cstheme="majorBidi"/>
                <w:b/>
                <w:bCs/>
                <w:sz w:val="20"/>
                <w:szCs w:val="20"/>
              </w:rPr>
            </w:pPr>
          </w:p>
        </w:tc>
        <w:tc>
          <w:tcPr>
            <w:tcW w:w="1418" w:type="dxa"/>
            <w:vMerge/>
            <w:tcBorders>
              <w:top w:val="single" w:sz="4" w:space="0" w:color="auto"/>
              <w:left w:val="single" w:sz="4" w:space="0" w:color="auto"/>
              <w:bottom w:val="single" w:sz="4" w:space="0" w:color="auto"/>
              <w:right w:val="single" w:sz="4" w:space="0" w:color="auto"/>
            </w:tcBorders>
          </w:tcPr>
          <w:p w14:paraId="09AF3441" w14:textId="77777777" w:rsidR="00781B0D" w:rsidRDefault="00781B0D" w:rsidP="000B59EB">
            <w:pPr>
              <w:spacing w:line="360" w:lineRule="auto"/>
              <w:jc w:val="both"/>
              <w:rPr>
                <w:rFonts w:asciiTheme="majorBidi" w:hAnsiTheme="majorBidi" w:cstheme="majorBidi"/>
                <w:sz w:val="20"/>
                <w:szCs w:val="20"/>
              </w:rPr>
            </w:pPr>
          </w:p>
        </w:tc>
        <w:tc>
          <w:tcPr>
            <w:tcW w:w="3969" w:type="dxa"/>
            <w:tcBorders>
              <w:top w:val="single" w:sz="4" w:space="0" w:color="auto"/>
              <w:left w:val="single" w:sz="4" w:space="0" w:color="auto"/>
              <w:bottom w:val="single" w:sz="4" w:space="0" w:color="auto"/>
              <w:right w:val="single" w:sz="4" w:space="0" w:color="auto"/>
            </w:tcBorders>
          </w:tcPr>
          <w:p w14:paraId="21745863" w14:textId="32A7047B" w:rsidR="00781B0D" w:rsidRPr="00781B0D" w:rsidRDefault="00781B0D" w:rsidP="000B59EB">
            <w:pPr>
              <w:spacing w:line="360" w:lineRule="auto"/>
              <w:rPr>
                <w:rFonts w:asciiTheme="majorBidi" w:hAnsiTheme="majorBidi" w:cstheme="majorBidi"/>
                <w:sz w:val="20"/>
                <w:szCs w:val="20"/>
              </w:rPr>
            </w:pPr>
            <w:r>
              <w:rPr>
                <w:rFonts w:asciiTheme="majorBidi" w:hAnsiTheme="majorBidi" w:cstheme="majorBidi"/>
                <w:sz w:val="20"/>
                <w:szCs w:val="20"/>
              </w:rPr>
              <w:t xml:space="preserve">Créer la fonction d’affichage de </w:t>
            </w:r>
            <w:r w:rsidR="00353A41">
              <w:rPr>
                <w:rFonts w:asciiTheme="majorBidi" w:hAnsiTheme="majorBidi" w:cstheme="majorBidi"/>
                <w:sz w:val="20"/>
                <w:szCs w:val="20"/>
              </w:rPr>
              <w:t>profils.</w:t>
            </w:r>
          </w:p>
        </w:tc>
        <w:tc>
          <w:tcPr>
            <w:tcW w:w="1270" w:type="dxa"/>
            <w:vMerge/>
            <w:tcBorders>
              <w:top w:val="single" w:sz="4" w:space="0" w:color="auto"/>
              <w:left w:val="single" w:sz="4" w:space="0" w:color="auto"/>
              <w:bottom w:val="single" w:sz="4" w:space="0" w:color="auto"/>
              <w:right w:val="single" w:sz="4" w:space="0" w:color="auto"/>
            </w:tcBorders>
          </w:tcPr>
          <w:p w14:paraId="076F9F57" w14:textId="77777777" w:rsidR="00781B0D" w:rsidRPr="00BB6FA3" w:rsidRDefault="00781B0D" w:rsidP="000B59EB">
            <w:pPr>
              <w:spacing w:line="360" w:lineRule="auto"/>
              <w:jc w:val="both"/>
              <w:rPr>
                <w:rFonts w:asciiTheme="majorBidi" w:hAnsiTheme="majorBidi" w:cstheme="majorBidi"/>
                <w:b/>
                <w:bCs/>
                <w:sz w:val="20"/>
                <w:szCs w:val="20"/>
              </w:rPr>
            </w:pPr>
          </w:p>
        </w:tc>
      </w:tr>
      <w:tr w:rsidR="00A672C6" w:rsidRPr="00BB6FA3" w14:paraId="4068B54C" w14:textId="77777777" w:rsidTr="005750A7">
        <w:trPr>
          <w:trHeight w:val="120"/>
        </w:trPr>
        <w:tc>
          <w:tcPr>
            <w:tcW w:w="2405"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07BC80A" w14:textId="77777777" w:rsidR="00A672C6" w:rsidRDefault="00A672C6" w:rsidP="000B59EB">
            <w:pPr>
              <w:spacing w:line="360" w:lineRule="auto"/>
              <w:jc w:val="both"/>
              <w:rPr>
                <w:rFonts w:asciiTheme="majorBidi" w:hAnsiTheme="majorBidi" w:cstheme="majorBidi"/>
                <w:b/>
                <w:bCs/>
                <w:sz w:val="20"/>
                <w:szCs w:val="20"/>
              </w:rPr>
            </w:pPr>
          </w:p>
          <w:p w14:paraId="2AD3C29B" w14:textId="77777777" w:rsidR="00A672C6" w:rsidRDefault="00A672C6" w:rsidP="000B59EB">
            <w:pPr>
              <w:spacing w:line="360" w:lineRule="auto"/>
              <w:jc w:val="both"/>
              <w:rPr>
                <w:rFonts w:asciiTheme="majorBidi" w:hAnsiTheme="majorBidi" w:cstheme="majorBidi"/>
                <w:b/>
                <w:bCs/>
                <w:sz w:val="20"/>
                <w:szCs w:val="20"/>
              </w:rPr>
            </w:pPr>
          </w:p>
          <w:p w14:paraId="062D3EC8" w14:textId="77777777" w:rsidR="00A672C6" w:rsidRDefault="00A672C6" w:rsidP="000B59EB">
            <w:pPr>
              <w:spacing w:line="360" w:lineRule="auto"/>
              <w:jc w:val="both"/>
              <w:rPr>
                <w:rFonts w:asciiTheme="majorBidi" w:hAnsiTheme="majorBidi" w:cstheme="majorBidi"/>
                <w:b/>
                <w:bCs/>
                <w:sz w:val="20"/>
                <w:szCs w:val="20"/>
              </w:rPr>
            </w:pPr>
          </w:p>
          <w:p w14:paraId="53A7DA07" w14:textId="77777777" w:rsidR="00A672C6" w:rsidRDefault="00A672C6" w:rsidP="000B59EB">
            <w:pPr>
              <w:spacing w:line="360" w:lineRule="auto"/>
              <w:jc w:val="both"/>
              <w:rPr>
                <w:rFonts w:asciiTheme="majorBidi" w:hAnsiTheme="majorBidi" w:cstheme="majorBidi"/>
                <w:b/>
                <w:bCs/>
                <w:sz w:val="20"/>
                <w:szCs w:val="20"/>
              </w:rPr>
            </w:pPr>
          </w:p>
          <w:p w14:paraId="424FBF05" w14:textId="77777777" w:rsidR="00A672C6" w:rsidRDefault="00A672C6" w:rsidP="000B59EB">
            <w:pPr>
              <w:spacing w:line="360" w:lineRule="auto"/>
              <w:jc w:val="both"/>
              <w:rPr>
                <w:rFonts w:asciiTheme="majorBidi" w:hAnsiTheme="majorBidi" w:cstheme="majorBidi"/>
                <w:b/>
                <w:bCs/>
                <w:sz w:val="20"/>
                <w:szCs w:val="20"/>
              </w:rPr>
            </w:pPr>
          </w:p>
          <w:p w14:paraId="6677DEAC" w14:textId="77777777" w:rsidR="00A672C6" w:rsidRDefault="00A672C6" w:rsidP="000B59EB">
            <w:pPr>
              <w:spacing w:line="360" w:lineRule="auto"/>
              <w:jc w:val="both"/>
              <w:rPr>
                <w:rFonts w:asciiTheme="majorBidi" w:hAnsiTheme="majorBidi" w:cstheme="majorBidi"/>
                <w:b/>
                <w:bCs/>
                <w:sz w:val="20"/>
                <w:szCs w:val="20"/>
              </w:rPr>
            </w:pPr>
          </w:p>
          <w:p w14:paraId="4EA18DBD" w14:textId="77777777" w:rsidR="00A672C6" w:rsidRDefault="00A672C6" w:rsidP="000B59EB">
            <w:pPr>
              <w:spacing w:line="360" w:lineRule="auto"/>
              <w:jc w:val="both"/>
              <w:rPr>
                <w:rFonts w:asciiTheme="majorBidi" w:hAnsiTheme="majorBidi" w:cstheme="majorBidi"/>
                <w:b/>
                <w:bCs/>
                <w:sz w:val="20"/>
                <w:szCs w:val="20"/>
              </w:rPr>
            </w:pPr>
          </w:p>
          <w:p w14:paraId="4B1A8AD6" w14:textId="77777777" w:rsidR="00A672C6" w:rsidRDefault="00A672C6" w:rsidP="000B59EB">
            <w:pPr>
              <w:spacing w:line="360" w:lineRule="auto"/>
              <w:jc w:val="both"/>
              <w:rPr>
                <w:rFonts w:asciiTheme="majorBidi" w:hAnsiTheme="majorBidi" w:cstheme="majorBidi"/>
                <w:b/>
                <w:bCs/>
                <w:sz w:val="20"/>
                <w:szCs w:val="20"/>
              </w:rPr>
            </w:pPr>
          </w:p>
          <w:p w14:paraId="57ED8FD0" w14:textId="26C7692C" w:rsidR="00A672C6" w:rsidRPr="0088523F" w:rsidRDefault="00A672C6" w:rsidP="000B59EB">
            <w:pPr>
              <w:spacing w:line="360" w:lineRule="auto"/>
              <w:jc w:val="both"/>
              <w:rPr>
                <w:rFonts w:asciiTheme="majorBidi" w:hAnsiTheme="majorBidi" w:cstheme="majorBidi"/>
                <w:b/>
                <w:bCs/>
                <w:sz w:val="20"/>
                <w:szCs w:val="20"/>
              </w:rPr>
            </w:pPr>
            <w:r>
              <w:rPr>
                <w:rFonts w:asciiTheme="majorBidi" w:hAnsiTheme="majorBidi" w:cstheme="majorBidi"/>
                <w:b/>
                <w:bCs/>
                <w:sz w:val="20"/>
                <w:szCs w:val="20"/>
              </w:rPr>
              <w:t xml:space="preserve">Gestion des postes </w:t>
            </w:r>
          </w:p>
        </w:tc>
        <w:tc>
          <w:tcPr>
            <w:tcW w:w="1418" w:type="dxa"/>
            <w:vMerge w:val="restart"/>
            <w:tcBorders>
              <w:top w:val="single" w:sz="4" w:space="0" w:color="auto"/>
              <w:left w:val="single" w:sz="4" w:space="0" w:color="auto"/>
              <w:bottom w:val="single" w:sz="4" w:space="0" w:color="auto"/>
              <w:right w:val="single" w:sz="4" w:space="0" w:color="auto"/>
            </w:tcBorders>
          </w:tcPr>
          <w:p w14:paraId="4FB2F554" w14:textId="6241B20C" w:rsidR="00A672C6" w:rsidRPr="00BB6FA3" w:rsidRDefault="00A672C6" w:rsidP="000B59EB">
            <w:pPr>
              <w:spacing w:line="360" w:lineRule="auto"/>
              <w:jc w:val="both"/>
              <w:rPr>
                <w:rFonts w:asciiTheme="majorBidi" w:hAnsiTheme="majorBidi" w:cstheme="majorBidi"/>
                <w:sz w:val="20"/>
                <w:szCs w:val="20"/>
              </w:rPr>
            </w:pPr>
            <w:r>
              <w:rPr>
                <w:rFonts w:asciiTheme="majorBidi" w:hAnsiTheme="majorBidi" w:cstheme="majorBidi"/>
                <w:sz w:val="20"/>
                <w:szCs w:val="20"/>
              </w:rPr>
              <w:t xml:space="preserve">Consulter les postes </w:t>
            </w:r>
          </w:p>
        </w:tc>
        <w:tc>
          <w:tcPr>
            <w:tcW w:w="3969" w:type="dxa"/>
            <w:tcBorders>
              <w:top w:val="single" w:sz="4" w:space="0" w:color="auto"/>
              <w:left w:val="single" w:sz="4" w:space="0" w:color="auto"/>
              <w:bottom w:val="single" w:sz="4" w:space="0" w:color="auto"/>
              <w:right w:val="single" w:sz="4" w:space="0" w:color="auto"/>
            </w:tcBorders>
          </w:tcPr>
          <w:p w14:paraId="1F7A7E65" w14:textId="43C186D8" w:rsidR="00A672C6" w:rsidRDefault="00A672C6"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 xml:space="preserve">Créer les </w:t>
            </w:r>
            <w:proofErr w:type="spellStart"/>
            <w:r w:rsidRPr="00BB6FA3">
              <w:rPr>
                <w:rFonts w:asciiTheme="majorBidi" w:hAnsiTheme="majorBidi" w:cstheme="majorBidi"/>
                <w:sz w:val="20"/>
                <w:szCs w:val="20"/>
              </w:rPr>
              <w:t>IHMs</w:t>
            </w:r>
            <w:proofErr w:type="spellEnd"/>
            <w:r w:rsidRPr="00BB6FA3">
              <w:rPr>
                <w:rFonts w:asciiTheme="majorBidi" w:hAnsiTheme="majorBidi" w:cstheme="majorBidi"/>
                <w:sz w:val="20"/>
                <w:szCs w:val="20"/>
              </w:rPr>
              <w:t>.</w:t>
            </w:r>
          </w:p>
        </w:tc>
        <w:tc>
          <w:tcPr>
            <w:tcW w:w="1270" w:type="dxa"/>
            <w:vMerge w:val="restart"/>
            <w:tcBorders>
              <w:top w:val="single" w:sz="4" w:space="0" w:color="auto"/>
              <w:left w:val="single" w:sz="4" w:space="0" w:color="auto"/>
              <w:bottom w:val="single" w:sz="4" w:space="0" w:color="auto"/>
              <w:right w:val="single" w:sz="4" w:space="0" w:color="auto"/>
            </w:tcBorders>
          </w:tcPr>
          <w:p w14:paraId="394FAB3A" w14:textId="77777777" w:rsidR="00A672C6" w:rsidRPr="00BB6FA3" w:rsidRDefault="00A672C6" w:rsidP="000B59EB">
            <w:pPr>
              <w:spacing w:line="360" w:lineRule="auto"/>
              <w:jc w:val="both"/>
              <w:rPr>
                <w:rFonts w:asciiTheme="majorBidi" w:hAnsiTheme="majorBidi" w:cstheme="majorBidi"/>
                <w:b/>
                <w:bCs/>
                <w:sz w:val="20"/>
                <w:szCs w:val="20"/>
              </w:rPr>
            </w:pPr>
          </w:p>
        </w:tc>
      </w:tr>
      <w:tr w:rsidR="00A672C6" w:rsidRPr="00BB6FA3" w14:paraId="4C6AC70F" w14:textId="77777777" w:rsidTr="005750A7">
        <w:trPr>
          <w:trHeight w:val="132"/>
        </w:trPr>
        <w:tc>
          <w:tcPr>
            <w:tcW w:w="2405"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6B9B81" w14:textId="77777777" w:rsidR="00A672C6" w:rsidRDefault="00A672C6" w:rsidP="000B59EB">
            <w:pPr>
              <w:spacing w:line="360" w:lineRule="auto"/>
              <w:jc w:val="both"/>
              <w:rPr>
                <w:rFonts w:asciiTheme="majorBidi" w:hAnsiTheme="majorBidi" w:cstheme="majorBidi"/>
                <w:b/>
                <w:bCs/>
                <w:sz w:val="20"/>
                <w:szCs w:val="20"/>
              </w:rPr>
            </w:pPr>
          </w:p>
        </w:tc>
        <w:tc>
          <w:tcPr>
            <w:tcW w:w="1418" w:type="dxa"/>
            <w:vMerge/>
            <w:tcBorders>
              <w:top w:val="single" w:sz="4" w:space="0" w:color="auto"/>
              <w:left w:val="single" w:sz="4" w:space="0" w:color="auto"/>
              <w:bottom w:val="single" w:sz="4" w:space="0" w:color="auto"/>
              <w:right w:val="single" w:sz="4" w:space="0" w:color="auto"/>
            </w:tcBorders>
          </w:tcPr>
          <w:p w14:paraId="3C399A2D" w14:textId="77777777" w:rsidR="00A672C6" w:rsidRPr="00BB6FA3" w:rsidRDefault="00A672C6" w:rsidP="000B59EB">
            <w:pPr>
              <w:spacing w:line="360" w:lineRule="auto"/>
              <w:jc w:val="both"/>
              <w:rPr>
                <w:rFonts w:asciiTheme="majorBidi" w:hAnsiTheme="majorBidi" w:cstheme="majorBidi"/>
                <w:sz w:val="20"/>
                <w:szCs w:val="20"/>
              </w:rPr>
            </w:pPr>
          </w:p>
        </w:tc>
        <w:tc>
          <w:tcPr>
            <w:tcW w:w="3969" w:type="dxa"/>
            <w:tcBorders>
              <w:top w:val="single" w:sz="4" w:space="0" w:color="auto"/>
              <w:left w:val="single" w:sz="4" w:space="0" w:color="auto"/>
              <w:bottom w:val="single" w:sz="4" w:space="0" w:color="auto"/>
              <w:right w:val="single" w:sz="4" w:space="0" w:color="auto"/>
            </w:tcBorders>
          </w:tcPr>
          <w:p w14:paraId="08DC82FF" w14:textId="725EEAA7" w:rsidR="00A672C6" w:rsidRDefault="00A672C6"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Rendre l’interface responsive.</w:t>
            </w:r>
          </w:p>
        </w:tc>
        <w:tc>
          <w:tcPr>
            <w:tcW w:w="1270" w:type="dxa"/>
            <w:vMerge/>
            <w:tcBorders>
              <w:top w:val="single" w:sz="4" w:space="0" w:color="auto"/>
              <w:left w:val="single" w:sz="4" w:space="0" w:color="auto"/>
              <w:bottom w:val="single" w:sz="4" w:space="0" w:color="auto"/>
              <w:right w:val="single" w:sz="4" w:space="0" w:color="auto"/>
            </w:tcBorders>
          </w:tcPr>
          <w:p w14:paraId="0E9A3187" w14:textId="77777777" w:rsidR="00A672C6" w:rsidRPr="00BB6FA3" w:rsidRDefault="00A672C6" w:rsidP="000B59EB">
            <w:pPr>
              <w:spacing w:line="360" w:lineRule="auto"/>
              <w:jc w:val="both"/>
              <w:rPr>
                <w:rFonts w:asciiTheme="majorBidi" w:hAnsiTheme="majorBidi" w:cstheme="majorBidi"/>
                <w:b/>
                <w:bCs/>
                <w:sz w:val="20"/>
                <w:szCs w:val="20"/>
              </w:rPr>
            </w:pPr>
          </w:p>
        </w:tc>
      </w:tr>
      <w:tr w:rsidR="00A672C6" w:rsidRPr="00BB6FA3" w14:paraId="56AC5674" w14:textId="77777777" w:rsidTr="005750A7">
        <w:trPr>
          <w:trHeight w:val="204"/>
        </w:trPr>
        <w:tc>
          <w:tcPr>
            <w:tcW w:w="2405"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6B03B03" w14:textId="77777777" w:rsidR="00A672C6" w:rsidRDefault="00A672C6" w:rsidP="000B59EB">
            <w:pPr>
              <w:spacing w:line="360" w:lineRule="auto"/>
              <w:jc w:val="both"/>
              <w:rPr>
                <w:rFonts w:asciiTheme="majorBidi" w:hAnsiTheme="majorBidi" w:cstheme="majorBidi"/>
                <w:b/>
                <w:bCs/>
                <w:sz w:val="20"/>
                <w:szCs w:val="20"/>
              </w:rPr>
            </w:pPr>
          </w:p>
        </w:tc>
        <w:tc>
          <w:tcPr>
            <w:tcW w:w="1418" w:type="dxa"/>
            <w:vMerge/>
            <w:tcBorders>
              <w:top w:val="single" w:sz="4" w:space="0" w:color="auto"/>
              <w:left w:val="single" w:sz="4" w:space="0" w:color="auto"/>
              <w:bottom w:val="single" w:sz="4" w:space="0" w:color="auto"/>
              <w:right w:val="single" w:sz="4" w:space="0" w:color="auto"/>
            </w:tcBorders>
          </w:tcPr>
          <w:p w14:paraId="41D4C18C" w14:textId="77777777" w:rsidR="00A672C6" w:rsidRPr="00BB6FA3" w:rsidRDefault="00A672C6" w:rsidP="000B59EB">
            <w:pPr>
              <w:spacing w:line="360" w:lineRule="auto"/>
              <w:jc w:val="both"/>
              <w:rPr>
                <w:rFonts w:asciiTheme="majorBidi" w:hAnsiTheme="majorBidi" w:cstheme="majorBidi"/>
                <w:sz w:val="20"/>
                <w:szCs w:val="20"/>
              </w:rPr>
            </w:pPr>
          </w:p>
        </w:tc>
        <w:tc>
          <w:tcPr>
            <w:tcW w:w="3969" w:type="dxa"/>
            <w:tcBorders>
              <w:top w:val="single" w:sz="4" w:space="0" w:color="auto"/>
              <w:left w:val="single" w:sz="4" w:space="0" w:color="auto"/>
              <w:bottom w:val="single" w:sz="4" w:space="0" w:color="auto"/>
              <w:right w:val="single" w:sz="4" w:space="0" w:color="auto"/>
            </w:tcBorders>
          </w:tcPr>
          <w:p w14:paraId="1A120170" w14:textId="3E5CEEDF" w:rsidR="00A672C6" w:rsidRDefault="00A672C6"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Créer la fonctionnalité d’affichage de postes.</w:t>
            </w:r>
          </w:p>
        </w:tc>
        <w:tc>
          <w:tcPr>
            <w:tcW w:w="1270" w:type="dxa"/>
            <w:vMerge/>
            <w:tcBorders>
              <w:top w:val="single" w:sz="4" w:space="0" w:color="auto"/>
              <w:left w:val="single" w:sz="4" w:space="0" w:color="auto"/>
              <w:bottom w:val="single" w:sz="4" w:space="0" w:color="auto"/>
              <w:right w:val="single" w:sz="4" w:space="0" w:color="auto"/>
            </w:tcBorders>
          </w:tcPr>
          <w:p w14:paraId="3FCDD68B" w14:textId="77777777" w:rsidR="00A672C6" w:rsidRPr="00BB6FA3" w:rsidRDefault="00A672C6" w:rsidP="000B59EB">
            <w:pPr>
              <w:spacing w:line="360" w:lineRule="auto"/>
              <w:jc w:val="both"/>
              <w:rPr>
                <w:rFonts w:asciiTheme="majorBidi" w:hAnsiTheme="majorBidi" w:cstheme="majorBidi"/>
                <w:b/>
                <w:bCs/>
                <w:sz w:val="20"/>
                <w:szCs w:val="20"/>
              </w:rPr>
            </w:pPr>
          </w:p>
        </w:tc>
      </w:tr>
      <w:tr w:rsidR="00A672C6" w:rsidRPr="00BB6FA3" w14:paraId="40609DFC" w14:textId="77777777" w:rsidTr="005750A7">
        <w:trPr>
          <w:trHeight w:val="156"/>
        </w:trPr>
        <w:tc>
          <w:tcPr>
            <w:tcW w:w="2405"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1761CEA" w14:textId="77777777" w:rsidR="00A672C6" w:rsidRDefault="00A672C6" w:rsidP="000B59EB">
            <w:pPr>
              <w:spacing w:line="360" w:lineRule="auto"/>
              <w:jc w:val="both"/>
              <w:rPr>
                <w:rFonts w:asciiTheme="majorBidi" w:hAnsiTheme="majorBidi" w:cstheme="majorBidi"/>
                <w:b/>
                <w:bCs/>
                <w:sz w:val="20"/>
                <w:szCs w:val="20"/>
              </w:rPr>
            </w:pPr>
          </w:p>
        </w:tc>
        <w:tc>
          <w:tcPr>
            <w:tcW w:w="1418" w:type="dxa"/>
            <w:vMerge w:val="restart"/>
            <w:tcBorders>
              <w:top w:val="single" w:sz="4" w:space="0" w:color="auto"/>
              <w:left w:val="single" w:sz="4" w:space="0" w:color="auto"/>
              <w:bottom w:val="single" w:sz="4" w:space="0" w:color="auto"/>
              <w:right w:val="single" w:sz="4" w:space="0" w:color="auto"/>
            </w:tcBorders>
          </w:tcPr>
          <w:p w14:paraId="7B3FF679" w14:textId="1253EBD2" w:rsidR="00A672C6" w:rsidRPr="00BB6FA3" w:rsidRDefault="00A672C6" w:rsidP="000B59EB">
            <w:pPr>
              <w:spacing w:line="360" w:lineRule="auto"/>
              <w:jc w:val="both"/>
              <w:rPr>
                <w:rFonts w:asciiTheme="majorBidi" w:hAnsiTheme="majorBidi" w:cstheme="majorBidi"/>
                <w:sz w:val="20"/>
                <w:szCs w:val="20"/>
              </w:rPr>
            </w:pPr>
            <w:r w:rsidRPr="00A6247A">
              <w:rPr>
                <w:rFonts w:asciiTheme="majorBidi" w:hAnsiTheme="majorBidi" w:cstheme="majorBidi"/>
                <w:sz w:val="20"/>
                <w:szCs w:val="20"/>
              </w:rPr>
              <w:t>Mettre à jour les postes</w:t>
            </w:r>
          </w:p>
        </w:tc>
        <w:tc>
          <w:tcPr>
            <w:tcW w:w="3969" w:type="dxa"/>
            <w:tcBorders>
              <w:top w:val="single" w:sz="4" w:space="0" w:color="auto"/>
              <w:left w:val="single" w:sz="4" w:space="0" w:color="auto"/>
              <w:bottom w:val="single" w:sz="4" w:space="0" w:color="auto"/>
              <w:right w:val="single" w:sz="4" w:space="0" w:color="auto"/>
            </w:tcBorders>
          </w:tcPr>
          <w:p w14:paraId="5FDF8C5F" w14:textId="611347E5" w:rsidR="00A672C6" w:rsidRDefault="00A672C6"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 xml:space="preserve">Créer les </w:t>
            </w:r>
            <w:proofErr w:type="spellStart"/>
            <w:r w:rsidRPr="00BB6FA3">
              <w:rPr>
                <w:rFonts w:asciiTheme="majorBidi" w:hAnsiTheme="majorBidi" w:cstheme="majorBidi"/>
                <w:sz w:val="20"/>
                <w:szCs w:val="20"/>
              </w:rPr>
              <w:t>IHMs</w:t>
            </w:r>
            <w:proofErr w:type="spellEnd"/>
            <w:r w:rsidRPr="00BB6FA3">
              <w:rPr>
                <w:rFonts w:asciiTheme="majorBidi" w:hAnsiTheme="majorBidi" w:cstheme="majorBidi"/>
                <w:sz w:val="20"/>
                <w:szCs w:val="20"/>
              </w:rPr>
              <w:t>.</w:t>
            </w:r>
          </w:p>
        </w:tc>
        <w:tc>
          <w:tcPr>
            <w:tcW w:w="1270" w:type="dxa"/>
            <w:vMerge/>
            <w:tcBorders>
              <w:top w:val="single" w:sz="4" w:space="0" w:color="auto"/>
              <w:left w:val="single" w:sz="4" w:space="0" w:color="auto"/>
              <w:bottom w:val="single" w:sz="4" w:space="0" w:color="auto"/>
              <w:right w:val="single" w:sz="4" w:space="0" w:color="auto"/>
            </w:tcBorders>
          </w:tcPr>
          <w:p w14:paraId="1E1901A3" w14:textId="77777777" w:rsidR="00A672C6" w:rsidRPr="00BB6FA3" w:rsidRDefault="00A672C6" w:rsidP="000B59EB">
            <w:pPr>
              <w:spacing w:line="360" w:lineRule="auto"/>
              <w:jc w:val="both"/>
              <w:rPr>
                <w:rFonts w:asciiTheme="majorBidi" w:hAnsiTheme="majorBidi" w:cstheme="majorBidi"/>
                <w:b/>
                <w:bCs/>
                <w:sz w:val="20"/>
                <w:szCs w:val="20"/>
              </w:rPr>
            </w:pPr>
          </w:p>
        </w:tc>
      </w:tr>
      <w:tr w:rsidR="00A672C6" w:rsidRPr="00BB6FA3" w14:paraId="516A51BF" w14:textId="77777777" w:rsidTr="005750A7">
        <w:trPr>
          <w:trHeight w:val="81"/>
        </w:trPr>
        <w:tc>
          <w:tcPr>
            <w:tcW w:w="2405"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EB7B055" w14:textId="77777777" w:rsidR="00A672C6" w:rsidRDefault="00A672C6" w:rsidP="000B59EB">
            <w:pPr>
              <w:spacing w:line="360" w:lineRule="auto"/>
              <w:jc w:val="both"/>
              <w:rPr>
                <w:rFonts w:asciiTheme="majorBidi" w:hAnsiTheme="majorBidi" w:cstheme="majorBidi"/>
                <w:b/>
                <w:bCs/>
                <w:sz w:val="20"/>
                <w:szCs w:val="20"/>
              </w:rPr>
            </w:pPr>
          </w:p>
        </w:tc>
        <w:tc>
          <w:tcPr>
            <w:tcW w:w="1418" w:type="dxa"/>
            <w:vMerge/>
            <w:tcBorders>
              <w:top w:val="single" w:sz="4" w:space="0" w:color="auto"/>
              <w:left w:val="single" w:sz="4" w:space="0" w:color="auto"/>
              <w:bottom w:val="single" w:sz="4" w:space="0" w:color="auto"/>
              <w:right w:val="single" w:sz="4" w:space="0" w:color="auto"/>
            </w:tcBorders>
          </w:tcPr>
          <w:p w14:paraId="37F464ED" w14:textId="77777777" w:rsidR="00A672C6" w:rsidRPr="00BB6FA3" w:rsidRDefault="00A672C6" w:rsidP="000B59EB">
            <w:pPr>
              <w:spacing w:line="360" w:lineRule="auto"/>
              <w:jc w:val="both"/>
              <w:rPr>
                <w:rFonts w:asciiTheme="majorBidi" w:hAnsiTheme="majorBidi" w:cstheme="majorBidi"/>
                <w:sz w:val="20"/>
                <w:szCs w:val="20"/>
              </w:rPr>
            </w:pPr>
          </w:p>
        </w:tc>
        <w:tc>
          <w:tcPr>
            <w:tcW w:w="3969" w:type="dxa"/>
            <w:tcBorders>
              <w:top w:val="single" w:sz="4" w:space="0" w:color="auto"/>
              <w:left w:val="single" w:sz="4" w:space="0" w:color="auto"/>
              <w:bottom w:val="single" w:sz="4" w:space="0" w:color="auto"/>
              <w:right w:val="single" w:sz="4" w:space="0" w:color="auto"/>
            </w:tcBorders>
          </w:tcPr>
          <w:p w14:paraId="35D0ACD8" w14:textId="1722C2BC" w:rsidR="00A672C6" w:rsidRDefault="00A672C6"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Rendre l’interface responsive.</w:t>
            </w:r>
          </w:p>
        </w:tc>
        <w:tc>
          <w:tcPr>
            <w:tcW w:w="1270" w:type="dxa"/>
            <w:vMerge/>
            <w:tcBorders>
              <w:top w:val="single" w:sz="4" w:space="0" w:color="auto"/>
              <w:left w:val="single" w:sz="4" w:space="0" w:color="auto"/>
              <w:bottom w:val="single" w:sz="4" w:space="0" w:color="auto"/>
              <w:right w:val="single" w:sz="4" w:space="0" w:color="auto"/>
            </w:tcBorders>
          </w:tcPr>
          <w:p w14:paraId="21839EA8" w14:textId="77777777" w:rsidR="00A672C6" w:rsidRPr="00BB6FA3" w:rsidRDefault="00A672C6" w:rsidP="000B59EB">
            <w:pPr>
              <w:spacing w:line="360" w:lineRule="auto"/>
              <w:jc w:val="both"/>
              <w:rPr>
                <w:rFonts w:asciiTheme="majorBidi" w:hAnsiTheme="majorBidi" w:cstheme="majorBidi"/>
                <w:b/>
                <w:bCs/>
                <w:sz w:val="20"/>
                <w:szCs w:val="20"/>
              </w:rPr>
            </w:pPr>
          </w:p>
        </w:tc>
      </w:tr>
      <w:tr w:rsidR="00A672C6" w:rsidRPr="00BB6FA3" w14:paraId="24A06ED8" w14:textId="77777777" w:rsidTr="005750A7">
        <w:trPr>
          <w:trHeight w:val="624"/>
        </w:trPr>
        <w:tc>
          <w:tcPr>
            <w:tcW w:w="2405"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5755EEB" w14:textId="77777777" w:rsidR="00A672C6" w:rsidRDefault="00A672C6" w:rsidP="000B59EB">
            <w:pPr>
              <w:spacing w:line="360" w:lineRule="auto"/>
              <w:jc w:val="both"/>
              <w:rPr>
                <w:rFonts w:asciiTheme="majorBidi" w:hAnsiTheme="majorBidi" w:cstheme="majorBidi"/>
                <w:b/>
                <w:bCs/>
                <w:sz w:val="20"/>
                <w:szCs w:val="20"/>
              </w:rPr>
            </w:pPr>
          </w:p>
        </w:tc>
        <w:tc>
          <w:tcPr>
            <w:tcW w:w="1418" w:type="dxa"/>
            <w:vMerge/>
            <w:tcBorders>
              <w:top w:val="single" w:sz="4" w:space="0" w:color="auto"/>
              <w:left w:val="single" w:sz="4" w:space="0" w:color="auto"/>
              <w:bottom w:val="single" w:sz="4" w:space="0" w:color="auto"/>
              <w:right w:val="single" w:sz="4" w:space="0" w:color="auto"/>
            </w:tcBorders>
          </w:tcPr>
          <w:p w14:paraId="72C71F4E" w14:textId="77777777" w:rsidR="00A672C6" w:rsidRPr="00BB6FA3" w:rsidRDefault="00A672C6" w:rsidP="000B59EB">
            <w:pPr>
              <w:spacing w:line="360" w:lineRule="auto"/>
              <w:jc w:val="both"/>
              <w:rPr>
                <w:rFonts w:asciiTheme="majorBidi" w:hAnsiTheme="majorBidi" w:cstheme="majorBidi"/>
                <w:sz w:val="20"/>
                <w:szCs w:val="20"/>
              </w:rPr>
            </w:pPr>
          </w:p>
        </w:tc>
        <w:tc>
          <w:tcPr>
            <w:tcW w:w="3969" w:type="dxa"/>
            <w:tcBorders>
              <w:top w:val="single" w:sz="4" w:space="0" w:color="auto"/>
              <w:left w:val="single" w:sz="4" w:space="0" w:color="auto"/>
              <w:bottom w:val="single" w:sz="4" w:space="0" w:color="auto"/>
              <w:right w:val="single" w:sz="4" w:space="0" w:color="auto"/>
            </w:tcBorders>
          </w:tcPr>
          <w:p w14:paraId="5C08ED8B" w14:textId="35553BE6" w:rsidR="00A672C6" w:rsidRDefault="00A672C6"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Créer la fonctionnalité d’acceptation de poste</w:t>
            </w:r>
            <w:r>
              <w:rPr>
                <w:rFonts w:asciiTheme="majorBidi" w:hAnsiTheme="majorBidi" w:cstheme="majorBidi"/>
                <w:sz w:val="20"/>
                <w:szCs w:val="20"/>
              </w:rPr>
              <w:t xml:space="preserve"> et de suppression</w:t>
            </w:r>
            <w:r w:rsidRPr="00BB6FA3">
              <w:rPr>
                <w:rFonts w:asciiTheme="majorBidi" w:hAnsiTheme="majorBidi" w:cstheme="majorBidi"/>
                <w:sz w:val="20"/>
                <w:szCs w:val="20"/>
              </w:rPr>
              <w:t>.</w:t>
            </w:r>
          </w:p>
        </w:tc>
        <w:tc>
          <w:tcPr>
            <w:tcW w:w="1270" w:type="dxa"/>
            <w:vMerge/>
            <w:tcBorders>
              <w:top w:val="single" w:sz="4" w:space="0" w:color="auto"/>
              <w:left w:val="single" w:sz="4" w:space="0" w:color="auto"/>
              <w:bottom w:val="single" w:sz="4" w:space="0" w:color="auto"/>
              <w:right w:val="single" w:sz="4" w:space="0" w:color="auto"/>
            </w:tcBorders>
          </w:tcPr>
          <w:p w14:paraId="5D8DD139" w14:textId="77777777" w:rsidR="00A672C6" w:rsidRPr="00BB6FA3" w:rsidRDefault="00A672C6" w:rsidP="000B59EB">
            <w:pPr>
              <w:spacing w:line="360" w:lineRule="auto"/>
              <w:jc w:val="both"/>
              <w:rPr>
                <w:rFonts w:asciiTheme="majorBidi" w:hAnsiTheme="majorBidi" w:cstheme="majorBidi"/>
                <w:b/>
                <w:bCs/>
                <w:sz w:val="20"/>
                <w:szCs w:val="20"/>
              </w:rPr>
            </w:pPr>
          </w:p>
        </w:tc>
      </w:tr>
      <w:tr w:rsidR="00A672C6" w:rsidRPr="00BB6FA3" w14:paraId="570D582F" w14:textId="77777777" w:rsidTr="005750A7">
        <w:trPr>
          <w:trHeight w:val="204"/>
        </w:trPr>
        <w:tc>
          <w:tcPr>
            <w:tcW w:w="2405"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71A5E81" w14:textId="77777777" w:rsidR="00A672C6" w:rsidRDefault="00A672C6" w:rsidP="000B59EB">
            <w:pPr>
              <w:spacing w:line="360" w:lineRule="auto"/>
              <w:jc w:val="both"/>
              <w:rPr>
                <w:rFonts w:asciiTheme="majorBidi" w:hAnsiTheme="majorBidi" w:cstheme="majorBidi"/>
                <w:b/>
                <w:bCs/>
                <w:sz w:val="20"/>
                <w:szCs w:val="20"/>
              </w:rPr>
            </w:pPr>
          </w:p>
        </w:tc>
        <w:tc>
          <w:tcPr>
            <w:tcW w:w="1418" w:type="dxa"/>
            <w:vMerge w:val="restart"/>
            <w:tcBorders>
              <w:top w:val="single" w:sz="4" w:space="0" w:color="auto"/>
              <w:left w:val="single" w:sz="4" w:space="0" w:color="auto"/>
              <w:bottom w:val="single" w:sz="4" w:space="0" w:color="auto"/>
              <w:right w:val="single" w:sz="4" w:space="0" w:color="auto"/>
            </w:tcBorders>
          </w:tcPr>
          <w:p w14:paraId="69A82738" w14:textId="026FF343" w:rsidR="00A672C6" w:rsidRPr="00BB6FA3" w:rsidRDefault="00A672C6" w:rsidP="000B59EB">
            <w:pPr>
              <w:spacing w:line="360" w:lineRule="auto"/>
              <w:jc w:val="both"/>
              <w:rPr>
                <w:rFonts w:asciiTheme="majorBidi" w:hAnsiTheme="majorBidi" w:cstheme="majorBidi"/>
                <w:sz w:val="20"/>
                <w:szCs w:val="20"/>
              </w:rPr>
            </w:pPr>
            <w:r>
              <w:rPr>
                <w:rFonts w:asciiTheme="majorBidi" w:hAnsiTheme="majorBidi" w:cstheme="majorBidi"/>
                <w:sz w:val="20"/>
                <w:szCs w:val="20"/>
              </w:rPr>
              <w:t>Ajouter poste.</w:t>
            </w:r>
          </w:p>
        </w:tc>
        <w:tc>
          <w:tcPr>
            <w:tcW w:w="3969" w:type="dxa"/>
            <w:tcBorders>
              <w:top w:val="single" w:sz="4" w:space="0" w:color="auto"/>
              <w:left w:val="single" w:sz="4" w:space="0" w:color="auto"/>
              <w:bottom w:val="single" w:sz="4" w:space="0" w:color="auto"/>
              <w:right w:val="single" w:sz="4" w:space="0" w:color="auto"/>
            </w:tcBorders>
          </w:tcPr>
          <w:p w14:paraId="72F57D8F" w14:textId="3AABBA8B" w:rsidR="00A672C6" w:rsidRPr="00BB6FA3" w:rsidRDefault="00A672C6"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 xml:space="preserve">Créer les </w:t>
            </w:r>
            <w:proofErr w:type="spellStart"/>
            <w:r w:rsidRPr="00BB6FA3">
              <w:rPr>
                <w:rFonts w:asciiTheme="majorBidi" w:hAnsiTheme="majorBidi" w:cstheme="majorBidi"/>
                <w:sz w:val="20"/>
                <w:szCs w:val="20"/>
              </w:rPr>
              <w:t>IHMs</w:t>
            </w:r>
            <w:proofErr w:type="spellEnd"/>
            <w:r w:rsidRPr="00BB6FA3">
              <w:rPr>
                <w:rFonts w:asciiTheme="majorBidi" w:hAnsiTheme="majorBidi" w:cstheme="majorBidi"/>
                <w:sz w:val="20"/>
                <w:szCs w:val="20"/>
              </w:rPr>
              <w:t>.</w:t>
            </w:r>
          </w:p>
        </w:tc>
        <w:tc>
          <w:tcPr>
            <w:tcW w:w="1270" w:type="dxa"/>
            <w:vMerge/>
            <w:tcBorders>
              <w:top w:val="single" w:sz="4" w:space="0" w:color="auto"/>
              <w:left w:val="single" w:sz="4" w:space="0" w:color="auto"/>
              <w:bottom w:val="single" w:sz="4" w:space="0" w:color="auto"/>
              <w:right w:val="single" w:sz="4" w:space="0" w:color="auto"/>
            </w:tcBorders>
          </w:tcPr>
          <w:p w14:paraId="4EDEDE92" w14:textId="77777777" w:rsidR="00A672C6" w:rsidRPr="00BB6FA3" w:rsidRDefault="00A672C6" w:rsidP="000B59EB">
            <w:pPr>
              <w:spacing w:line="360" w:lineRule="auto"/>
              <w:jc w:val="both"/>
              <w:rPr>
                <w:rFonts w:asciiTheme="majorBidi" w:hAnsiTheme="majorBidi" w:cstheme="majorBidi"/>
                <w:b/>
                <w:bCs/>
                <w:sz w:val="20"/>
                <w:szCs w:val="20"/>
              </w:rPr>
            </w:pPr>
          </w:p>
        </w:tc>
      </w:tr>
      <w:tr w:rsidR="00A672C6" w:rsidRPr="00BB6FA3" w14:paraId="266BADFD" w14:textId="77777777" w:rsidTr="005750A7">
        <w:trPr>
          <w:trHeight w:val="240"/>
        </w:trPr>
        <w:tc>
          <w:tcPr>
            <w:tcW w:w="2405"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F55227B" w14:textId="77777777" w:rsidR="00A672C6" w:rsidRDefault="00A672C6" w:rsidP="000B59EB">
            <w:pPr>
              <w:spacing w:line="360" w:lineRule="auto"/>
              <w:jc w:val="both"/>
              <w:rPr>
                <w:rFonts w:asciiTheme="majorBidi" w:hAnsiTheme="majorBidi" w:cstheme="majorBidi"/>
                <w:b/>
                <w:bCs/>
                <w:sz w:val="20"/>
                <w:szCs w:val="20"/>
              </w:rPr>
            </w:pPr>
          </w:p>
        </w:tc>
        <w:tc>
          <w:tcPr>
            <w:tcW w:w="1418" w:type="dxa"/>
            <w:vMerge/>
            <w:tcBorders>
              <w:top w:val="single" w:sz="4" w:space="0" w:color="auto"/>
              <w:left w:val="single" w:sz="4" w:space="0" w:color="auto"/>
              <w:bottom w:val="single" w:sz="4" w:space="0" w:color="auto"/>
              <w:right w:val="single" w:sz="4" w:space="0" w:color="auto"/>
            </w:tcBorders>
          </w:tcPr>
          <w:p w14:paraId="5018812E" w14:textId="77777777" w:rsidR="00A672C6" w:rsidRDefault="00A672C6" w:rsidP="000B59EB">
            <w:pPr>
              <w:spacing w:line="360" w:lineRule="auto"/>
              <w:jc w:val="both"/>
              <w:rPr>
                <w:rFonts w:asciiTheme="majorBidi" w:hAnsiTheme="majorBidi" w:cstheme="majorBidi"/>
                <w:sz w:val="20"/>
                <w:szCs w:val="20"/>
              </w:rPr>
            </w:pPr>
          </w:p>
        </w:tc>
        <w:tc>
          <w:tcPr>
            <w:tcW w:w="3969" w:type="dxa"/>
            <w:tcBorders>
              <w:top w:val="single" w:sz="4" w:space="0" w:color="auto"/>
              <w:left w:val="single" w:sz="4" w:space="0" w:color="auto"/>
              <w:bottom w:val="single" w:sz="4" w:space="0" w:color="auto"/>
              <w:right w:val="single" w:sz="4" w:space="0" w:color="auto"/>
            </w:tcBorders>
          </w:tcPr>
          <w:p w14:paraId="572099E7" w14:textId="692042F5" w:rsidR="00A672C6" w:rsidRDefault="00A672C6"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Rendre l’interface responsive.</w:t>
            </w:r>
          </w:p>
        </w:tc>
        <w:tc>
          <w:tcPr>
            <w:tcW w:w="1270" w:type="dxa"/>
            <w:vMerge/>
            <w:tcBorders>
              <w:top w:val="single" w:sz="4" w:space="0" w:color="auto"/>
              <w:left w:val="single" w:sz="4" w:space="0" w:color="auto"/>
              <w:bottom w:val="single" w:sz="4" w:space="0" w:color="auto"/>
              <w:right w:val="single" w:sz="4" w:space="0" w:color="auto"/>
            </w:tcBorders>
          </w:tcPr>
          <w:p w14:paraId="18BD04BE" w14:textId="77777777" w:rsidR="00A672C6" w:rsidRPr="00BB6FA3" w:rsidRDefault="00A672C6" w:rsidP="000B59EB">
            <w:pPr>
              <w:spacing w:line="360" w:lineRule="auto"/>
              <w:jc w:val="both"/>
              <w:rPr>
                <w:rFonts w:asciiTheme="majorBidi" w:hAnsiTheme="majorBidi" w:cstheme="majorBidi"/>
                <w:b/>
                <w:bCs/>
                <w:sz w:val="20"/>
                <w:szCs w:val="20"/>
              </w:rPr>
            </w:pPr>
          </w:p>
        </w:tc>
      </w:tr>
      <w:tr w:rsidR="00A672C6" w:rsidRPr="00BB6FA3" w14:paraId="79263BAC" w14:textId="77777777" w:rsidTr="005750A7">
        <w:trPr>
          <w:trHeight w:val="228"/>
        </w:trPr>
        <w:tc>
          <w:tcPr>
            <w:tcW w:w="2405"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B558A54" w14:textId="77777777" w:rsidR="00A672C6" w:rsidRDefault="00A672C6" w:rsidP="000B59EB">
            <w:pPr>
              <w:spacing w:line="360" w:lineRule="auto"/>
              <w:jc w:val="both"/>
              <w:rPr>
                <w:rFonts w:asciiTheme="majorBidi" w:hAnsiTheme="majorBidi" w:cstheme="majorBidi"/>
                <w:b/>
                <w:bCs/>
                <w:sz w:val="20"/>
                <w:szCs w:val="20"/>
              </w:rPr>
            </w:pPr>
          </w:p>
        </w:tc>
        <w:tc>
          <w:tcPr>
            <w:tcW w:w="1418" w:type="dxa"/>
            <w:vMerge/>
            <w:tcBorders>
              <w:top w:val="single" w:sz="4" w:space="0" w:color="auto"/>
              <w:left w:val="single" w:sz="4" w:space="0" w:color="auto"/>
              <w:bottom w:val="single" w:sz="4" w:space="0" w:color="auto"/>
              <w:right w:val="single" w:sz="4" w:space="0" w:color="auto"/>
            </w:tcBorders>
          </w:tcPr>
          <w:p w14:paraId="5BA890EE" w14:textId="77777777" w:rsidR="00A672C6" w:rsidRDefault="00A672C6" w:rsidP="000B59EB">
            <w:pPr>
              <w:spacing w:line="360" w:lineRule="auto"/>
              <w:jc w:val="both"/>
              <w:rPr>
                <w:rFonts w:asciiTheme="majorBidi" w:hAnsiTheme="majorBidi" w:cstheme="majorBidi"/>
                <w:sz w:val="20"/>
                <w:szCs w:val="20"/>
              </w:rPr>
            </w:pPr>
          </w:p>
        </w:tc>
        <w:tc>
          <w:tcPr>
            <w:tcW w:w="3969" w:type="dxa"/>
            <w:tcBorders>
              <w:top w:val="single" w:sz="4" w:space="0" w:color="auto"/>
              <w:left w:val="single" w:sz="4" w:space="0" w:color="auto"/>
              <w:bottom w:val="single" w:sz="4" w:space="0" w:color="auto"/>
              <w:right w:val="single" w:sz="4" w:space="0" w:color="auto"/>
            </w:tcBorders>
          </w:tcPr>
          <w:p w14:paraId="6CCCE12F" w14:textId="054BF759" w:rsidR="00A672C6" w:rsidRDefault="00A672C6"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 xml:space="preserve">Créer la fonctionnalité </w:t>
            </w:r>
            <w:r>
              <w:rPr>
                <w:rFonts w:asciiTheme="majorBidi" w:hAnsiTheme="majorBidi" w:cstheme="majorBidi"/>
                <w:sz w:val="20"/>
                <w:szCs w:val="20"/>
              </w:rPr>
              <w:t>d’ajout d’une poste.</w:t>
            </w:r>
          </w:p>
        </w:tc>
        <w:tc>
          <w:tcPr>
            <w:tcW w:w="1270" w:type="dxa"/>
            <w:vMerge/>
            <w:tcBorders>
              <w:top w:val="single" w:sz="4" w:space="0" w:color="auto"/>
              <w:left w:val="single" w:sz="4" w:space="0" w:color="auto"/>
              <w:bottom w:val="single" w:sz="4" w:space="0" w:color="auto"/>
              <w:right w:val="single" w:sz="4" w:space="0" w:color="auto"/>
            </w:tcBorders>
          </w:tcPr>
          <w:p w14:paraId="0AE7C967" w14:textId="77777777" w:rsidR="00A672C6" w:rsidRPr="00BB6FA3" w:rsidRDefault="00A672C6" w:rsidP="000B59EB">
            <w:pPr>
              <w:spacing w:line="360" w:lineRule="auto"/>
              <w:jc w:val="both"/>
              <w:rPr>
                <w:rFonts w:asciiTheme="majorBidi" w:hAnsiTheme="majorBidi" w:cstheme="majorBidi"/>
                <w:b/>
                <w:bCs/>
                <w:sz w:val="20"/>
                <w:szCs w:val="20"/>
              </w:rPr>
            </w:pPr>
          </w:p>
        </w:tc>
      </w:tr>
      <w:tr w:rsidR="00A672C6" w:rsidRPr="00BB6FA3" w14:paraId="38C8AE6A" w14:textId="77777777" w:rsidTr="005750A7">
        <w:trPr>
          <w:trHeight w:val="192"/>
        </w:trPr>
        <w:tc>
          <w:tcPr>
            <w:tcW w:w="2405"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3578B0" w14:textId="77777777" w:rsidR="00A672C6" w:rsidRDefault="00A672C6" w:rsidP="000B59EB">
            <w:pPr>
              <w:spacing w:line="360" w:lineRule="auto"/>
              <w:jc w:val="both"/>
              <w:rPr>
                <w:rFonts w:asciiTheme="majorBidi" w:hAnsiTheme="majorBidi" w:cstheme="majorBidi"/>
                <w:b/>
                <w:bCs/>
                <w:sz w:val="20"/>
                <w:szCs w:val="20"/>
              </w:rPr>
            </w:pPr>
          </w:p>
        </w:tc>
        <w:tc>
          <w:tcPr>
            <w:tcW w:w="1418" w:type="dxa"/>
            <w:vMerge w:val="restart"/>
            <w:tcBorders>
              <w:top w:val="single" w:sz="4" w:space="0" w:color="auto"/>
              <w:left w:val="single" w:sz="4" w:space="0" w:color="auto"/>
              <w:bottom w:val="single" w:sz="4" w:space="0" w:color="auto"/>
              <w:right w:val="single" w:sz="4" w:space="0" w:color="auto"/>
            </w:tcBorders>
          </w:tcPr>
          <w:p w14:paraId="1F63FE23" w14:textId="47F585E2" w:rsidR="00A672C6" w:rsidRPr="00BB6FA3" w:rsidRDefault="00A672C6" w:rsidP="000B59EB">
            <w:pPr>
              <w:spacing w:line="360" w:lineRule="auto"/>
              <w:jc w:val="both"/>
              <w:rPr>
                <w:rFonts w:asciiTheme="majorBidi" w:hAnsiTheme="majorBidi" w:cstheme="majorBidi"/>
                <w:sz w:val="20"/>
                <w:szCs w:val="20"/>
              </w:rPr>
            </w:pPr>
            <w:r>
              <w:rPr>
                <w:rFonts w:asciiTheme="majorBidi" w:hAnsiTheme="majorBidi" w:cstheme="majorBidi"/>
                <w:sz w:val="20"/>
                <w:szCs w:val="20"/>
              </w:rPr>
              <w:t>Modifier poste.</w:t>
            </w:r>
          </w:p>
        </w:tc>
        <w:tc>
          <w:tcPr>
            <w:tcW w:w="3969" w:type="dxa"/>
            <w:tcBorders>
              <w:top w:val="single" w:sz="4" w:space="0" w:color="auto"/>
              <w:left w:val="single" w:sz="4" w:space="0" w:color="auto"/>
              <w:bottom w:val="single" w:sz="4" w:space="0" w:color="auto"/>
              <w:right w:val="single" w:sz="4" w:space="0" w:color="auto"/>
            </w:tcBorders>
          </w:tcPr>
          <w:p w14:paraId="5A19447A" w14:textId="02590ED4" w:rsidR="00A672C6" w:rsidRDefault="00A672C6"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 xml:space="preserve">Créer les </w:t>
            </w:r>
            <w:proofErr w:type="spellStart"/>
            <w:r w:rsidRPr="00BB6FA3">
              <w:rPr>
                <w:rFonts w:asciiTheme="majorBidi" w:hAnsiTheme="majorBidi" w:cstheme="majorBidi"/>
                <w:sz w:val="20"/>
                <w:szCs w:val="20"/>
              </w:rPr>
              <w:t>IHMs</w:t>
            </w:r>
            <w:proofErr w:type="spellEnd"/>
            <w:r w:rsidRPr="00BB6FA3">
              <w:rPr>
                <w:rFonts w:asciiTheme="majorBidi" w:hAnsiTheme="majorBidi" w:cstheme="majorBidi"/>
                <w:sz w:val="20"/>
                <w:szCs w:val="20"/>
              </w:rPr>
              <w:t>.</w:t>
            </w:r>
          </w:p>
        </w:tc>
        <w:tc>
          <w:tcPr>
            <w:tcW w:w="1270" w:type="dxa"/>
            <w:vMerge/>
            <w:tcBorders>
              <w:top w:val="single" w:sz="4" w:space="0" w:color="auto"/>
              <w:left w:val="single" w:sz="4" w:space="0" w:color="auto"/>
              <w:bottom w:val="single" w:sz="4" w:space="0" w:color="auto"/>
              <w:right w:val="single" w:sz="4" w:space="0" w:color="auto"/>
            </w:tcBorders>
          </w:tcPr>
          <w:p w14:paraId="1664EC44" w14:textId="77777777" w:rsidR="00A672C6" w:rsidRPr="00BB6FA3" w:rsidRDefault="00A672C6" w:rsidP="000B59EB">
            <w:pPr>
              <w:spacing w:line="360" w:lineRule="auto"/>
              <w:jc w:val="both"/>
              <w:rPr>
                <w:rFonts w:asciiTheme="majorBidi" w:hAnsiTheme="majorBidi" w:cstheme="majorBidi"/>
                <w:b/>
                <w:bCs/>
                <w:sz w:val="20"/>
                <w:szCs w:val="20"/>
              </w:rPr>
            </w:pPr>
          </w:p>
        </w:tc>
      </w:tr>
      <w:tr w:rsidR="00A672C6" w:rsidRPr="00BB6FA3" w14:paraId="56EBA69A" w14:textId="77777777" w:rsidTr="005750A7">
        <w:trPr>
          <w:trHeight w:val="252"/>
        </w:trPr>
        <w:tc>
          <w:tcPr>
            <w:tcW w:w="2405"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C1768BD" w14:textId="77777777" w:rsidR="00A672C6" w:rsidRDefault="00A672C6" w:rsidP="000B59EB">
            <w:pPr>
              <w:spacing w:line="360" w:lineRule="auto"/>
              <w:jc w:val="both"/>
              <w:rPr>
                <w:rFonts w:asciiTheme="majorBidi" w:hAnsiTheme="majorBidi" w:cstheme="majorBidi"/>
                <w:b/>
                <w:bCs/>
                <w:sz w:val="20"/>
                <w:szCs w:val="20"/>
              </w:rPr>
            </w:pPr>
          </w:p>
        </w:tc>
        <w:tc>
          <w:tcPr>
            <w:tcW w:w="1418" w:type="dxa"/>
            <w:vMerge/>
            <w:tcBorders>
              <w:top w:val="single" w:sz="4" w:space="0" w:color="auto"/>
              <w:left w:val="single" w:sz="4" w:space="0" w:color="auto"/>
              <w:bottom w:val="single" w:sz="4" w:space="0" w:color="auto"/>
              <w:right w:val="single" w:sz="4" w:space="0" w:color="auto"/>
            </w:tcBorders>
          </w:tcPr>
          <w:p w14:paraId="4919EC2F" w14:textId="77777777" w:rsidR="00A672C6" w:rsidRDefault="00A672C6" w:rsidP="000B59EB">
            <w:pPr>
              <w:spacing w:line="360" w:lineRule="auto"/>
              <w:jc w:val="both"/>
              <w:rPr>
                <w:rFonts w:asciiTheme="majorBidi" w:hAnsiTheme="majorBidi" w:cstheme="majorBidi"/>
                <w:sz w:val="20"/>
                <w:szCs w:val="20"/>
              </w:rPr>
            </w:pPr>
          </w:p>
        </w:tc>
        <w:tc>
          <w:tcPr>
            <w:tcW w:w="3969" w:type="dxa"/>
            <w:tcBorders>
              <w:top w:val="single" w:sz="4" w:space="0" w:color="auto"/>
              <w:left w:val="single" w:sz="4" w:space="0" w:color="auto"/>
              <w:bottom w:val="single" w:sz="4" w:space="0" w:color="auto"/>
              <w:right w:val="single" w:sz="4" w:space="0" w:color="auto"/>
            </w:tcBorders>
          </w:tcPr>
          <w:p w14:paraId="0286A0EB" w14:textId="2D9A9B88" w:rsidR="00A672C6" w:rsidRDefault="00A672C6"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Rendre l’interface responsive.</w:t>
            </w:r>
          </w:p>
        </w:tc>
        <w:tc>
          <w:tcPr>
            <w:tcW w:w="1270" w:type="dxa"/>
            <w:vMerge/>
            <w:tcBorders>
              <w:top w:val="single" w:sz="4" w:space="0" w:color="auto"/>
              <w:left w:val="single" w:sz="4" w:space="0" w:color="auto"/>
              <w:bottom w:val="single" w:sz="4" w:space="0" w:color="auto"/>
              <w:right w:val="single" w:sz="4" w:space="0" w:color="auto"/>
            </w:tcBorders>
          </w:tcPr>
          <w:p w14:paraId="01D802AF" w14:textId="77777777" w:rsidR="00A672C6" w:rsidRPr="00BB6FA3" w:rsidRDefault="00A672C6" w:rsidP="000B59EB">
            <w:pPr>
              <w:spacing w:line="360" w:lineRule="auto"/>
              <w:jc w:val="both"/>
              <w:rPr>
                <w:rFonts w:asciiTheme="majorBidi" w:hAnsiTheme="majorBidi" w:cstheme="majorBidi"/>
                <w:b/>
                <w:bCs/>
                <w:sz w:val="20"/>
                <w:szCs w:val="20"/>
              </w:rPr>
            </w:pPr>
          </w:p>
        </w:tc>
      </w:tr>
      <w:tr w:rsidR="00A672C6" w:rsidRPr="00BB6FA3" w14:paraId="40F9B88C" w14:textId="77777777" w:rsidTr="005750A7">
        <w:trPr>
          <w:trHeight w:val="81"/>
        </w:trPr>
        <w:tc>
          <w:tcPr>
            <w:tcW w:w="2405"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55A852" w14:textId="77777777" w:rsidR="00A672C6" w:rsidRDefault="00A672C6" w:rsidP="000B59EB">
            <w:pPr>
              <w:spacing w:line="360" w:lineRule="auto"/>
              <w:jc w:val="both"/>
              <w:rPr>
                <w:rFonts w:asciiTheme="majorBidi" w:hAnsiTheme="majorBidi" w:cstheme="majorBidi"/>
                <w:b/>
                <w:bCs/>
                <w:sz w:val="20"/>
                <w:szCs w:val="20"/>
              </w:rPr>
            </w:pPr>
          </w:p>
        </w:tc>
        <w:tc>
          <w:tcPr>
            <w:tcW w:w="1418" w:type="dxa"/>
            <w:vMerge/>
            <w:tcBorders>
              <w:top w:val="single" w:sz="4" w:space="0" w:color="auto"/>
              <w:left w:val="single" w:sz="4" w:space="0" w:color="auto"/>
              <w:bottom w:val="single" w:sz="4" w:space="0" w:color="auto"/>
              <w:right w:val="single" w:sz="4" w:space="0" w:color="auto"/>
            </w:tcBorders>
          </w:tcPr>
          <w:p w14:paraId="542729AE" w14:textId="77777777" w:rsidR="00A672C6" w:rsidRDefault="00A672C6" w:rsidP="000B59EB">
            <w:pPr>
              <w:spacing w:line="360" w:lineRule="auto"/>
              <w:jc w:val="both"/>
              <w:rPr>
                <w:rFonts w:asciiTheme="majorBidi" w:hAnsiTheme="majorBidi" w:cstheme="majorBidi"/>
                <w:sz w:val="20"/>
                <w:szCs w:val="20"/>
              </w:rPr>
            </w:pPr>
          </w:p>
        </w:tc>
        <w:tc>
          <w:tcPr>
            <w:tcW w:w="3969" w:type="dxa"/>
            <w:tcBorders>
              <w:top w:val="single" w:sz="4" w:space="0" w:color="auto"/>
              <w:left w:val="single" w:sz="4" w:space="0" w:color="auto"/>
              <w:bottom w:val="single" w:sz="4" w:space="0" w:color="auto"/>
              <w:right w:val="single" w:sz="4" w:space="0" w:color="auto"/>
            </w:tcBorders>
          </w:tcPr>
          <w:p w14:paraId="7D76D485" w14:textId="50C46AF0" w:rsidR="00A672C6" w:rsidRDefault="00A672C6"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 xml:space="preserve">Créer la fonctionnalité </w:t>
            </w:r>
            <w:r>
              <w:rPr>
                <w:rFonts w:asciiTheme="majorBidi" w:hAnsiTheme="majorBidi" w:cstheme="majorBidi"/>
                <w:sz w:val="20"/>
                <w:szCs w:val="20"/>
              </w:rPr>
              <w:t>de modification d’une poste.</w:t>
            </w:r>
          </w:p>
        </w:tc>
        <w:tc>
          <w:tcPr>
            <w:tcW w:w="1270" w:type="dxa"/>
            <w:vMerge/>
            <w:tcBorders>
              <w:top w:val="single" w:sz="4" w:space="0" w:color="auto"/>
              <w:left w:val="single" w:sz="4" w:space="0" w:color="auto"/>
              <w:bottom w:val="single" w:sz="4" w:space="0" w:color="auto"/>
              <w:right w:val="single" w:sz="4" w:space="0" w:color="auto"/>
            </w:tcBorders>
          </w:tcPr>
          <w:p w14:paraId="52C3EA20" w14:textId="77777777" w:rsidR="00A672C6" w:rsidRPr="00BB6FA3" w:rsidRDefault="00A672C6" w:rsidP="000B59EB">
            <w:pPr>
              <w:spacing w:line="360" w:lineRule="auto"/>
              <w:jc w:val="both"/>
              <w:rPr>
                <w:rFonts w:asciiTheme="majorBidi" w:hAnsiTheme="majorBidi" w:cstheme="majorBidi"/>
                <w:b/>
                <w:bCs/>
                <w:sz w:val="20"/>
                <w:szCs w:val="20"/>
              </w:rPr>
            </w:pPr>
          </w:p>
        </w:tc>
      </w:tr>
      <w:tr w:rsidR="00A672C6" w:rsidRPr="00BB6FA3" w14:paraId="14BD9F11" w14:textId="77777777" w:rsidTr="005750A7">
        <w:trPr>
          <w:trHeight w:val="360"/>
        </w:trPr>
        <w:tc>
          <w:tcPr>
            <w:tcW w:w="2405"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ED06685" w14:textId="77777777" w:rsidR="00A672C6" w:rsidRDefault="00A672C6" w:rsidP="000B59EB">
            <w:pPr>
              <w:spacing w:line="360" w:lineRule="auto"/>
              <w:jc w:val="both"/>
              <w:rPr>
                <w:rFonts w:asciiTheme="majorBidi" w:hAnsiTheme="majorBidi" w:cstheme="majorBidi"/>
                <w:b/>
                <w:bCs/>
                <w:sz w:val="20"/>
                <w:szCs w:val="20"/>
              </w:rPr>
            </w:pPr>
          </w:p>
        </w:tc>
        <w:tc>
          <w:tcPr>
            <w:tcW w:w="1418" w:type="dxa"/>
            <w:vMerge w:val="restart"/>
            <w:tcBorders>
              <w:top w:val="single" w:sz="4" w:space="0" w:color="auto"/>
              <w:left w:val="single" w:sz="4" w:space="0" w:color="auto"/>
              <w:bottom w:val="single" w:sz="4" w:space="0" w:color="auto"/>
              <w:right w:val="single" w:sz="4" w:space="0" w:color="auto"/>
            </w:tcBorders>
          </w:tcPr>
          <w:p w14:paraId="2BF9DDCD" w14:textId="1853064D" w:rsidR="00A672C6" w:rsidRPr="00BB6FA3" w:rsidRDefault="00A672C6" w:rsidP="000B59EB">
            <w:pPr>
              <w:spacing w:line="360" w:lineRule="auto"/>
              <w:jc w:val="both"/>
              <w:rPr>
                <w:rFonts w:asciiTheme="majorBidi" w:hAnsiTheme="majorBidi" w:cstheme="majorBidi"/>
                <w:sz w:val="20"/>
                <w:szCs w:val="20"/>
              </w:rPr>
            </w:pPr>
            <w:r>
              <w:rPr>
                <w:rFonts w:asciiTheme="majorBidi" w:hAnsiTheme="majorBidi" w:cstheme="majorBidi"/>
                <w:sz w:val="20"/>
                <w:szCs w:val="20"/>
              </w:rPr>
              <w:t>Supprimer poste.</w:t>
            </w:r>
          </w:p>
        </w:tc>
        <w:tc>
          <w:tcPr>
            <w:tcW w:w="3969" w:type="dxa"/>
            <w:tcBorders>
              <w:top w:val="single" w:sz="4" w:space="0" w:color="auto"/>
              <w:left w:val="single" w:sz="4" w:space="0" w:color="auto"/>
              <w:bottom w:val="single" w:sz="4" w:space="0" w:color="auto"/>
              <w:right w:val="single" w:sz="4" w:space="0" w:color="auto"/>
            </w:tcBorders>
          </w:tcPr>
          <w:p w14:paraId="2BBEC103" w14:textId="3BD635E6" w:rsidR="00A672C6" w:rsidRDefault="00A672C6"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Rendre l’interface responsive.</w:t>
            </w:r>
          </w:p>
        </w:tc>
        <w:tc>
          <w:tcPr>
            <w:tcW w:w="1270" w:type="dxa"/>
            <w:vMerge/>
            <w:tcBorders>
              <w:top w:val="single" w:sz="4" w:space="0" w:color="auto"/>
              <w:left w:val="single" w:sz="4" w:space="0" w:color="auto"/>
              <w:bottom w:val="single" w:sz="4" w:space="0" w:color="auto"/>
              <w:right w:val="single" w:sz="4" w:space="0" w:color="auto"/>
            </w:tcBorders>
          </w:tcPr>
          <w:p w14:paraId="4FFF6B21" w14:textId="77777777" w:rsidR="00A672C6" w:rsidRPr="00BB6FA3" w:rsidRDefault="00A672C6" w:rsidP="000B59EB">
            <w:pPr>
              <w:spacing w:line="360" w:lineRule="auto"/>
              <w:jc w:val="both"/>
              <w:rPr>
                <w:rFonts w:asciiTheme="majorBidi" w:hAnsiTheme="majorBidi" w:cstheme="majorBidi"/>
                <w:b/>
                <w:bCs/>
                <w:sz w:val="20"/>
                <w:szCs w:val="20"/>
              </w:rPr>
            </w:pPr>
          </w:p>
        </w:tc>
      </w:tr>
      <w:tr w:rsidR="00A672C6" w:rsidRPr="00BB6FA3" w14:paraId="05DFB9CE" w14:textId="77777777" w:rsidTr="005750A7">
        <w:trPr>
          <w:trHeight w:val="318"/>
        </w:trPr>
        <w:tc>
          <w:tcPr>
            <w:tcW w:w="2405"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92DE2C" w14:textId="77777777" w:rsidR="00A672C6" w:rsidRDefault="00A672C6" w:rsidP="000B59EB">
            <w:pPr>
              <w:spacing w:line="360" w:lineRule="auto"/>
              <w:jc w:val="both"/>
              <w:rPr>
                <w:rFonts w:asciiTheme="majorBidi" w:hAnsiTheme="majorBidi" w:cstheme="majorBidi"/>
                <w:b/>
                <w:bCs/>
                <w:sz w:val="20"/>
                <w:szCs w:val="20"/>
              </w:rPr>
            </w:pPr>
          </w:p>
        </w:tc>
        <w:tc>
          <w:tcPr>
            <w:tcW w:w="1418" w:type="dxa"/>
            <w:vMerge/>
            <w:tcBorders>
              <w:top w:val="single" w:sz="4" w:space="0" w:color="auto"/>
              <w:left w:val="single" w:sz="4" w:space="0" w:color="auto"/>
              <w:bottom w:val="single" w:sz="4" w:space="0" w:color="auto"/>
              <w:right w:val="single" w:sz="4" w:space="0" w:color="auto"/>
            </w:tcBorders>
          </w:tcPr>
          <w:p w14:paraId="6662350B" w14:textId="77777777" w:rsidR="00A672C6" w:rsidRDefault="00A672C6" w:rsidP="000B59EB">
            <w:pPr>
              <w:spacing w:line="360" w:lineRule="auto"/>
              <w:jc w:val="both"/>
              <w:rPr>
                <w:rFonts w:asciiTheme="majorBidi" w:hAnsiTheme="majorBidi" w:cstheme="majorBidi"/>
                <w:sz w:val="20"/>
                <w:szCs w:val="20"/>
              </w:rPr>
            </w:pPr>
          </w:p>
        </w:tc>
        <w:tc>
          <w:tcPr>
            <w:tcW w:w="3969" w:type="dxa"/>
            <w:tcBorders>
              <w:top w:val="single" w:sz="4" w:space="0" w:color="auto"/>
              <w:left w:val="single" w:sz="4" w:space="0" w:color="auto"/>
              <w:bottom w:val="single" w:sz="4" w:space="0" w:color="auto"/>
              <w:right w:val="single" w:sz="4" w:space="0" w:color="auto"/>
            </w:tcBorders>
          </w:tcPr>
          <w:p w14:paraId="6099D8E3" w14:textId="697D6013" w:rsidR="00A672C6" w:rsidRDefault="00A672C6"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 xml:space="preserve">Créer la fonctionnalité </w:t>
            </w:r>
            <w:r>
              <w:rPr>
                <w:rFonts w:asciiTheme="majorBidi" w:hAnsiTheme="majorBidi" w:cstheme="majorBidi"/>
                <w:sz w:val="20"/>
                <w:szCs w:val="20"/>
              </w:rPr>
              <w:t>de suppression d’une poste.</w:t>
            </w:r>
          </w:p>
        </w:tc>
        <w:tc>
          <w:tcPr>
            <w:tcW w:w="1270" w:type="dxa"/>
            <w:vMerge/>
            <w:tcBorders>
              <w:top w:val="single" w:sz="4" w:space="0" w:color="auto"/>
              <w:left w:val="single" w:sz="4" w:space="0" w:color="auto"/>
              <w:bottom w:val="single" w:sz="4" w:space="0" w:color="auto"/>
              <w:right w:val="single" w:sz="4" w:space="0" w:color="auto"/>
            </w:tcBorders>
          </w:tcPr>
          <w:p w14:paraId="092259E7" w14:textId="77777777" w:rsidR="00A672C6" w:rsidRPr="00BB6FA3" w:rsidRDefault="00A672C6" w:rsidP="000B59EB">
            <w:pPr>
              <w:spacing w:line="360" w:lineRule="auto"/>
              <w:jc w:val="both"/>
              <w:rPr>
                <w:rFonts w:asciiTheme="majorBidi" w:hAnsiTheme="majorBidi" w:cstheme="majorBidi"/>
                <w:b/>
                <w:bCs/>
                <w:sz w:val="20"/>
                <w:szCs w:val="20"/>
              </w:rPr>
            </w:pPr>
          </w:p>
        </w:tc>
      </w:tr>
      <w:tr w:rsidR="00A672C6" w:rsidRPr="00BB6FA3" w14:paraId="3D9761BD" w14:textId="77777777" w:rsidTr="005750A7">
        <w:trPr>
          <w:trHeight w:val="180"/>
        </w:trPr>
        <w:tc>
          <w:tcPr>
            <w:tcW w:w="2405"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979910A" w14:textId="77777777" w:rsidR="00A672C6" w:rsidRDefault="00A672C6" w:rsidP="000B59EB">
            <w:pPr>
              <w:spacing w:line="360" w:lineRule="auto"/>
              <w:jc w:val="both"/>
              <w:rPr>
                <w:rFonts w:asciiTheme="majorBidi" w:hAnsiTheme="majorBidi" w:cstheme="majorBidi"/>
                <w:b/>
                <w:bCs/>
                <w:sz w:val="20"/>
                <w:szCs w:val="20"/>
              </w:rPr>
            </w:pPr>
          </w:p>
          <w:p w14:paraId="0B11BAEC" w14:textId="77777777" w:rsidR="00A672C6" w:rsidRDefault="00A672C6" w:rsidP="000B59EB">
            <w:pPr>
              <w:spacing w:line="360" w:lineRule="auto"/>
              <w:jc w:val="both"/>
              <w:rPr>
                <w:rFonts w:asciiTheme="majorBidi" w:hAnsiTheme="majorBidi" w:cstheme="majorBidi"/>
                <w:b/>
                <w:bCs/>
                <w:sz w:val="20"/>
                <w:szCs w:val="20"/>
              </w:rPr>
            </w:pPr>
          </w:p>
          <w:p w14:paraId="2E9E1A24" w14:textId="77777777" w:rsidR="00A672C6" w:rsidRDefault="00A672C6" w:rsidP="000B59EB">
            <w:pPr>
              <w:spacing w:line="360" w:lineRule="auto"/>
              <w:jc w:val="both"/>
              <w:rPr>
                <w:rFonts w:asciiTheme="majorBidi" w:hAnsiTheme="majorBidi" w:cstheme="majorBidi"/>
                <w:b/>
                <w:bCs/>
                <w:sz w:val="20"/>
                <w:szCs w:val="20"/>
              </w:rPr>
            </w:pPr>
          </w:p>
          <w:p w14:paraId="5B510778" w14:textId="77777777" w:rsidR="00A672C6" w:rsidRDefault="00A672C6" w:rsidP="000B59EB">
            <w:pPr>
              <w:spacing w:line="360" w:lineRule="auto"/>
              <w:jc w:val="both"/>
              <w:rPr>
                <w:rFonts w:asciiTheme="majorBidi" w:hAnsiTheme="majorBidi" w:cstheme="majorBidi"/>
                <w:b/>
                <w:bCs/>
                <w:sz w:val="20"/>
                <w:szCs w:val="20"/>
              </w:rPr>
            </w:pPr>
          </w:p>
          <w:p w14:paraId="5E02E973" w14:textId="19F0A7E4" w:rsidR="00A672C6" w:rsidRDefault="00F021AD" w:rsidP="000B59EB">
            <w:pPr>
              <w:spacing w:line="360" w:lineRule="auto"/>
              <w:jc w:val="both"/>
              <w:rPr>
                <w:rFonts w:asciiTheme="majorBidi" w:hAnsiTheme="majorBidi" w:cstheme="majorBidi"/>
                <w:b/>
                <w:bCs/>
                <w:sz w:val="20"/>
                <w:szCs w:val="20"/>
              </w:rPr>
            </w:pPr>
            <w:r>
              <w:rPr>
                <w:rFonts w:asciiTheme="majorBidi" w:hAnsiTheme="majorBidi" w:cstheme="majorBidi"/>
                <w:b/>
                <w:bCs/>
                <w:sz w:val="20"/>
                <w:szCs w:val="20"/>
              </w:rPr>
              <w:t xml:space="preserve">    </w:t>
            </w:r>
            <w:r w:rsidR="00A672C6">
              <w:rPr>
                <w:rFonts w:asciiTheme="majorBidi" w:hAnsiTheme="majorBidi" w:cstheme="majorBidi"/>
                <w:b/>
                <w:bCs/>
                <w:sz w:val="20"/>
                <w:szCs w:val="20"/>
              </w:rPr>
              <w:t>Réagir sur les postes</w:t>
            </w:r>
          </w:p>
        </w:tc>
        <w:tc>
          <w:tcPr>
            <w:tcW w:w="1418" w:type="dxa"/>
            <w:vMerge w:val="restart"/>
            <w:tcBorders>
              <w:top w:val="single" w:sz="4" w:space="0" w:color="auto"/>
              <w:left w:val="single" w:sz="4" w:space="0" w:color="auto"/>
              <w:bottom w:val="single" w:sz="4" w:space="0" w:color="auto"/>
              <w:right w:val="single" w:sz="4" w:space="0" w:color="auto"/>
            </w:tcBorders>
          </w:tcPr>
          <w:p w14:paraId="30C2C6D5" w14:textId="039DB74D" w:rsidR="00A672C6" w:rsidRPr="00BB6FA3" w:rsidRDefault="00A672C6" w:rsidP="000B59EB">
            <w:pPr>
              <w:spacing w:line="360" w:lineRule="auto"/>
              <w:jc w:val="both"/>
              <w:rPr>
                <w:rFonts w:asciiTheme="majorBidi" w:hAnsiTheme="majorBidi" w:cstheme="majorBidi"/>
                <w:sz w:val="20"/>
                <w:szCs w:val="20"/>
              </w:rPr>
            </w:pPr>
            <w:r>
              <w:rPr>
                <w:rFonts w:asciiTheme="majorBidi" w:hAnsiTheme="majorBidi" w:cstheme="majorBidi"/>
                <w:sz w:val="20"/>
                <w:szCs w:val="20"/>
              </w:rPr>
              <w:t>Ajouter une réaction « like »</w:t>
            </w:r>
          </w:p>
        </w:tc>
        <w:tc>
          <w:tcPr>
            <w:tcW w:w="3969" w:type="dxa"/>
            <w:tcBorders>
              <w:top w:val="single" w:sz="4" w:space="0" w:color="auto"/>
              <w:left w:val="single" w:sz="4" w:space="0" w:color="auto"/>
              <w:bottom w:val="single" w:sz="4" w:space="0" w:color="auto"/>
              <w:right w:val="single" w:sz="4" w:space="0" w:color="auto"/>
            </w:tcBorders>
          </w:tcPr>
          <w:p w14:paraId="3B529BFE" w14:textId="7F30E1B1" w:rsidR="00A672C6" w:rsidRDefault="00A672C6"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 xml:space="preserve">Créer les </w:t>
            </w:r>
            <w:proofErr w:type="spellStart"/>
            <w:r w:rsidRPr="00BB6FA3">
              <w:rPr>
                <w:rFonts w:asciiTheme="majorBidi" w:hAnsiTheme="majorBidi" w:cstheme="majorBidi"/>
                <w:sz w:val="20"/>
                <w:szCs w:val="20"/>
              </w:rPr>
              <w:t>IHMs</w:t>
            </w:r>
            <w:proofErr w:type="spellEnd"/>
            <w:r w:rsidRPr="00BB6FA3">
              <w:rPr>
                <w:rFonts w:asciiTheme="majorBidi" w:hAnsiTheme="majorBidi" w:cstheme="majorBidi"/>
                <w:sz w:val="20"/>
                <w:szCs w:val="20"/>
              </w:rPr>
              <w:t>.</w:t>
            </w:r>
          </w:p>
        </w:tc>
        <w:tc>
          <w:tcPr>
            <w:tcW w:w="1270" w:type="dxa"/>
            <w:vMerge w:val="restart"/>
            <w:tcBorders>
              <w:top w:val="single" w:sz="4" w:space="0" w:color="auto"/>
              <w:left w:val="single" w:sz="4" w:space="0" w:color="auto"/>
              <w:bottom w:val="single" w:sz="4" w:space="0" w:color="auto"/>
              <w:right w:val="single" w:sz="4" w:space="0" w:color="auto"/>
            </w:tcBorders>
          </w:tcPr>
          <w:p w14:paraId="6B37251B" w14:textId="77777777" w:rsidR="00A672C6" w:rsidRPr="00BB6FA3" w:rsidRDefault="00A672C6" w:rsidP="000B59EB">
            <w:pPr>
              <w:spacing w:line="360" w:lineRule="auto"/>
              <w:jc w:val="both"/>
              <w:rPr>
                <w:rFonts w:asciiTheme="majorBidi" w:hAnsiTheme="majorBidi" w:cstheme="majorBidi"/>
                <w:b/>
                <w:bCs/>
                <w:sz w:val="20"/>
                <w:szCs w:val="20"/>
              </w:rPr>
            </w:pPr>
          </w:p>
        </w:tc>
      </w:tr>
      <w:tr w:rsidR="00A672C6" w:rsidRPr="00BB6FA3" w14:paraId="7E4DCAA6" w14:textId="77777777" w:rsidTr="005750A7">
        <w:trPr>
          <w:trHeight w:val="153"/>
        </w:trPr>
        <w:tc>
          <w:tcPr>
            <w:tcW w:w="2405"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07FD710" w14:textId="77777777" w:rsidR="00A672C6" w:rsidRDefault="00A672C6" w:rsidP="000B59EB">
            <w:pPr>
              <w:spacing w:line="360" w:lineRule="auto"/>
              <w:jc w:val="both"/>
              <w:rPr>
                <w:rFonts w:asciiTheme="majorBidi" w:hAnsiTheme="majorBidi" w:cstheme="majorBidi"/>
                <w:b/>
                <w:bCs/>
                <w:sz w:val="20"/>
                <w:szCs w:val="20"/>
              </w:rPr>
            </w:pPr>
          </w:p>
        </w:tc>
        <w:tc>
          <w:tcPr>
            <w:tcW w:w="1418" w:type="dxa"/>
            <w:vMerge/>
            <w:tcBorders>
              <w:top w:val="single" w:sz="4" w:space="0" w:color="auto"/>
              <w:left w:val="single" w:sz="4" w:space="0" w:color="auto"/>
              <w:bottom w:val="single" w:sz="4" w:space="0" w:color="auto"/>
              <w:right w:val="single" w:sz="4" w:space="0" w:color="auto"/>
            </w:tcBorders>
          </w:tcPr>
          <w:p w14:paraId="636A4F7C" w14:textId="77777777" w:rsidR="00A672C6" w:rsidRPr="00BB6FA3" w:rsidRDefault="00A672C6" w:rsidP="000B59EB">
            <w:pPr>
              <w:spacing w:line="360" w:lineRule="auto"/>
              <w:jc w:val="both"/>
              <w:rPr>
                <w:rFonts w:asciiTheme="majorBidi" w:hAnsiTheme="majorBidi" w:cstheme="majorBidi"/>
                <w:sz w:val="20"/>
                <w:szCs w:val="20"/>
              </w:rPr>
            </w:pPr>
          </w:p>
        </w:tc>
        <w:tc>
          <w:tcPr>
            <w:tcW w:w="3969" w:type="dxa"/>
            <w:tcBorders>
              <w:top w:val="single" w:sz="4" w:space="0" w:color="auto"/>
              <w:left w:val="single" w:sz="4" w:space="0" w:color="auto"/>
              <w:bottom w:val="single" w:sz="4" w:space="0" w:color="auto"/>
              <w:right w:val="single" w:sz="4" w:space="0" w:color="auto"/>
            </w:tcBorders>
          </w:tcPr>
          <w:p w14:paraId="00783D9D" w14:textId="20712B06" w:rsidR="00A672C6" w:rsidRDefault="00A672C6"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 xml:space="preserve">Créer la fonctionnalité </w:t>
            </w:r>
            <w:r>
              <w:rPr>
                <w:rFonts w:asciiTheme="majorBidi" w:hAnsiTheme="majorBidi" w:cstheme="majorBidi"/>
                <w:sz w:val="20"/>
                <w:szCs w:val="20"/>
              </w:rPr>
              <w:t>d’ajout de réaction « like ».</w:t>
            </w:r>
          </w:p>
        </w:tc>
        <w:tc>
          <w:tcPr>
            <w:tcW w:w="1270" w:type="dxa"/>
            <w:vMerge/>
            <w:tcBorders>
              <w:top w:val="single" w:sz="4" w:space="0" w:color="auto"/>
              <w:left w:val="single" w:sz="4" w:space="0" w:color="auto"/>
              <w:bottom w:val="single" w:sz="4" w:space="0" w:color="auto"/>
              <w:right w:val="single" w:sz="4" w:space="0" w:color="auto"/>
            </w:tcBorders>
          </w:tcPr>
          <w:p w14:paraId="1FE0634A" w14:textId="77777777" w:rsidR="00A672C6" w:rsidRPr="00BB6FA3" w:rsidRDefault="00A672C6" w:rsidP="000B59EB">
            <w:pPr>
              <w:spacing w:line="360" w:lineRule="auto"/>
              <w:jc w:val="both"/>
              <w:rPr>
                <w:rFonts w:asciiTheme="majorBidi" w:hAnsiTheme="majorBidi" w:cstheme="majorBidi"/>
                <w:b/>
                <w:bCs/>
                <w:sz w:val="20"/>
                <w:szCs w:val="20"/>
              </w:rPr>
            </w:pPr>
          </w:p>
        </w:tc>
      </w:tr>
      <w:tr w:rsidR="00A672C6" w:rsidRPr="00BB6FA3" w14:paraId="1E223685" w14:textId="77777777" w:rsidTr="005750A7">
        <w:trPr>
          <w:trHeight w:val="165"/>
        </w:trPr>
        <w:tc>
          <w:tcPr>
            <w:tcW w:w="2405"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5FA0388" w14:textId="77777777" w:rsidR="00A672C6" w:rsidRDefault="00A672C6" w:rsidP="000B59EB">
            <w:pPr>
              <w:spacing w:line="360" w:lineRule="auto"/>
              <w:jc w:val="both"/>
              <w:rPr>
                <w:rFonts w:asciiTheme="majorBidi" w:hAnsiTheme="majorBidi" w:cstheme="majorBidi"/>
                <w:b/>
                <w:bCs/>
                <w:sz w:val="20"/>
                <w:szCs w:val="20"/>
              </w:rPr>
            </w:pPr>
          </w:p>
        </w:tc>
        <w:tc>
          <w:tcPr>
            <w:tcW w:w="1418" w:type="dxa"/>
            <w:vMerge w:val="restart"/>
            <w:tcBorders>
              <w:top w:val="single" w:sz="4" w:space="0" w:color="auto"/>
              <w:left w:val="single" w:sz="4" w:space="0" w:color="auto"/>
              <w:bottom w:val="single" w:sz="4" w:space="0" w:color="auto"/>
              <w:right w:val="single" w:sz="4" w:space="0" w:color="auto"/>
            </w:tcBorders>
          </w:tcPr>
          <w:p w14:paraId="53664F2C" w14:textId="622C5080" w:rsidR="00A672C6" w:rsidRDefault="00A672C6" w:rsidP="000B59EB">
            <w:pPr>
              <w:spacing w:line="360" w:lineRule="auto"/>
              <w:jc w:val="both"/>
              <w:rPr>
                <w:rFonts w:asciiTheme="majorBidi" w:hAnsiTheme="majorBidi" w:cstheme="majorBidi"/>
                <w:sz w:val="20"/>
                <w:szCs w:val="20"/>
              </w:rPr>
            </w:pPr>
            <w:r>
              <w:rPr>
                <w:rFonts w:asciiTheme="majorBidi" w:hAnsiTheme="majorBidi" w:cstheme="majorBidi"/>
                <w:sz w:val="20"/>
                <w:szCs w:val="20"/>
              </w:rPr>
              <w:t>Supprimer une réaction « like »</w:t>
            </w:r>
          </w:p>
        </w:tc>
        <w:tc>
          <w:tcPr>
            <w:tcW w:w="3969" w:type="dxa"/>
            <w:tcBorders>
              <w:top w:val="single" w:sz="4" w:space="0" w:color="auto"/>
              <w:left w:val="single" w:sz="4" w:space="0" w:color="auto"/>
              <w:bottom w:val="single" w:sz="4" w:space="0" w:color="auto"/>
              <w:right w:val="single" w:sz="4" w:space="0" w:color="auto"/>
            </w:tcBorders>
          </w:tcPr>
          <w:p w14:paraId="16F831DD" w14:textId="1C4317B3" w:rsidR="00A672C6" w:rsidRDefault="00A672C6"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 xml:space="preserve">Créer les </w:t>
            </w:r>
            <w:proofErr w:type="spellStart"/>
            <w:r w:rsidRPr="00BB6FA3">
              <w:rPr>
                <w:rFonts w:asciiTheme="majorBidi" w:hAnsiTheme="majorBidi" w:cstheme="majorBidi"/>
                <w:sz w:val="20"/>
                <w:szCs w:val="20"/>
              </w:rPr>
              <w:t>IHMs</w:t>
            </w:r>
            <w:proofErr w:type="spellEnd"/>
            <w:r w:rsidRPr="00BB6FA3">
              <w:rPr>
                <w:rFonts w:asciiTheme="majorBidi" w:hAnsiTheme="majorBidi" w:cstheme="majorBidi"/>
                <w:sz w:val="20"/>
                <w:szCs w:val="20"/>
              </w:rPr>
              <w:t>.</w:t>
            </w:r>
          </w:p>
        </w:tc>
        <w:tc>
          <w:tcPr>
            <w:tcW w:w="1270" w:type="dxa"/>
            <w:vMerge/>
            <w:tcBorders>
              <w:top w:val="single" w:sz="4" w:space="0" w:color="auto"/>
              <w:left w:val="single" w:sz="4" w:space="0" w:color="auto"/>
              <w:bottom w:val="single" w:sz="4" w:space="0" w:color="auto"/>
              <w:right w:val="single" w:sz="4" w:space="0" w:color="auto"/>
            </w:tcBorders>
          </w:tcPr>
          <w:p w14:paraId="4A9DADD2" w14:textId="77777777" w:rsidR="00A672C6" w:rsidRPr="00BB6FA3" w:rsidRDefault="00A672C6" w:rsidP="000B59EB">
            <w:pPr>
              <w:spacing w:line="360" w:lineRule="auto"/>
              <w:jc w:val="both"/>
              <w:rPr>
                <w:rFonts w:asciiTheme="majorBidi" w:hAnsiTheme="majorBidi" w:cstheme="majorBidi"/>
                <w:b/>
                <w:bCs/>
                <w:sz w:val="20"/>
                <w:szCs w:val="20"/>
              </w:rPr>
            </w:pPr>
          </w:p>
        </w:tc>
      </w:tr>
      <w:tr w:rsidR="00A672C6" w:rsidRPr="00BB6FA3" w14:paraId="51A87FCF" w14:textId="77777777" w:rsidTr="005750A7">
        <w:trPr>
          <w:trHeight w:val="168"/>
        </w:trPr>
        <w:tc>
          <w:tcPr>
            <w:tcW w:w="2405"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7BB9500" w14:textId="77777777" w:rsidR="00A672C6" w:rsidRDefault="00A672C6" w:rsidP="000B59EB">
            <w:pPr>
              <w:spacing w:line="360" w:lineRule="auto"/>
              <w:jc w:val="both"/>
              <w:rPr>
                <w:rFonts w:asciiTheme="majorBidi" w:hAnsiTheme="majorBidi" w:cstheme="majorBidi"/>
                <w:b/>
                <w:bCs/>
                <w:sz w:val="20"/>
                <w:szCs w:val="20"/>
              </w:rPr>
            </w:pPr>
          </w:p>
        </w:tc>
        <w:tc>
          <w:tcPr>
            <w:tcW w:w="1418" w:type="dxa"/>
            <w:vMerge/>
            <w:tcBorders>
              <w:top w:val="single" w:sz="4" w:space="0" w:color="auto"/>
              <w:left w:val="single" w:sz="4" w:space="0" w:color="auto"/>
              <w:bottom w:val="single" w:sz="4" w:space="0" w:color="auto"/>
              <w:right w:val="single" w:sz="4" w:space="0" w:color="auto"/>
            </w:tcBorders>
          </w:tcPr>
          <w:p w14:paraId="124FE56A" w14:textId="77777777" w:rsidR="00A672C6" w:rsidRDefault="00A672C6" w:rsidP="000B59EB">
            <w:pPr>
              <w:spacing w:line="360" w:lineRule="auto"/>
              <w:jc w:val="both"/>
              <w:rPr>
                <w:rFonts w:asciiTheme="majorBidi" w:hAnsiTheme="majorBidi" w:cstheme="majorBidi"/>
                <w:sz w:val="20"/>
                <w:szCs w:val="20"/>
              </w:rPr>
            </w:pPr>
          </w:p>
        </w:tc>
        <w:tc>
          <w:tcPr>
            <w:tcW w:w="3969" w:type="dxa"/>
            <w:tcBorders>
              <w:top w:val="single" w:sz="4" w:space="0" w:color="auto"/>
              <w:left w:val="single" w:sz="4" w:space="0" w:color="auto"/>
              <w:bottom w:val="single" w:sz="4" w:space="0" w:color="auto"/>
              <w:right w:val="single" w:sz="4" w:space="0" w:color="auto"/>
            </w:tcBorders>
          </w:tcPr>
          <w:p w14:paraId="1E20C0C4" w14:textId="72D044EB" w:rsidR="00A672C6" w:rsidRDefault="00A672C6"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 xml:space="preserve">Créer la fonctionnalité </w:t>
            </w:r>
            <w:r>
              <w:rPr>
                <w:rFonts w:asciiTheme="majorBidi" w:hAnsiTheme="majorBidi" w:cstheme="majorBidi"/>
                <w:sz w:val="20"/>
                <w:szCs w:val="20"/>
              </w:rPr>
              <w:t>de « suppression de réaction ».</w:t>
            </w:r>
          </w:p>
        </w:tc>
        <w:tc>
          <w:tcPr>
            <w:tcW w:w="1270" w:type="dxa"/>
            <w:vMerge/>
            <w:tcBorders>
              <w:top w:val="single" w:sz="4" w:space="0" w:color="auto"/>
              <w:left w:val="single" w:sz="4" w:space="0" w:color="auto"/>
              <w:bottom w:val="single" w:sz="4" w:space="0" w:color="auto"/>
              <w:right w:val="single" w:sz="4" w:space="0" w:color="auto"/>
            </w:tcBorders>
          </w:tcPr>
          <w:p w14:paraId="698FEDF3" w14:textId="77777777" w:rsidR="00A672C6" w:rsidRPr="00BB6FA3" w:rsidRDefault="00A672C6" w:rsidP="000B59EB">
            <w:pPr>
              <w:spacing w:line="360" w:lineRule="auto"/>
              <w:jc w:val="both"/>
              <w:rPr>
                <w:rFonts w:asciiTheme="majorBidi" w:hAnsiTheme="majorBidi" w:cstheme="majorBidi"/>
                <w:b/>
                <w:bCs/>
                <w:sz w:val="20"/>
                <w:szCs w:val="20"/>
              </w:rPr>
            </w:pPr>
          </w:p>
        </w:tc>
      </w:tr>
      <w:tr w:rsidR="00A672C6" w:rsidRPr="00BB6FA3" w14:paraId="724B78B3" w14:textId="77777777" w:rsidTr="005750A7">
        <w:trPr>
          <w:trHeight w:val="108"/>
        </w:trPr>
        <w:tc>
          <w:tcPr>
            <w:tcW w:w="2405"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52CEE4E" w14:textId="77777777" w:rsidR="00A672C6" w:rsidRDefault="00A672C6" w:rsidP="000B59EB">
            <w:pPr>
              <w:spacing w:line="360" w:lineRule="auto"/>
              <w:jc w:val="both"/>
              <w:rPr>
                <w:rFonts w:asciiTheme="majorBidi" w:hAnsiTheme="majorBidi" w:cstheme="majorBidi"/>
                <w:b/>
                <w:bCs/>
                <w:sz w:val="20"/>
                <w:szCs w:val="20"/>
              </w:rPr>
            </w:pPr>
          </w:p>
        </w:tc>
        <w:tc>
          <w:tcPr>
            <w:tcW w:w="1418" w:type="dxa"/>
            <w:vMerge w:val="restart"/>
            <w:tcBorders>
              <w:top w:val="single" w:sz="4" w:space="0" w:color="auto"/>
              <w:left w:val="single" w:sz="4" w:space="0" w:color="auto"/>
              <w:bottom w:val="single" w:sz="4" w:space="0" w:color="auto"/>
              <w:right w:val="single" w:sz="4" w:space="0" w:color="auto"/>
            </w:tcBorders>
          </w:tcPr>
          <w:p w14:paraId="47BEF5E9" w14:textId="617F0DB7" w:rsidR="00A672C6" w:rsidRDefault="00A672C6" w:rsidP="000B59EB">
            <w:pPr>
              <w:spacing w:line="360" w:lineRule="auto"/>
              <w:jc w:val="both"/>
              <w:rPr>
                <w:rFonts w:asciiTheme="majorBidi" w:hAnsiTheme="majorBidi" w:cstheme="majorBidi"/>
                <w:sz w:val="20"/>
                <w:szCs w:val="20"/>
              </w:rPr>
            </w:pPr>
            <w:r>
              <w:rPr>
                <w:rFonts w:asciiTheme="majorBidi" w:hAnsiTheme="majorBidi" w:cstheme="majorBidi"/>
                <w:sz w:val="20"/>
                <w:szCs w:val="20"/>
              </w:rPr>
              <w:t xml:space="preserve">Partager une poste </w:t>
            </w:r>
          </w:p>
        </w:tc>
        <w:tc>
          <w:tcPr>
            <w:tcW w:w="3969" w:type="dxa"/>
            <w:tcBorders>
              <w:top w:val="single" w:sz="4" w:space="0" w:color="auto"/>
              <w:left w:val="single" w:sz="4" w:space="0" w:color="auto"/>
              <w:bottom w:val="single" w:sz="4" w:space="0" w:color="auto"/>
              <w:right w:val="single" w:sz="4" w:space="0" w:color="auto"/>
            </w:tcBorders>
          </w:tcPr>
          <w:p w14:paraId="03ECC1BE" w14:textId="0D075234" w:rsidR="00A672C6" w:rsidRDefault="00A672C6"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 xml:space="preserve">Créer les </w:t>
            </w:r>
            <w:proofErr w:type="spellStart"/>
            <w:r w:rsidRPr="00BB6FA3">
              <w:rPr>
                <w:rFonts w:asciiTheme="majorBidi" w:hAnsiTheme="majorBidi" w:cstheme="majorBidi"/>
                <w:sz w:val="20"/>
                <w:szCs w:val="20"/>
              </w:rPr>
              <w:t>IHMs</w:t>
            </w:r>
            <w:proofErr w:type="spellEnd"/>
            <w:r w:rsidRPr="00BB6FA3">
              <w:rPr>
                <w:rFonts w:asciiTheme="majorBidi" w:hAnsiTheme="majorBidi" w:cstheme="majorBidi"/>
                <w:sz w:val="20"/>
                <w:szCs w:val="20"/>
              </w:rPr>
              <w:t>.</w:t>
            </w:r>
          </w:p>
        </w:tc>
        <w:tc>
          <w:tcPr>
            <w:tcW w:w="1270" w:type="dxa"/>
            <w:vMerge/>
            <w:tcBorders>
              <w:top w:val="single" w:sz="4" w:space="0" w:color="auto"/>
              <w:left w:val="single" w:sz="4" w:space="0" w:color="auto"/>
              <w:bottom w:val="single" w:sz="4" w:space="0" w:color="auto"/>
              <w:right w:val="single" w:sz="4" w:space="0" w:color="auto"/>
            </w:tcBorders>
          </w:tcPr>
          <w:p w14:paraId="2CD13E30" w14:textId="77777777" w:rsidR="00A672C6" w:rsidRPr="00BB6FA3" w:rsidRDefault="00A672C6" w:rsidP="000B59EB">
            <w:pPr>
              <w:spacing w:line="360" w:lineRule="auto"/>
              <w:jc w:val="both"/>
              <w:rPr>
                <w:rFonts w:asciiTheme="majorBidi" w:hAnsiTheme="majorBidi" w:cstheme="majorBidi"/>
                <w:b/>
                <w:bCs/>
                <w:sz w:val="20"/>
                <w:szCs w:val="20"/>
              </w:rPr>
            </w:pPr>
          </w:p>
        </w:tc>
      </w:tr>
      <w:tr w:rsidR="00A672C6" w:rsidRPr="00BB6FA3" w14:paraId="518F0BA1" w14:textId="77777777" w:rsidTr="005750A7">
        <w:trPr>
          <w:trHeight w:val="228"/>
        </w:trPr>
        <w:tc>
          <w:tcPr>
            <w:tcW w:w="2405"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3EE6C70" w14:textId="77777777" w:rsidR="00A672C6" w:rsidRDefault="00A672C6" w:rsidP="000B59EB">
            <w:pPr>
              <w:spacing w:line="360" w:lineRule="auto"/>
              <w:jc w:val="both"/>
              <w:rPr>
                <w:rFonts w:asciiTheme="majorBidi" w:hAnsiTheme="majorBidi" w:cstheme="majorBidi"/>
                <w:b/>
                <w:bCs/>
                <w:sz w:val="20"/>
                <w:szCs w:val="20"/>
              </w:rPr>
            </w:pPr>
          </w:p>
        </w:tc>
        <w:tc>
          <w:tcPr>
            <w:tcW w:w="1418" w:type="dxa"/>
            <w:vMerge/>
            <w:tcBorders>
              <w:top w:val="single" w:sz="4" w:space="0" w:color="auto"/>
              <w:left w:val="single" w:sz="4" w:space="0" w:color="auto"/>
              <w:bottom w:val="single" w:sz="4" w:space="0" w:color="auto"/>
              <w:right w:val="single" w:sz="4" w:space="0" w:color="auto"/>
            </w:tcBorders>
          </w:tcPr>
          <w:p w14:paraId="4CC2EFFC" w14:textId="77777777" w:rsidR="00A672C6" w:rsidRDefault="00A672C6" w:rsidP="000B59EB">
            <w:pPr>
              <w:spacing w:line="360" w:lineRule="auto"/>
              <w:jc w:val="both"/>
              <w:rPr>
                <w:rFonts w:asciiTheme="majorBidi" w:hAnsiTheme="majorBidi" w:cstheme="majorBidi"/>
                <w:sz w:val="20"/>
                <w:szCs w:val="20"/>
              </w:rPr>
            </w:pPr>
          </w:p>
        </w:tc>
        <w:tc>
          <w:tcPr>
            <w:tcW w:w="3969" w:type="dxa"/>
            <w:tcBorders>
              <w:top w:val="single" w:sz="4" w:space="0" w:color="auto"/>
              <w:left w:val="single" w:sz="4" w:space="0" w:color="auto"/>
              <w:bottom w:val="single" w:sz="4" w:space="0" w:color="auto"/>
              <w:right w:val="single" w:sz="4" w:space="0" w:color="auto"/>
            </w:tcBorders>
          </w:tcPr>
          <w:p w14:paraId="6D7D7494" w14:textId="30412F93" w:rsidR="00A672C6" w:rsidRDefault="00A672C6" w:rsidP="000B59EB">
            <w:pPr>
              <w:spacing w:line="360" w:lineRule="auto"/>
              <w:jc w:val="both"/>
              <w:rPr>
                <w:rFonts w:asciiTheme="majorBidi" w:hAnsiTheme="majorBidi" w:cstheme="majorBidi"/>
                <w:sz w:val="20"/>
                <w:szCs w:val="20"/>
              </w:rPr>
            </w:pPr>
            <w:r>
              <w:rPr>
                <w:rFonts w:asciiTheme="majorBidi" w:hAnsiTheme="majorBidi" w:cstheme="majorBidi"/>
                <w:sz w:val="20"/>
                <w:szCs w:val="20"/>
              </w:rPr>
              <w:t xml:space="preserve">Créer la fonctionnalité de partage d’une poste dans les réseaux </w:t>
            </w:r>
            <w:r w:rsidR="00F021AD">
              <w:rPr>
                <w:rFonts w:asciiTheme="majorBidi" w:hAnsiTheme="majorBidi" w:cstheme="majorBidi"/>
                <w:sz w:val="20"/>
                <w:szCs w:val="20"/>
              </w:rPr>
              <w:t>sociaux.</w:t>
            </w:r>
          </w:p>
        </w:tc>
        <w:tc>
          <w:tcPr>
            <w:tcW w:w="1270" w:type="dxa"/>
            <w:vMerge/>
            <w:tcBorders>
              <w:top w:val="single" w:sz="4" w:space="0" w:color="auto"/>
              <w:left w:val="single" w:sz="4" w:space="0" w:color="auto"/>
              <w:bottom w:val="single" w:sz="4" w:space="0" w:color="auto"/>
              <w:right w:val="single" w:sz="4" w:space="0" w:color="auto"/>
            </w:tcBorders>
          </w:tcPr>
          <w:p w14:paraId="00EE5066" w14:textId="77777777" w:rsidR="00A672C6" w:rsidRPr="00BB6FA3" w:rsidRDefault="00A672C6" w:rsidP="000B59EB">
            <w:pPr>
              <w:spacing w:line="360" w:lineRule="auto"/>
              <w:jc w:val="both"/>
              <w:rPr>
                <w:rFonts w:asciiTheme="majorBidi" w:hAnsiTheme="majorBidi" w:cstheme="majorBidi"/>
                <w:b/>
                <w:bCs/>
                <w:sz w:val="20"/>
                <w:szCs w:val="20"/>
              </w:rPr>
            </w:pPr>
          </w:p>
        </w:tc>
      </w:tr>
      <w:tr w:rsidR="00697D80" w:rsidRPr="00BB6FA3" w14:paraId="064675F6" w14:textId="77777777" w:rsidTr="005750A7">
        <w:trPr>
          <w:trHeight w:val="269"/>
        </w:trPr>
        <w:tc>
          <w:tcPr>
            <w:tcW w:w="2405"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71E7D14" w14:textId="77777777" w:rsidR="00697D80" w:rsidRDefault="00697D80" w:rsidP="000B59EB">
            <w:pPr>
              <w:spacing w:line="360" w:lineRule="auto"/>
              <w:jc w:val="both"/>
              <w:rPr>
                <w:rFonts w:asciiTheme="majorBidi" w:hAnsiTheme="majorBidi" w:cstheme="majorBidi"/>
                <w:b/>
                <w:bCs/>
                <w:sz w:val="20"/>
                <w:szCs w:val="20"/>
              </w:rPr>
            </w:pPr>
          </w:p>
          <w:p w14:paraId="09C2AF22" w14:textId="77777777" w:rsidR="00697D80" w:rsidRDefault="00697D80" w:rsidP="000B59EB">
            <w:pPr>
              <w:spacing w:line="360" w:lineRule="auto"/>
              <w:jc w:val="both"/>
              <w:rPr>
                <w:rFonts w:asciiTheme="majorBidi" w:hAnsiTheme="majorBidi" w:cstheme="majorBidi"/>
                <w:b/>
                <w:bCs/>
                <w:sz w:val="20"/>
                <w:szCs w:val="20"/>
              </w:rPr>
            </w:pPr>
          </w:p>
          <w:p w14:paraId="0D8B5D65" w14:textId="77777777" w:rsidR="00697D80" w:rsidRDefault="00697D80" w:rsidP="000B59EB">
            <w:pPr>
              <w:spacing w:line="360" w:lineRule="auto"/>
              <w:jc w:val="both"/>
              <w:rPr>
                <w:rFonts w:asciiTheme="majorBidi" w:hAnsiTheme="majorBidi" w:cstheme="majorBidi"/>
                <w:b/>
                <w:bCs/>
                <w:sz w:val="20"/>
                <w:szCs w:val="20"/>
              </w:rPr>
            </w:pPr>
          </w:p>
          <w:p w14:paraId="6D4FA49B" w14:textId="5FB73592" w:rsidR="00697D80" w:rsidRDefault="00697D80" w:rsidP="000B59EB">
            <w:pPr>
              <w:spacing w:line="360" w:lineRule="auto"/>
              <w:jc w:val="both"/>
              <w:rPr>
                <w:rFonts w:asciiTheme="majorBidi" w:hAnsiTheme="majorBidi" w:cstheme="majorBidi"/>
                <w:b/>
                <w:bCs/>
                <w:sz w:val="20"/>
                <w:szCs w:val="20"/>
              </w:rPr>
            </w:pPr>
          </w:p>
          <w:p w14:paraId="128F191A" w14:textId="4F53E370" w:rsidR="00697D80" w:rsidRDefault="00697D80" w:rsidP="000B59EB">
            <w:pPr>
              <w:spacing w:line="360" w:lineRule="auto"/>
              <w:jc w:val="both"/>
              <w:rPr>
                <w:rFonts w:asciiTheme="majorBidi" w:hAnsiTheme="majorBidi" w:cstheme="majorBidi"/>
                <w:b/>
                <w:bCs/>
                <w:sz w:val="20"/>
                <w:szCs w:val="20"/>
              </w:rPr>
            </w:pPr>
          </w:p>
          <w:p w14:paraId="604922F7" w14:textId="70CF516B" w:rsidR="00697D80" w:rsidRDefault="00697D80" w:rsidP="000B59EB">
            <w:pPr>
              <w:spacing w:line="360" w:lineRule="auto"/>
              <w:jc w:val="both"/>
              <w:rPr>
                <w:rFonts w:asciiTheme="majorBidi" w:hAnsiTheme="majorBidi" w:cstheme="majorBidi"/>
                <w:b/>
                <w:bCs/>
                <w:sz w:val="20"/>
                <w:szCs w:val="20"/>
              </w:rPr>
            </w:pPr>
          </w:p>
          <w:p w14:paraId="5C736118" w14:textId="5160ACDC" w:rsidR="00697D80" w:rsidRDefault="00697D80" w:rsidP="000B59EB">
            <w:pPr>
              <w:spacing w:line="360" w:lineRule="auto"/>
              <w:jc w:val="both"/>
              <w:rPr>
                <w:rFonts w:asciiTheme="majorBidi" w:hAnsiTheme="majorBidi" w:cstheme="majorBidi"/>
                <w:b/>
                <w:bCs/>
                <w:sz w:val="20"/>
                <w:szCs w:val="20"/>
              </w:rPr>
            </w:pPr>
          </w:p>
          <w:p w14:paraId="04D45748" w14:textId="77777777" w:rsidR="00697D80" w:rsidRDefault="00697D80" w:rsidP="000B59EB">
            <w:pPr>
              <w:spacing w:line="360" w:lineRule="auto"/>
              <w:jc w:val="both"/>
              <w:rPr>
                <w:rFonts w:asciiTheme="majorBidi" w:hAnsiTheme="majorBidi" w:cstheme="majorBidi"/>
                <w:b/>
                <w:bCs/>
                <w:sz w:val="20"/>
                <w:szCs w:val="20"/>
              </w:rPr>
            </w:pPr>
          </w:p>
          <w:p w14:paraId="540E22EC" w14:textId="77777777" w:rsidR="00697D80" w:rsidRDefault="00697D80" w:rsidP="000B59EB">
            <w:pPr>
              <w:spacing w:line="360" w:lineRule="auto"/>
              <w:jc w:val="both"/>
              <w:rPr>
                <w:rFonts w:asciiTheme="majorBidi" w:hAnsiTheme="majorBidi" w:cstheme="majorBidi"/>
                <w:b/>
                <w:bCs/>
                <w:sz w:val="20"/>
                <w:szCs w:val="20"/>
              </w:rPr>
            </w:pPr>
          </w:p>
          <w:p w14:paraId="4351CC2D" w14:textId="236AD22F" w:rsidR="00697D80" w:rsidRPr="00BB6FA3" w:rsidRDefault="00697D80" w:rsidP="000B59EB">
            <w:pPr>
              <w:spacing w:line="360" w:lineRule="auto"/>
              <w:jc w:val="both"/>
              <w:rPr>
                <w:rFonts w:asciiTheme="majorBidi" w:hAnsiTheme="majorBidi" w:cstheme="majorBidi"/>
                <w:b/>
                <w:bCs/>
                <w:sz w:val="20"/>
                <w:szCs w:val="20"/>
              </w:rPr>
            </w:pPr>
            <w:r w:rsidRPr="00BB6FA3">
              <w:rPr>
                <w:rFonts w:asciiTheme="majorBidi" w:hAnsiTheme="majorBidi" w:cstheme="majorBidi"/>
                <w:b/>
                <w:bCs/>
                <w:sz w:val="20"/>
                <w:szCs w:val="20"/>
              </w:rPr>
              <w:t>Gestion des cours guidées</w:t>
            </w:r>
          </w:p>
        </w:tc>
        <w:tc>
          <w:tcPr>
            <w:tcW w:w="1418" w:type="dxa"/>
            <w:vMerge w:val="restart"/>
            <w:tcBorders>
              <w:top w:val="single" w:sz="4" w:space="0" w:color="auto"/>
              <w:left w:val="single" w:sz="4" w:space="0" w:color="auto"/>
              <w:bottom w:val="single" w:sz="4" w:space="0" w:color="auto"/>
              <w:right w:val="single" w:sz="4" w:space="0" w:color="auto"/>
            </w:tcBorders>
          </w:tcPr>
          <w:p w14:paraId="4EFBFA91" w14:textId="77777777" w:rsidR="00697D80" w:rsidRDefault="00697D80"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lastRenderedPageBreak/>
              <w:t>Consulter cours guidées.</w:t>
            </w:r>
          </w:p>
          <w:p w14:paraId="2DC07D35" w14:textId="77777777" w:rsidR="00697D80" w:rsidRPr="009624D6" w:rsidRDefault="00697D80" w:rsidP="000B59EB">
            <w:pPr>
              <w:spacing w:line="360" w:lineRule="auto"/>
              <w:rPr>
                <w:rFonts w:asciiTheme="majorBidi" w:hAnsiTheme="majorBidi" w:cstheme="majorBidi"/>
                <w:sz w:val="20"/>
                <w:szCs w:val="20"/>
              </w:rPr>
            </w:pPr>
          </w:p>
          <w:p w14:paraId="3412A474" w14:textId="15CF01C2" w:rsidR="00697D80" w:rsidRPr="009624D6" w:rsidRDefault="00697D80" w:rsidP="000B59EB">
            <w:pPr>
              <w:spacing w:line="360" w:lineRule="auto"/>
              <w:rPr>
                <w:rFonts w:asciiTheme="majorBidi" w:hAnsiTheme="majorBidi" w:cstheme="majorBidi"/>
                <w:sz w:val="20"/>
                <w:szCs w:val="20"/>
              </w:rPr>
            </w:pPr>
          </w:p>
        </w:tc>
        <w:tc>
          <w:tcPr>
            <w:tcW w:w="3969" w:type="dxa"/>
            <w:tcBorders>
              <w:top w:val="single" w:sz="4" w:space="0" w:color="auto"/>
              <w:left w:val="single" w:sz="4" w:space="0" w:color="auto"/>
              <w:bottom w:val="single" w:sz="4" w:space="0" w:color="auto"/>
              <w:right w:val="single" w:sz="4" w:space="0" w:color="auto"/>
            </w:tcBorders>
          </w:tcPr>
          <w:p w14:paraId="4A3BC244" w14:textId="5EC8BF3F" w:rsidR="00697D80" w:rsidRPr="00BB6FA3" w:rsidRDefault="00697D80"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 xml:space="preserve">Créer les </w:t>
            </w:r>
            <w:proofErr w:type="spellStart"/>
            <w:r w:rsidRPr="00BB6FA3">
              <w:rPr>
                <w:rFonts w:asciiTheme="majorBidi" w:hAnsiTheme="majorBidi" w:cstheme="majorBidi"/>
                <w:sz w:val="20"/>
                <w:szCs w:val="20"/>
              </w:rPr>
              <w:t>IHMs</w:t>
            </w:r>
            <w:proofErr w:type="spellEnd"/>
            <w:r w:rsidRPr="00BB6FA3">
              <w:rPr>
                <w:rFonts w:asciiTheme="majorBidi" w:hAnsiTheme="majorBidi" w:cstheme="majorBidi"/>
                <w:sz w:val="20"/>
                <w:szCs w:val="20"/>
              </w:rPr>
              <w:t>.</w:t>
            </w:r>
          </w:p>
        </w:tc>
        <w:tc>
          <w:tcPr>
            <w:tcW w:w="1270" w:type="dxa"/>
            <w:vMerge w:val="restart"/>
            <w:tcBorders>
              <w:top w:val="single" w:sz="4" w:space="0" w:color="auto"/>
              <w:left w:val="single" w:sz="4" w:space="0" w:color="auto"/>
              <w:bottom w:val="single" w:sz="4" w:space="0" w:color="auto"/>
              <w:right w:val="single" w:sz="4" w:space="0" w:color="auto"/>
            </w:tcBorders>
          </w:tcPr>
          <w:p w14:paraId="71989985" w14:textId="77777777" w:rsidR="00697D80" w:rsidRPr="00BB6FA3" w:rsidRDefault="00697D80" w:rsidP="000B59EB">
            <w:pPr>
              <w:spacing w:line="360" w:lineRule="auto"/>
              <w:jc w:val="both"/>
              <w:rPr>
                <w:rFonts w:asciiTheme="majorBidi" w:hAnsiTheme="majorBidi" w:cstheme="majorBidi"/>
                <w:b/>
                <w:bCs/>
                <w:sz w:val="20"/>
                <w:szCs w:val="20"/>
              </w:rPr>
            </w:pPr>
          </w:p>
        </w:tc>
      </w:tr>
      <w:tr w:rsidR="00697D80" w:rsidRPr="00BB6FA3" w14:paraId="5832070A" w14:textId="77777777" w:rsidTr="005750A7">
        <w:trPr>
          <w:trHeight w:val="214"/>
        </w:trPr>
        <w:tc>
          <w:tcPr>
            <w:tcW w:w="2405"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3A54632" w14:textId="77777777" w:rsidR="00697D80" w:rsidRPr="00BB6FA3" w:rsidRDefault="00697D80" w:rsidP="000B59EB">
            <w:pPr>
              <w:spacing w:line="360" w:lineRule="auto"/>
              <w:jc w:val="both"/>
              <w:rPr>
                <w:rFonts w:asciiTheme="majorBidi" w:hAnsiTheme="majorBidi" w:cstheme="majorBidi"/>
                <w:b/>
                <w:bCs/>
                <w:sz w:val="20"/>
                <w:szCs w:val="20"/>
              </w:rPr>
            </w:pPr>
          </w:p>
        </w:tc>
        <w:tc>
          <w:tcPr>
            <w:tcW w:w="1418" w:type="dxa"/>
            <w:vMerge/>
            <w:tcBorders>
              <w:top w:val="single" w:sz="4" w:space="0" w:color="auto"/>
              <w:left w:val="single" w:sz="4" w:space="0" w:color="auto"/>
              <w:bottom w:val="single" w:sz="4" w:space="0" w:color="auto"/>
              <w:right w:val="single" w:sz="4" w:space="0" w:color="auto"/>
            </w:tcBorders>
          </w:tcPr>
          <w:p w14:paraId="5682DFA1" w14:textId="77777777" w:rsidR="00697D80" w:rsidRPr="00BB6FA3" w:rsidRDefault="00697D80" w:rsidP="000B59EB">
            <w:pPr>
              <w:spacing w:line="360" w:lineRule="auto"/>
              <w:jc w:val="both"/>
              <w:rPr>
                <w:rFonts w:asciiTheme="majorBidi" w:hAnsiTheme="majorBidi" w:cstheme="majorBidi"/>
                <w:sz w:val="20"/>
                <w:szCs w:val="20"/>
              </w:rPr>
            </w:pPr>
          </w:p>
        </w:tc>
        <w:tc>
          <w:tcPr>
            <w:tcW w:w="3969" w:type="dxa"/>
            <w:tcBorders>
              <w:top w:val="single" w:sz="4" w:space="0" w:color="auto"/>
              <w:left w:val="single" w:sz="4" w:space="0" w:color="auto"/>
              <w:bottom w:val="single" w:sz="4" w:space="0" w:color="auto"/>
              <w:right w:val="single" w:sz="4" w:space="0" w:color="auto"/>
            </w:tcBorders>
          </w:tcPr>
          <w:p w14:paraId="75C9F9CD" w14:textId="77777777" w:rsidR="00697D80" w:rsidRPr="00BB6FA3" w:rsidRDefault="00697D80"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Rendre l’interface responsive.</w:t>
            </w:r>
          </w:p>
        </w:tc>
        <w:tc>
          <w:tcPr>
            <w:tcW w:w="1270" w:type="dxa"/>
            <w:vMerge/>
            <w:tcBorders>
              <w:top w:val="single" w:sz="4" w:space="0" w:color="auto"/>
              <w:left w:val="single" w:sz="4" w:space="0" w:color="auto"/>
              <w:bottom w:val="single" w:sz="4" w:space="0" w:color="auto"/>
              <w:right w:val="single" w:sz="4" w:space="0" w:color="auto"/>
            </w:tcBorders>
          </w:tcPr>
          <w:p w14:paraId="60813744" w14:textId="77777777" w:rsidR="00697D80" w:rsidRPr="00BB6FA3" w:rsidRDefault="00697D80" w:rsidP="000B59EB">
            <w:pPr>
              <w:spacing w:line="360" w:lineRule="auto"/>
              <w:jc w:val="both"/>
              <w:rPr>
                <w:rFonts w:asciiTheme="majorBidi" w:hAnsiTheme="majorBidi" w:cstheme="majorBidi"/>
                <w:b/>
                <w:bCs/>
                <w:sz w:val="20"/>
                <w:szCs w:val="20"/>
              </w:rPr>
            </w:pPr>
          </w:p>
        </w:tc>
      </w:tr>
      <w:tr w:rsidR="00697D80" w:rsidRPr="00BB6FA3" w14:paraId="773464E4" w14:textId="77777777" w:rsidTr="005750A7">
        <w:trPr>
          <w:trHeight w:val="846"/>
        </w:trPr>
        <w:tc>
          <w:tcPr>
            <w:tcW w:w="2405"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244F496" w14:textId="77777777" w:rsidR="00697D80" w:rsidRPr="00BB6FA3" w:rsidRDefault="00697D80" w:rsidP="000B59EB">
            <w:pPr>
              <w:spacing w:line="360" w:lineRule="auto"/>
              <w:jc w:val="both"/>
              <w:rPr>
                <w:rFonts w:asciiTheme="majorBidi" w:hAnsiTheme="majorBidi" w:cstheme="majorBidi"/>
                <w:b/>
                <w:bCs/>
                <w:sz w:val="20"/>
                <w:szCs w:val="20"/>
              </w:rPr>
            </w:pPr>
          </w:p>
        </w:tc>
        <w:tc>
          <w:tcPr>
            <w:tcW w:w="1418" w:type="dxa"/>
            <w:vMerge/>
            <w:tcBorders>
              <w:top w:val="single" w:sz="4" w:space="0" w:color="auto"/>
              <w:left w:val="single" w:sz="4" w:space="0" w:color="auto"/>
              <w:bottom w:val="single" w:sz="4" w:space="0" w:color="auto"/>
              <w:right w:val="single" w:sz="4" w:space="0" w:color="auto"/>
            </w:tcBorders>
          </w:tcPr>
          <w:p w14:paraId="7A67CBD2" w14:textId="77777777" w:rsidR="00697D80" w:rsidRPr="00BB6FA3" w:rsidRDefault="00697D80" w:rsidP="000B59EB">
            <w:pPr>
              <w:spacing w:line="360" w:lineRule="auto"/>
              <w:jc w:val="both"/>
              <w:rPr>
                <w:rFonts w:asciiTheme="majorBidi" w:hAnsiTheme="majorBidi" w:cstheme="majorBidi"/>
                <w:sz w:val="20"/>
                <w:szCs w:val="20"/>
              </w:rPr>
            </w:pPr>
          </w:p>
        </w:tc>
        <w:tc>
          <w:tcPr>
            <w:tcW w:w="3969" w:type="dxa"/>
            <w:tcBorders>
              <w:top w:val="single" w:sz="4" w:space="0" w:color="auto"/>
              <w:left w:val="single" w:sz="4" w:space="0" w:color="auto"/>
              <w:bottom w:val="single" w:sz="4" w:space="0" w:color="auto"/>
              <w:right w:val="single" w:sz="4" w:space="0" w:color="auto"/>
            </w:tcBorders>
          </w:tcPr>
          <w:p w14:paraId="7B03335E" w14:textId="034C72F1" w:rsidR="00697D80" w:rsidRPr="00BB6FA3" w:rsidRDefault="00697D80"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Créer la fonctionnalité d’affichage de cours guidées.</w:t>
            </w:r>
          </w:p>
        </w:tc>
        <w:tc>
          <w:tcPr>
            <w:tcW w:w="1270" w:type="dxa"/>
            <w:vMerge/>
            <w:tcBorders>
              <w:top w:val="single" w:sz="4" w:space="0" w:color="auto"/>
              <w:left w:val="single" w:sz="4" w:space="0" w:color="auto"/>
              <w:bottom w:val="single" w:sz="4" w:space="0" w:color="auto"/>
              <w:right w:val="single" w:sz="4" w:space="0" w:color="auto"/>
            </w:tcBorders>
          </w:tcPr>
          <w:p w14:paraId="44D6958F" w14:textId="77777777" w:rsidR="00697D80" w:rsidRPr="00BB6FA3" w:rsidRDefault="00697D80" w:rsidP="000B59EB">
            <w:pPr>
              <w:spacing w:line="360" w:lineRule="auto"/>
              <w:jc w:val="both"/>
              <w:rPr>
                <w:rFonts w:asciiTheme="majorBidi" w:hAnsiTheme="majorBidi" w:cstheme="majorBidi"/>
                <w:b/>
                <w:bCs/>
                <w:sz w:val="20"/>
                <w:szCs w:val="20"/>
              </w:rPr>
            </w:pPr>
          </w:p>
        </w:tc>
      </w:tr>
      <w:tr w:rsidR="00697D80" w:rsidRPr="00BB6FA3" w14:paraId="0AF45949" w14:textId="77777777" w:rsidTr="005750A7">
        <w:trPr>
          <w:trHeight w:val="267"/>
        </w:trPr>
        <w:tc>
          <w:tcPr>
            <w:tcW w:w="2405"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00F65C8" w14:textId="77777777" w:rsidR="00697D80" w:rsidRPr="00BB6FA3" w:rsidRDefault="00697D80" w:rsidP="000B59EB">
            <w:pPr>
              <w:spacing w:line="360" w:lineRule="auto"/>
              <w:jc w:val="both"/>
              <w:rPr>
                <w:rFonts w:asciiTheme="majorBidi" w:hAnsiTheme="majorBidi" w:cstheme="majorBidi"/>
                <w:b/>
                <w:bCs/>
                <w:sz w:val="20"/>
                <w:szCs w:val="20"/>
              </w:rPr>
            </w:pPr>
          </w:p>
        </w:tc>
        <w:tc>
          <w:tcPr>
            <w:tcW w:w="1418" w:type="dxa"/>
            <w:vMerge w:val="restart"/>
            <w:tcBorders>
              <w:top w:val="single" w:sz="4" w:space="0" w:color="auto"/>
              <w:left w:val="single" w:sz="4" w:space="0" w:color="auto"/>
              <w:bottom w:val="single" w:sz="4" w:space="0" w:color="auto"/>
              <w:right w:val="single" w:sz="4" w:space="0" w:color="auto"/>
            </w:tcBorders>
          </w:tcPr>
          <w:p w14:paraId="59C0734F" w14:textId="3B476E16" w:rsidR="00697D80" w:rsidRPr="00BB6FA3" w:rsidRDefault="00697D80" w:rsidP="000B59EB">
            <w:pPr>
              <w:spacing w:line="360" w:lineRule="auto"/>
              <w:jc w:val="both"/>
              <w:rPr>
                <w:rFonts w:asciiTheme="majorBidi" w:hAnsiTheme="majorBidi" w:cstheme="majorBidi"/>
                <w:sz w:val="20"/>
                <w:szCs w:val="20"/>
              </w:rPr>
            </w:pPr>
            <w:r>
              <w:rPr>
                <w:rFonts w:asciiTheme="majorBidi" w:hAnsiTheme="majorBidi" w:cstheme="majorBidi"/>
                <w:sz w:val="20"/>
                <w:szCs w:val="20"/>
              </w:rPr>
              <w:t xml:space="preserve">Mettre à jour les cours </w:t>
            </w:r>
          </w:p>
        </w:tc>
        <w:tc>
          <w:tcPr>
            <w:tcW w:w="3969" w:type="dxa"/>
            <w:tcBorders>
              <w:top w:val="single" w:sz="4" w:space="0" w:color="auto"/>
              <w:left w:val="single" w:sz="4" w:space="0" w:color="auto"/>
              <w:bottom w:val="single" w:sz="4" w:space="0" w:color="auto"/>
              <w:right w:val="single" w:sz="4" w:space="0" w:color="auto"/>
            </w:tcBorders>
          </w:tcPr>
          <w:p w14:paraId="47148CBE" w14:textId="6E4E7730" w:rsidR="00697D80" w:rsidRPr="00BB6FA3" w:rsidRDefault="00697D80"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 xml:space="preserve">Créer les </w:t>
            </w:r>
            <w:proofErr w:type="spellStart"/>
            <w:r w:rsidRPr="00BB6FA3">
              <w:rPr>
                <w:rFonts w:asciiTheme="majorBidi" w:hAnsiTheme="majorBidi" w:cstheme="majorBidi"/>
                <w:sz w:val="20"/>
                <w:szCs w:val="20"/>
              </w:rPr>
              <w:t>IHMs</w:t>
            </w:r>
            <w:proofErr w:type="spellEnd"/>
            <w:r w:rsidRPr="00BB6FA3">
              <w:rPr>
                <w:rFonts w:asciiTheme="majorBidi" w:hAnsiTheme="majorBidi" w:cstheme="majorBidi"/>
                <w:sz w:val="20"/>
                <w:szCs w:val="20"/>
              </w:rPr>
              <w:t>.</w:t>
            </w:r>
          </w:p>
        </w:tc>
        <w:tc>
          <w:tcPr>
            <w:tcW w:w="1270" w:type="dxa"/>
            <w:vMerge/>
            <w:tcBorders>
              <w:top w:val="single" w:sz="4" w:space="0" w:color="auto"/>
              <w:left w:val="single" w:sz="4" w:space="0" w:color="auto"/>
              <w:bottom w:val="single" w:sz="4" w:space="0" w:color="auto"/>
              <w:right w:val="single" w:sz="4" w:space="0" w:color="auto"/>
            </w:tcBorders>
          </w:tcPr>
          <w:p w14:paraId="7A683634" w14:textId="77777777" w:rsidR="00697D80" w:rsidRPr="00BB6FA3" w:rsidRDefault="00697D80" w:rsidP="000B59EB">
            <w:pPr>
              <w:spacing w:line="360" w:lineRule="auto"/>
              <w:jc w:val="both"/>
              <w:rPr>
                <w:rFonts w:asciiTheme="majorBidi" w:hAnsiTheme="majorBidi" w:cstheme="majorBidi"/>
                <w:b/>
                <w:bCs/>
                <w:sz w:val="20"/>
                <w:szCs w:val="20"/>
              </w:rPr>
            </w:pPr>
          </w:p>
        </w:tc>
      </w:tr>
      <w:tr w:rsidR="00697D80" w:rsidRPr="00BB6FA3" w14:paraId="58D5BAF7" w14:textId="77777777" w:rsidTr="005750A7">
        <w:trPr>
          <w:trHeight w:val="174"/>
        </w:trPr>
        <w:tc>
          <w:tcPr>
            <w:tcW w:w="2405"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B120AAD" w14:textId="77777777" w:rsidR="00697D80" w:rsidRPr="00BB6FA3" w:rsidRDefault="00697D80" w:rsidP="000B59EB">
            <w:pPr>
              <w:spacing w:line="360" w:lineRule="auto"/>
              <w:jc w:val="both"/>
              <w:rPr>
                <w:rFonts w:asciiTheme="majorBidi" w:hAnsiTheme="majorBidi" w:cstheme="majorBidi"/>
                <w:b/>
                <w:bCs/>
                <w:sz w:val="20"/>
                <w:szCs w:val="20"/>
              </w:rPr>
            </w:pPr>
          </w:p>
        </w:tc>
        <w:tc>
          <w:tcPr>
            <w:tcW w:w="1418" w:type="dxa"/>
            <w:vMerge/>
            <w:tcBorders>
              <w:top w:val="single" w:sz="4" w:space="0" w:color="auto"/>
              <w:left w:val="single" w:sz="4" w:space="0" w:color="auto"/>
              <w:bottom w:val="single" w:sz="4" w:space="0" w:color="auto"/>
              <w:right w:val="single" w:sz="4" w:space="0" w:color="auto"/>
            </w:tcBorders>
          </w:tcPr>
          <w:p w14:paraId="5E3081C9" w14:textId="77777777" w:rsidR="00697D80" w:rsidRPr="00BB6FA3" w:rsidRDefault="00697D80" w:rsidP="000B59EB">
            <w:pPr>
              <w:spacing w:line="360" w:lineRule="auto"/>
              <w:jc w:val="both"/>
              <w:rPr>
                <w:rFonts w:asciiTheme="majorBidi" w:hAnsiTheme="majorBidi" w:cstheme="majorBidi"/>
                <w:sz w:val="20"/>
                <w:szCs w:val="20"/>
              </w:rPr>
            </w:pPr>
          </w:p>
        </w:tc>
        <w:tc>
          <w:tcPr>
            <w:tcW w:w="3969" w:type="dxa"/>
            <w:tcBorders>
              <w:top w:val="single" w:sz="4" w:space="0" w:color="auto"/>
              <w:left w:val="single" w:sz="4" w:space="0" w:color="auto"/>
              <w:bottom w:val="single" w:sz="4" w:space="0" w:color="auto"/>
              <w:right w:val="single" w:sz="4" w:space="0" w:color="auto"/>
            </w:tcBorders>
          </w:tcPr>
          <w:p w14:paraId="05EFEE4A" w14:textId="41A253A3" w:rsidR="00697D80" w:rsidRPr="00BB6FA3" w:rsidRDefault="00697D80"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Rendre l’interface responsive.</w:t>
            </w:r>
          </w:p>
        </w:tc>
        <w:tc>
          <w:tcPr>
            <w:tcW w:w="1270" w:type="dxa"/>
            <w:vMerge/>
            <w:tcBorders>
              <w:top w:val="single" w:sz="4" w:space="0" w:color="auto"/>
              <w:left w:val="single" w:sz="4" w:space="0" w:color="auto"/>
              <w:bottom w:val="single" w:sz="4" w:space="0" w:color="auto"/>
              <w:right w:val="single" w:sz="4" w:space="0" w:color="auto"/>
            </w:tcBorders>
          </w:tcPr>
          <w:p w14:paraId="6095406F" w14:textId="77777777" w:rsidR="00697D80" w:rsidRPr="00BB6FA3" w:rsidRDefault="00697D80" w:rsidP="000B59EB">
            <w:pPr>
              <w:spacing w:line="360" w:lineRule="auto"/>
              <w:jc w:val="both"/>
              <w:rPr>
                <w:rFonts w:asciiTheme="majorBidi" w:hAnsiTheme="majorBidi" w:cstheme="majorBidi"/>
                <w:b/>
                <w:bCs/>
                <w:sz w:val="20"/>
                <w:szCs w:val="20"/>
              </w:rPr>
            </w:pPr>
          </w:p>
        </w:tc>
      </w:tr>
      <w:tr w:rsidR="00697D80" w:rsidRPr="00BB6FA3" w14:paraId="1991D163" w14:textId="77777777" w:rsidTr="005750A7">
        <w:trPr>
          <w:trHeight w:val="187"/>
        </w:trPr>
        <w:tc>
          <w:tcPr>
            <w:tcW w:w="2405"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A726B00" w14:textId="77777777" w:rsidR="00697D80" w:rsidRPr="00BB6FA3" w:rsidRDefault="00697D80" w:rsidP="000B59EB">
            <w:pPr>
              <w:spacing w:line="360" w:lineRule="auto"/>
              <w:jc w:val="both"/>
              <w:rPr>
                <w:rFonts w:asciiTheme="majorBidi" w:hAnsiTheme="majorBidi" w:cstheme="majorBidi"/>
                <w:b/>
                <w:bCs/>
                <w:sz w:val="20"/>
                <w:szCs w:val="20"/>
              </w:rPr>
            </w:pPr>
          </w:p>
        </w:tc>
        <w:tc>
          <w:tcPr>
            <w:tcW w:w="1418" w:type="dxa"/>
            <w:vMerge/>
            <w:tcBorders>
              <w:top w:val="single" w:sz="4" w:space="0" w:color="auto"/>
              <w:left w:val="single" w:sz="4" w:space="0" w:color="auto"/>
              <w:bottom w:val="single" w:sz="4" w:space="0" w:color="auto"/>
              <w:right w:val="single" w:sz="4" w:space="0" w:color="auto"/>
            </w:tcBorders>
          </w:tcPr>
          <w:p w14:paraId="327FAD9A" w14:textId="77777777" w:rsidR="00697D80" w:rsidRPr="00BB6FA3" w:rsidRDefault="00697D80" w:rsidP="000B59EB">
            <w:pPr>
              <w:spacing w:line="360" w:lineRule="auto"/>
              <w:jc w:val="both"/>
              <w:rPr>
                <w:rFonts w:asciiTheme="majorBidi" w:hAnsiTheme="majorBidi" w:cstheme="majorBidi"/>
                <w:sz w:val="20"/>
                <w:szCs w:val="20"/>
              </w:rPr>
            </w:pPr>
          </w:p>
        </w:tc>
        <w:tc>
          <w:tcPr>
            <w:tcW w:w="3969" w:type="dxa"/>
            <w:tcBorders>
              <w:top w:val="single" w:sz="4" w:space="0" w:color="auto"/>
              <w:left w:val="single" w:sz="4" w:space="0" w:color="auto"/>
              <w:bottom w:val="single" w:sz="4" w:space="0" w:color="auto"/>
              <w:right w:val="single" w:sz="4" w:space="0" w:color="auto"/>
            </w:tcBorders>
          </w:tcPr>
          <w:p w14:paraId="6733B52D" w14:textId="542D02D6" w:rsidR="00697D80" w:rsidRPr="00BB6FA3" w:rsidRDefault="00697D80"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 xml:space="preserve">Créer la fonctionnalité d’acceptation de </w:t>
            </w:r>
            <w:r>
              <w:rPr>
                <w:rFonts w:asciiTheme="majorBidi" w:hAnsiTheme="majorBidi" w:cstheme="majorBidi"/>
                <w:sz w:val="20"/>
                <w:szCs w:val="20"/>
              </w:rPr>
              <w:t>cours et de suppression</w:t>
            </w:r>
            <w:r w:rsidRPr="00BB6FA3">
              <w:rPr>
                <w:rFonts w:asciiTheme="majorBidi" w:hAnsiTheme="majorBidi" w:cstheme="majorBidi"/>
                <w:sz w:val="20"/>
                <w:szCs w:val="20"/>
              </w:rPr>
              <w:t>.</w:t>
            </w:r>
          </w:p>
        </w:tc>
        <w:tc>
          <w:tcPr>
            <w:tcW w:w="1270" w:type="dxa"/>
            <w:vMerge/>
            <w:tcBorders>
              <w:top w:val="single" w:sz="4" w:space="0" w:color="auto"/>
              <w:left w:val="single" w:sz="4" w:space="0" w:color="auto"/>
              <w:bottom w:val="single" w:sz="4" w:space="0" w:color="auto"/>
              <w:right w:val="single" w:sz="4" w:space="0" w:color="auto"/>
            </w:tcBorders>
          </w:tcPr>
          <w:p w14:paraId="45BA5D15" w14:textId="77777777" w:rsidR="00697D80" w:rsidRPr="00BB6FA3" w:rsidRDefault="00697D80" w:rsidP="000B59EB">
            <w:pPr>
              <w:spacing w:line="360" w:lineRule="auto"/>
              <w:jc w:val="both"/>
              <w:rPr>
                <w:rFonts w:asciiTheme="majorBidi" w:hAnsiTheme="majorBidi" w:cstheme="majorBidi"/>
                <w:b/>
                <w:bCs/>
                <w:sz w:val="20"/>
                <w:szCs w:val="20"/>
              </w:rPr>
            </w:pPr>
          </w:p>
        </w:tc>
      </w:tr>
      <w:tr w:rsidR="00697D80" w:rsidRPr="00BB6FA3" w14:paraId="79A3C5F6" w14:textId="77777777" w:rsidTr="005750A7">
        <w:trPr>
          <w:trHeight w:val="414"/>
        </w:trPr>
        <w:tc>
          <w:tcPr>
            <w:tcW w:w="2405"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A1A85E1" w14:textId="77777777" w:rsidR="00697D80" w:rsidRPr="00BB6FA3" w:rsidRDefault="00697D80" w:rsidP="000B59EB">
            <w:pPr>
              <w:spacing w:line="360" w:lineRule="auto"/>
              <w:jc w:val="both"/>
              <w:rPr>
                <w:rFonts w:asciiTheme="majorBidi" w:hAnsiTheme="majorBidi" w:cstheme="majorBidi"/>
                <w:b/>
                <w:bCs/>
                <w:sz w:val="20"/>
                <w:szCs w:val="20"/>
              </w:rPr>
            </w:pPr>
          </w:p>
        </w:tc>
        <w:tc>
          <w:tcPr>
            <w:tcW w:w="1418" w:type="dxa"/>
            <w:vMerge w:val="restart"/>
            <w:tcBorders>
              <w:top w:val="single" w:sz="4" w:space="0" w:color="auto"/>
              <w:left w:val="single" w:sz="4" w:space="0" w:color="auto"/>
              <w:bottom w:val="single" w:sz="4" w:space="0" w:color="auto"/>
              <w:right w:val="single" w:sz="4" w:space="0" w:color="auto"/>
            </w:tcBorders>
          </w:tcPr>
          <w:p w14:paraId="368EC415" w14:textId="556A0C29" w:rsidR="00697D80" w:rsidRPr="00BB6FA3" w:rsidRDefault="00697D80" w:rsidP="000B59EB">
            <w:pPr>
              <w:spacing w:line="360" w:lineRule="auto"/>
              <w:jc w:val="both"/>
              <w:rPr>
                <w:rFonts w:asciiTheme="majorBidi" w:hAnsiTheme="majorBidi" w:cstheme="majorBidi"/>
                <w:sz w:val="20"/>
                <w:szCs w:val="20"/>
              </w:rPr>
            </w:pPr>
            <w:r>
              <w:rPr>
                <w:rFonts w:asciiTheme="majorBidi" w:hAnsiTheme="majorBidi" w:cstheme="majorBidi"/>
                <w:sz w:val="20"/>
                <w:szCs w:val="20"/>
              </w:rPr>
              <w:t xml:space="preserve">Ajouter un cours </w:t>
            </w:r>
          </w:p>
        </w:tc>
        <w:tc>
          <w:tcPr>
            <w:tcW w:w="3969" w:type="dxa"/>
            <w:tcBorders>
              <w:top w:val="single" w:sz="4" w:space="0" w:color="auto"/>
              <w:left w:val="single" w:sz="4" w:space="0" w:color="auto"/>
              <w:bottom w:val="single" w:sz="4" w:space="0" w:color="auto"/>
              <w:right w:val="single" w:sz="4" w:space="0" w:color="auto"/>
            </w:tcBorders>
          </w:tcPr>
          <w:p w14:paraId="1E052E13" w14:textId="77777777" w:rsidR="00697D80" w:rsidRPr="00BB6FA3" w:rsidRDefault="00697D80"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 xml:space="preserve">Créer les </w:t>
            </w:r>
            <w:proofErr w:type="spellStart"/>
            <w:r w:rsidRPr="00BB6FA3">
              <w:rPr>
                <w:rFonts w:asciiTheme="majorBidi" w:hAnsiTheme="majorBidi" w:cstheme="majorBidi"/>
                <w:sz w:val="20"/>
                <w:szCs w:val="20"/>
              </w:rPr>
              <w:t>IHMs</w:t>
            </w:r>
            <w:proofErr w:type="spellEnd"/>
            <w:r w:rsidRPr="00BB6FA3">
              <w:rPr>
                <w:rFonts w:asciiTheme="majorBidi" w:hAnsiTheme="majorBidi" w:cstheme="majorBidi"/>
                <w:sz w:val="20"/>
                <w:szCs w:val="20"/>
              </w:rPr>
              <w:t>.</w:t>
            </w:r>
          </w:p>
        </w:tc>
        <w:tc>
          <w:tcPr>
            <w:tcW w:w="1270" w:type="dxa"/>
            <w:vMerge/>
            <w:tcBorders>
              <w:top w:val="single" w:sz="4" w:space="0" w:color="auto"/>
              <w:left w:val="single" w:sz="4" w:space="0" w:color="auto"/>
              <w:bottom w:val="single" w:sz="4" w:space="0" w:color="auto"/>
              <w:right w:val="single" w:sz="4" w:space="0" w:color="auto"/>
            </w:tcBorders>
          </w:tcPr>
          <w:p w14:paraId="47C55D94" w14:textId="77777777" w:rsidR="00697D80" w:rsidRPr="00BB6FA3" w:rsidRDefault="00697D80" w:rsidP="000B59EB">
            <w:pPr>
              <w:spacing w:line="360" w:lineRule="auto"/>
              <w:jc w:val="both"/>
              <w:rPr>
                <w:rFonts w:asciiTheme="majorBidi" w:hAnsiTheme="majorBidi" w:cstheme="majorBidi"/>
                <w:b/>
                <w:bCs/>
                <w:sz w:val="20"/>
                <w:szCs w:val="20"/>
              </w:rPr>
            </w:pPr>
          </w:p>
        </w:tc>
      </w:tr>
      <w:tr w:rsidR="00697D80" w:rsidRPr="00BB6FA3" w14:paraId="42D6CBC9" w14:textId="77777777" w:rsidTr="005750A7">
        <w:trPr>
          <w:trHeight w:val="307"/>
        </w:trPr>
        <w:tc>
          <w:tcPr>
            <w:tcW w:w="2405"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AEE6E59" w14:textId="77777777" w:rsidR="00697D80" w:rsidRPr="00BB6FA3" w:rsidRDefault="00697D80" w:rsidP="000B59EB">
            <w:pPr>
              <w:spacing w:line="360" w:lineRule="auto"/>
              <w:jc w:val="both"/>
              <w:rPr>
                <w:rFonts w:asciiTheme="majorBidi" w:hAnsiTheme="majorBidi" w:cstheme="majorBidi"/>
                <w:b/>
                <w:bCs/>
                <w:sz w:val="20"/>
                <w:szCs w:val="20"/>
              </w:rPr>
            </w:pPr>
          </w:p>
        </w:tc>
        <w:tc>
          <w:tcPr>
            <w:tcW w:w="1418" w:type="dxa"/>
            <w:vMerge/>
            <w:tcBorders>
              <w:top w:val="single" w:sz="4" w:space="0" w:color="auto"/>
              <w:left w:val="single" w:sz="4" w:space="0" w:color="auto"/>
              <w:bottom w:val="single" w:sz="4" w:space="0" w:color="auto"/>
              <w:right w:val="single" w:sz="4" w:space="0" w:color="auto"/>
            </w:tcBorders>
          </w:tcPr>
          <w:p w14:paraId="480C0919" w14:textId="77777777" w:rsidR="00697D80" w:rsidRPr="00BB6FA3" w:rsidRDefault="00697D80" w:rsidP="000B59EB">
            <w:pPr>
              <w:spacing w:line="360" w:lineRule="auto"/>
              <w:jc w:val="both"/>
              <w:rPr>
                <w:rFonts w:asciiTheme="majorBidi" w:hAnsiTheme="majorBidi" w:cstheme="majorBidi"/>
                <w:b/>
                <w:bCs/>
                <w:sz w:val="20"/>
                <w:szCs w:val="20"/>
              </w:rPr>
            </w:pPr>
          </w:p>
        </w:tc>
        <w:tc>
          <w:tcPr>
            <w:tcW w:w="3969" w:type="dxa"/>
            <w:tcBorders>
              <w:top w:val="single" w:sz="4" w:space="0" w:color="auto"/>
              <w:left w:val="single" w:sz="4" w:space="0" w:color="auto"/>
              <w:bottom w:val="single" w:sz="4" w:space="0" w:color="auto"/>
              <w:right w:val="single" w:sz="4" w:space="0" w:color="auto"/>
            </w:tcBorders>
          </w:tcPr>
          <w:p w14:paraId="10C5E9D6" w14:textId="77777777" w:rsidR="00697D80" w:rsidRPr="00BB6FA3" w:rsidRDefault="00697D80"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Rendre l’interface responsive.</w:t>
            </w:r>
          </w:p>
        </w:tc>
        <w:tc>
          <w:tcPr>
            <w:tcW w:w="1270" w:type="dxa"/>
            <w:vMerge/>
            <w:tcBorders>
              <w:top w:val="single" w:sz="4" w:space="0" w:color="auto"/>
              <w:left w:val="single" w:sz="4" w:space="0" w:color="auto"/>
              <w:bottom w:val="single" w:sz="4" w:space="0" w:color="auto"/>
              <w:right w:val="single" w:sz="4" w:space="0" w:color="auto"/>
            </w:tcBorders>
          </w:tcPr>
          <w:p w14:paraId="13A883D9" w14:textId="77777777" w:rsidR="00697D80" w:rsidRPr="00BB6FA3" w:rsidRDefault="00697D80" w:rsidP="000B59EB">
            <w:pPr>
              <w:spacing w:line="360" w:lineRule="auto"/>
              <w:jc w:val="both"/>
              <w:rPr>
                <w:rFonts w:asciiTheme="majorBidi" w:hAnsiTheme="majorBidi" w:cstheme="majorBidi"/>
                <w:b/>
                <w:bCs/>
                <w:sz w:val="20"/>
                <w:szCs w:val="20"/>
              </w:rPr>
            </w:pPr>
          </w:p>
        </w:tc>
      </w:tr>
      <w:tr w:rsidR="00697D80" w:rsidRPr="00BB6FA3" w14:paraId="2A639C8A" w14:textId="77777777" w:rsidTr="005750A7">
        <w:trPr>
          <w:trHeight w:val="792"/>
        </w:trPr>
        <w:tc>
          <w:tcPr>
            <w:tcW w:w="2405"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554C173" w14:textId="77777777" w:rsidR="00697D80" w:rsidRPr="00BB6FA3" w:rsidRDefault="00697D80" w:rsidP="000B59EB">
            <w:pPr>
              <w:spacing w:line="360" w:lineRule="auto"/>
              <w:jc w:val="both"/>
              <w:rPr>
                <w:rFonts w:asciiTheme="majorBidi" w:hAnsiTheme="majorBidi" w:cstheme="majorBidi"/>
                <w:b/>
                <w:bCs/>
                <w:sz w:val="20"/>
                <w:szCs w:val="20"/>
              </w:rPr>
            </w:pPr>
          </w:p>
        </w:tc>
        <w:tc>
          <w:tcPr>
            <w:tcW w:w="1418" w:type="dxa"/>
            <w:vMerge/>
            <w:tcBorders>
              <w:top w:val="single" w:sz="4" w:space="0" w:color="auto"/>
              <w:left w:val="single" w:sz="4" w:space="0" w:color="auto"/>
              <w:bottom w:val="single" w:sz="4" w:space="0" w:color="auto"/>
              <w:right w:val="single" w:sz="4" w:space="0" w:color="auto"/>
            </w:tcBorders>
          </w:tcPr>
          <w:p w14:paraId="5F8E340A" w14:textId="77777777" w:rsidR="00697D80" w:rsidRPr="00BB6FA3" w:rsidRDefault="00697D80" w:rsidP="000B59EB">
            <w:pPr>
              <w:spacing w:line="360" w:lineRule="auto"/>
              <w:jc w:val="both"/>
              <w:rPr>
                <w:rFonts w:asciiTheme="majorBidi" w:hAnsiTheme="majorBidi" w:cstheme="majorBidi"/>
                <w:b/>
                <w:bCs/>
                <w:sz w:val="20"/>
                <w:szCs w:val="20"/>
              </w:rPr>
            </w:pPr>
          </w:p>
        </w:tc>
        <w:tc>
          <w:tcPr>
            <w:tcW w:w="3969" w:type="dxa"/>
            <w:tcBorders>
              <w:top w:val="single" w:sz="4" w:space="0" w:color="auto"/>
              <w:left w:val="single" w:sz="4" w:space="0" w:color="auto"/>
              <w:bottom w:val="single" w:sz="4" w:space="0" w:color="auto"/>
              <w:right w:val="single" w:sz="4" w:space="0" w:color="auto"/>
            </w:tcBorders>
          </w:tcPr>
          <w:p w14:paraId="67AFEC42" w14:textId="7043B090" w:rsidR="00697D80" w:rsidRDefault="00697D80" w:rsidP="000B59EB">
            <w:pPr>
              <w:spacing w:line="360" w:lineRule="auto"/>
              <w:jc w:val="both"/>
              <w:rPr>
                <w:rFonts w:asciiTheme="majorBidi" w:hAnsiTheme="majorBidi" w:cstheme="majorBidi"/>
                <w:sz w:val="20"/>
                <w:szCs w:val="20"/>
              </w:rPr>
            </w:pPr>
            <w:r>
              <w:rPr>
                <w:rFonts w:asciiTheme="majorBidi" w:hAnsiTheme="majorBidi" w:cstheme="majorBidi"/>
                <w:sz w:val="20"/>
                <w:szCs w:val="20"/>
              </w:rPr>
              <w:t>Créer la fonctionnalité de suppression d’un cours.</w:t>
            </w:r>
          </w:p>
          <w:p w14:paraId="6D6F469C" w14:textId="09ADB2C5" w:rsidR="00697D80" w:rsidRPr="00BB6FA3" w:rsidRDefault="00697D80" w:rsidP="000B59EB">
            <w:pPr>
              <w:spacing w:line="360" w:lineRule="auto"/>
              <w:jc w:val="both"/>
              <w:rPr>
                <w:rFonts w:asciiTheme="majorBidi" w:hAnsiTheme="majorBidi" w:cstheme="majorBidi"/>
                <w:sz w:val="20"/>
                <w:szCs w:val="20"/>
              </w:rPr>
            </w:pPr>
          </w:p>
        </w:tc>
        <w:tc>
          <w:tcPr>
            <w:tcW w:w="1270" w:type="dxa"/>
            <w:vMerge/>
            <w:tcBorders>
              <w:top w:val="single" w:sz="4" w:space="0" w:color="auto"/>
              <w:left w:val="single" w:sz="4" w:space="0" w:color="auto"/>
              <w:bottom w:val="single" w:sz="4" w:space="0" w:color="auto"/>
              <w:right w:val="single" w:sz="4" w:space="0" w:color="auto"/>
            </w:tcBorders>
          </w:tcPr>
          <w:p w14:paraId="60F4CCD9" w14:textId="77777777" w:rsidR="00697D80" w:rsidRPr="00BB6FA3" w:rsidRDefault="00697D80" w:rsidP="000B59EB">
            <w:pPr>
              <w:spacing w:line="360" w:lineRule="auto"/>
              <w:jc w:val="both"/>
              <w:rPr>
                <w:rFonts w:asciiTheme="majorBidi" w:hAnsiTheme="majorBidi" w:cstheme="majorBidi"/>
                <w:b/>
                <w:bCs/>
                <w:sz w:val="20"/>
                <w:szCs w:val="20"/>
              </w:rPr>
            </w:pPr>
          </w:p>
        </w:tc>
      </w:tr>
      <w:tr w:rsidR="00697D80" w:rsidRPr="00BB6FA3" w14:paraId="105AAE6D" w14:textId="77777777" w:rsidTr="005750A7">
        <w:trPr>
          <w:trHeight w:val="360"/>
        </w:trPr>
        <w:tc>
          <w:tcPr>
            <w:tcW w:w="2405"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6FEE819" w14:textId="77777777" w:rsidR="00697D80" w:rsidRPr="00BB6FA3" w:rsidRDefault="00697D80" w:rsidP="000B59EB">
            <w:pPr>
              <w:spacing w:line="360" w:lineRule="auto"/>
              <w:jc w:val="both"/>
              <w:rPr>
                <w:rFonts w:asciiTheme="majorBidi" w:hAnsiTheme="majorBidi" w:cstheme="majorBidi"/>
                <w:b/>
                <w:bCs/>
                <w:sz w:val="20"/>
                <w:szCs w:val="20"/>
              </w:rPr>
            </w:pPr>
          </w:p>
        </w:tc>
        <w:tc>
          <w:tcPr>
            <w:tcW w:w="1418" w:type="dxa"/>
            <w:vMerge w:val="restart"/>
            <w:tcBorders>
              <w:top w:val="single" w:sz="4" w:space="0" w:color="auto"/>
              <w:left w:val="single" w:sz="4" w:space="0" w:color="auto"/>
              <w:bottom w:val="single" w:sz="4" w:space="0" w:color="auto"/>
              <w:right w:val="single" w:sz="4" w:space="0" w:color="auto"/>
            </w:tcBorders>
          </w:tcPr>
          <w:p w14:paraId="2C1AEC16" w14:textId="4AFC4D8B" w:rsidR="00697D80" w:rsidRPr="00697D80" w:rsidRDefault="00697D80" w:rsidP="000B59EB">
            <w:pPr>
              <w:spacing w:line="360" w:lineRule="auto"/>
              <w:jc w:val="both"/>
              <w:rPr>
                <w:rFonts w:asciiTheme="majorBidi" w:hAnsiTheme="majorBidi" w:cstheme="majorBidi"/>
                <w:sz w:val="20"/>
                <w:szCs w:val="20"/>
              </w:rPr>
            </w:pPr>
            <w:r>
              <w:rPr>
                <w:rFonts w:asciiTheme="majorBidi" w:hAnsiTheme="majorBidi" w:cstheme="majorBidi"/>
                <w:sz w:val="20"/>
                <w:szCs w:val="20"/>
              </w:rPr>
              <w:t xml:space="preserve">Modifier </w:t>
            </w:r>
            <w:r w:rsidRPr="00697D80">
              <w:rPr>
                <w:rFonts w:asciiTheme="majorBidi" w:hAnsiTheme="majorBidi" w:cstheme="majorBidi"/>
                <w:sz w:val="20"/>
                <w:szCs w:val="20"/>
              </w:rPr>
              <w:t>un cours</w:t>
            </w:r>
          </w:p>
        </w:tc>
        <w:tc>
          <w:tcPr>
            <w:tcW w:w="3969" w:type="dxa"/>
            <w:tcBorders>
              <w:top w:val="single" w:sz="4" w:space="0" w:color="auto"/>
              <w:left w:val="single" w:sz="4" w:space="0" w:color="auto"/>
              <w:bottom w:val="single" w:sz="4" w:space="0" w:color="auto"/>
              <w:right w:val="single" w:sz="4" w:space="0" w:color="auto"/>
            </w:tcBorders>
          </w:tcPr>
          <w:p w14:paraId="1FDFDC24" w14:textId="4DD4862D" w:rsidR="00697D80" w:rsidRDefault="00697D80"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 xml:space="preserve">Créer les </w:t>
            </w:r>
            <w:proofErr w:type="spellStart"/>
            <w:r w:rsidRPr="00BB6FA3">
              <w:rPr>
                <w:rFonts w:asciiTheme="majorBidi" w:hAnsiTheme="majorBidi" w:cstheme="majorBidi"/>
                <w:sz w:val="20"/>
                <w:szCs w:val="20"/>
              </w:rPr>
              <w:t>IHMs</w:t>
            </w:r>
            <w:proofErr w:type="spellEnd"/>
            <w:r w:rsidRPr="00BB6FA3">
              <w:rPr>
                <w:rFonts w:asciiTheme="majorBidi" w:hAnsiTheme="majorBidi" w:cstheme="majorBidi"/>
                <w:sz w:val="20"/>
                <w:szCs w:val="20"/>
              </w:rPr>
              <w:t>.</w:t>
            </w:r>
          </w:p>
        </w:tc>
        <w:tc>
          <w:tcPr>
            <w:tcW w:w="1270" w:type="dxa"/>
            <w:vMerge/>
            <w:tcBorders>
              <w:top w:val="single" w:sz="4" w:space="0" w:color="auto"/>
              <w:left w:val="single" w:sz="4" w:space="0" w:color="auto"/>
              <w:bottom w:val="single" w:sz="4" w:space="0" w:color="auto"/>
              <w:right w:val="single" w:sz="4" w:space="0" w:color="auto"/>
            </w:tcBorders>
          </w:tcPr>
          <w:p w14:paraId="6A0D03E1" w14:textId="77777777" w:rsidR="00697D80" w:rsidRPr="00BB6FA3" w:rsidRDefault="00697D80" w:rsidP="000B59EB">
            <w:pPr>
              <w:spacing w:line="360" w:lineRule="auto"/>
              <w:jc w:val="both"/>
              <w:rPr>
                <w:rFonts w:asciiTheme="majorBidi" w:hAnsiTheme="majorBidi" w:cstheme="majorBidi"/>
                <w:b/>
                <w:bCs/>
                <w:sz w:val="20"/>
                <w:szCs w:val="20"/>
              </w:rPr>
            </w:pPr>
          </w:p>
        </w:tc>
      </w:tr>
      <w:tr w:rsidR="00697D80" w:rsidRPr="00BB6FA3" w14:paraId="10129A08" w14:textId="77777777" w:rsidTr="005750A7">
        <w:trPr>
          <w:trHeight w:val="324"/>
        </w:trPr>
        <w:tc>
          <w:tcPr>
            <w:tcW w:w="2405"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7E3025B" w14:textId="77777777" w:rsidR="00697D80" w:rsidRPr="00BB6FA3" w:rsidRDefault="00697D80" w:rsidP="000B59EB">
            <w:pPr>
              <w:spacing w:line="360" w:lineRule="auto"/>
              <w:jc w:val="both"/>
              <w:rPr>
                <w:rFonts w:asciiTheme="majorBidi" w:hAnsiTheme="majorBidi" w:cstheme="majorBidi"/>
                <w:b/>
                <w:bCs/>
                <w:sz w:val="20"/>
                <w:szCs w:val="20"/>
              </w:rPr>
            </w:pPr>
          </w:p>
        </w:tc>
        <w:tc>
          <w:tcPr>
            <w:tcW w:w="1418" w:type="dxa"/>
            <w:vMerge/>
            <w:tcBorders>
              <w:top w:val="single" w:sz="4" w:space="0" w:color="auto"/>
              <w:left w:val="single" w:sz="4" w:space="0" w:color="auto"/>
              <w:bottom w:val="single" w:sz="4" w:space="0" w:color="auto"/>
              <w:right w:val="single" w:sz="4" w:space="0" w:color="auto"/>
            </w:tcBorders>
          </w:tcPr>
          <w:p w14:paraId="4ADE1927" w14:textId="77777777" w:rsidR="00697D80" w:rsidRDefault="00697D80" w:rsidP="000B59EB">
            <w:pPr>
              <w:spacing w:line="360" w:lineRule="auto"/>
              <w:jc w:val="both"/>
              <w:rPr>
                <w:rFonts w:asciiTheme="majorBidi" w:hAnsiTheme="majorBidi" w:cstheme="majorBidi"/>
                <w:sz w:val="20"/>
                <w:szCs w:val="20"/>
              </w:rPr>
            </w:pPr>
          </w:p>
        </w:tc>
        <w:tc>
          <w:tcPr>
            <w:tcW w:w="3969" w:type="dxa"/>
            <w:tcBorders>
              <w:top w:val="single" w:sz="4" w:space="0" w:color="auto"/>
              <w:left w:val="single" w:sz="4" w:space="0" w:color="auto"/>
              <w:bottom w:val="single" w:sz="4" w:space="0" w:color="auto"/>
              <w:right w:val="single" w:sz="4" w:space="0" w:color="auto"/>
            </w:tcBorders>
          </w:tcPr>
          <w:p w14:paraId="4577D192" w14:textId="03CF9C16" w:rsidR="00697D80" w:rsidRDefault="00697D80" w:rsidP="000B59EB">
            <w:pPr>
              <w:spacing w:line="360" w:lineRule="auto"/>
              <w:jc w:val="both"/>
              <w:rPr>
                <w:rFonts w:asciiTheme="majorBidi" w:hAnsiTheme="majorBidi" w:cstheme="majorBidi"/>
                <w:sz w:val="20"/>
                <w:szCs w:val="20"/>
              </w:rPr>
            </w:pPr>
            <w:r>
              <w:rPr>
                <w:rFonts w:asciiTheme="majorBidi" w:hAnsiTheme="majorBidi" w:cstheme="majorBidi"/>
                <w:sz w:val="20"/>
                <w:szCs w:val="20"/>
              </w:rPr>
              <w:t>Créer la fonctionnalité de modification d’un cours.</w:t>
            </w:r>
          </w:p>
        </w:tc>
        <w:tc>
          <w:tcPr>
            <w:tcW w:w="1270" w:type="dxa"/>
            <w:vMerge/>
            <w:tcBorders>
              <w:top w:val="single" w:sz="4" w:space="0" w:color="auto"/>
              <w:left w:val="single" w:sz="4" w:space="0" w:color="auto"/>
              <w:bottom w:val="single" w:sz="4" w:space="0" w:color="auto"/>
              <w:right w:val="single" w:sz="4" w:space="0" w:color="auto"/>
            </w:tcBorders>
          </w:tcPr>
          <w:p w14:paraId="20AFB72A" w14:textId="77777777" w:rsidR="00697D80" w:rsidRPr="00BB6FA3" w:rsidRDefault="00697D80" w:rsidP="000B59EB">
            <w:pPr>
              <w:spacing w:line="360" w:lineRule="auto"/>
              <w:jc w:val="both"/>
              <w:rPr>
                <w:rFonts w:asciiTheme="majorBidi" w:hAnsiTheme="majorBidi" w:cstheme="majorBidi"/>
                <w:b/>
                <w:bCs/>
                <w:sz w:val="20"/>
                <w:szCs w:val="20"/>
              </w:rPr>
            </w:pPr>
          </w:p>
        </w:tc>
      </w:tr>
      <w:tr w:rsidR="00697D80" w:rsidRPr="00BB6FA3" w14:paraId="6C9850DC" w14:textId="77777777" w:rsidTr="005750A7">
        <w:trPr>
          <w:trHeight w:val="1045"/>
        </w:trPr>
        <w:tc>
          <w:tcPr>
            <w:tcW w:w="2405"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082C0A" w14:textId="77777777" w:rsidR="00697D80" w:rsidRPr="00BB6FA3" w:rsidRDefault="00697D80" w:rsidP="000B59EB">
            <w:pPr>
              <w:spacing w:line="360" w:lineRule="auto"/>
              <w:jc w:val="both"/>
              <w:rPr>
                <w:rFonts w:asciiTheme="majorBidi" w:hAnsiTheme="majorBidi" w:cstheme="majorBidi"/>
                <w:b/>
                <w:bCs/>
                <w:sz w:val="20"/>
                <w:szCs w:val="20"/>
              </w:rPr>
            </w:pPr>
          </w:p>
        </w:tc>
        <w:tc>
          <w:tcPr>
            <w:tcW w:w="1418" w:type="dxa"/>
            <w:tcBorders>
              <w:top w:val="single" w:sz="4" w:space="0" w:color="auto"/>
              <w:left w:val="single" w:sz="4" w:space="0" w:color="auto"/>
              <w:bottom w:val="single" w:sz="4" w:space="0" w:color="auto"/>
              <w:right w:val="single" w:sz="4" w:space="0" w:color="auto"/>
            </w:tcBorders>
          </w:tcPr>
          <w:p w14:paraId="0D8E2CCA" w14:textId="63CF414E" w:rsidR="00697D80" w:rsidRPr="00697D80" w:rsidRDefault="00697D80" w:rsidP="000B59EB">
            <w:pPr>
              <w:spacing w:line="360" w:lineRule="auto"/>
              <w:jc w:val="both"/>
              <w:rPr>
                <w:rFonts w:asciiTheme="majorBidi" w:hAnsiTheme="majorBidi" w:cstheme="majorBidi"/>
                <w:sz w:val="20"/>
                <w:szCs w:val="20"/>
              </w:rPr>
            </w:pPr>
            <w:r w:rsidRPr="00697D80">
              <w:rPr>
                <w:rFonts w:asciiTheme="majorBidi" w:hAnsiTheme="majorBidi" w:cstheme="majorBidi"/>
                <w:sz w:val="20"/>
                <w:szCs w:val="20"/>
              </w:rPr>
              <w:t xml:space="preserve">Supprimer un cours </w:t>
            </w:r>
          </w:p>
        </w:tc>
        <w:tc>
          <w:tcPr>
            <w:tcW w:w="3969" w:type="dxa"/>
            <w:tcBorders>
              <w:top w:val="single" w:sz="4" w:space="0" w:color="auto"/>
              <w:left w:val="single" w:sz="4" w:space="0" w:color="auto"/>
              <w:bottom w:val="single" w:sz="4" w:space="0" w:color="auto"/>
              <w:right w:val="single" w:sz="4" w:space="0" w:color="auto"/>
            </w:tcBorders>
          </w:tcPr>
          <w:p w14:paraId="6FB21E61" w14:textId="6B7541F0" w:rsidR="00707D12" w:rsidRDefault="00697D80" w:rsidP="000B59EB">
            <w:pPr>
              <w:spacing w:line="360" w:lineRule="auto"/>
              <w:jc w:val="both"/>
              <w:rPr>
                <w:rFonts w:asciiTheme="majorBidi" w:hAnsiTheme="majorBidi" w:cstheme="majorBidi"/>
                <w:sz w:val="20"/>
                <w:szCs w:val="20"/>
              </w:rPr>
            </w:pPr>
            <w:r>
              <w:rPr>
                <w:rFonts w:asciiTheme="majorBidi" w:hAnsiTheme="majorBidi" w:cstheme="majorBidi"/>
                <w:sz w:val="20"/>
                <w:szCs w:val="20"/>
              </w:rPr>
              <w:t>Créer la fonctionnalité de suppression d’un cours.</w:t>
            </w:r>
          </w:p>
          <w:p w14:paraId="2258FADB" w14:textId="72638A00" w:rsidR="00707D12" w:rsidRDefault="00707D12" w:rsidP="000B59EB">
            <w:pPr>
              <w:spacing w:line="360" w:lineRule="auto"/>
              <w:jc w:val="both"/>
              <w:rPr>
                <w:rFonts w:asciiTheme="majorBidi" w:hAnsiTheme="majorBidi" w:cstheme="majorBidi"/>
                <w:sz w:val="20"/>
                <w:szCs w:val="20"/>
              </w:rPr>
            </w:pPr>
          </w:p>
        </w:tc>
        <w:tc>
          <w:tcPr>
            <w:tcW w:w="1270" w:type="dxa"/>
            <w:vMerge/>
            <w:tcBorders>
              <w:top w:val="single" w:sz="4" w:space="0" w:color="auto"/>
              <w:left w:val="single" w:sz="4" w:space="0" w:color="auto"/>
              <w:bottom w:val="single" w:sz="4" w:space="0" w:color="auto"/>
              <w:right w:val="single" w:sz="4" w:space="0" w:color="auto"/>
            </w:tcBorders>
          </w:tcPr>
          <w:p w14:paraId="4A9C633F" w14:textId="77777777" w:rsidR="00697D80" w:rsidRPr="00BB6FA3" w:rsidRDefault="00697D80" w:rsidP="000B59EB">
            <w:pPr>
              <w:spacing w:line="360" w:lineRule="auto"/>
              <w:jc w:val="both"/>
              <w:rPr>
                <w:rFonts w:asciiTheme="majorBidi" w:hAnsiTheme="majorBidi" w:cstheme="majorBidi"/>
                <w:b/>
                <w:bCs/>
                <w:sz w:val="20"/>
                <w:szCs w:val="20"/>
              </w:rPr>
            </w:pPr>
          </w:p>
        </w:tc>
      </w:tr>
    </w:tbl>
    <w:p w14:paraId="771B1CB3" w14:textId="662905E5" w:rsidR="009624D6" w:rsidRDefault="009624D6" w:rsidP="000B59EB">
      <w:pPr>
        <w:spacing w:after="0" w:line="360" w:lineRule="auto"/>
        <w:jc w:val="both"/>
        <w:rPr>
          <w:rFonts w:asciiTheme="majorBidi" w:hAnsiTheme="majorBidi" w:cstheme="majorBidi"/>
          <w:b/>
          <w:bCs/>
          <w:sz w:val="20"/>
          <w:szCs w:val="20"/>
        </w:rPr>
      </w:pPr>
    </w:p>
    <w:p w14:paraId="6D00D6F9" w14:textId="77777777" w:rsidR="009624D6" w:rsidRPr="00BB6FA3" w:rsidRDefault="009624D6" w:rsidP="000B59EB">
      <w:pPr>
        <w:spacing w:after="0" w:line="360" w:lineRule="auto"/>
        <w:jc w:val="both"/>
        <w:rPr>
          <w:rFonts w:asciiTheme="majorBidi" w:hAnsiTheme="majorBidi" w:cstheme="majorBidi"/>
          <w:b/>
          <w:bCs/>
          <w:sz w:val="20"/>
          <w:szCs w:val="20"/>
        </w:rPr>
      </w:pPr>
    </w:p>
    <w:p w14:paraId="526C6D4B" w14:textId="75423FA3" w:rsidR="00A47669" w:rsidRPr="00BB6FA3" w:rsidRDefault="00A47669" w:rsidP="006B03E0">
      <w:pPr>
        <w:pStyle w:val="Titre1"/>
        <w:numPr>
          <w:ilvl w:val="0"/>
          <w:numId w:val="65"/>
        </w:numPr>
      </w:pPr>
      <w:bookmarkStart w:id="536" w:name="_Toc104390716"/>
      <w:r w:rsidRPr="00BB6FA3">
        <w:t xml:space="preserve">Spécification fonctionnelle de sprint </w:t>
      </w:r>
      <w:r w:rsidR="00D71E0F" w:rsidRPr="00BB6FA3">
        <w:t>2</w:t>
      </w:r>
      <w:bookmarkEnd w:id="536"/>
    </w:p>
    <w:p w14:paraId="24A9C67E" w14:textId="3E06AB54" w:rsidR="00A47669" w:rsidRPr="00BB6FA3" w:rsidRDefault="00A47669" w:rsidP="000B59EB">
      <w:pPr>
        <w:spacing w:after="0" w:line="360" w:lineRule="auto"/>
        <w:ind w:left="360" w:firstLine="348"/>
        <w:jc w:val="both"/>
        <w:rPr>
          <w:rFonts w:asciiTheme="majorBidi" w:hAnsiTheme="majorBidi" w:cstheme="majorBidi"/>
          <w:sz w:val="24"/>
          <w:szCs w:val="24"/>
        </w:rPr>
      </w:pPr>
      <w:r w:rsidRPr="00BB6FA3">
        <w:rPr>
          <w:rFonts w:asciiTheme="majorBidi" w:hAnsiTheme="majorBidi" w:cstheme="majorBidi"/>
          <w:sz w:val="24"/>
          <w:szCs w:val="24"/>
        </w:rPr>
        <w:t xml:space="preserve">Dans La spécification fonctionnelle du premier </w:t>
      </w:r>
      <w:r w:rsidR="00273281" w:rsidRPr="00BB6FA3">
        <w:rPr>
          <w:rFonts w:asciiTheme="majorBidi" w:hAnsiTheme="majorBidi" w:cstheme="majorBidi"/>
          <w:sz w:val="24"/>
          <w:szCs w:val="24"/>
        </w:rPr>
        <w:t>Sprint nous</w:t>
      </w:r>
      <w:r w:rsidRPr="00BB6FA3">
        <w:rPr>
          <w:rFonts w:asciiTheme="majorBidi" w:hAnsiTheme="majorBidi" w:cstheme="majorBidi"/>
          <w:sz w:val="24"/>
          <w:szCs w:val="24"/>
        </w:rPr>
        <w:t xml:space="preserve"> présentons le diagramme de cas d’utilisation global du premier Sprint ainsi une description </w:t>
      </w:r>
      <w:r w:rsidR="00F021AD" w:rsidRPr="00BB6FA3">
        <w:rPr>
          <w:rFonts w:asciiTheme="majorBidi" w:hAnsiTheme="majorBidi" w:cstheme="majorBidi"/>
          <w:sz w:val="24"/>
          <w:szCs w:val="24"/>
        </w:rPr>
        <w:t>textuelle.</w:t>
      </w:r>
    </w:p>
    <w:p w14:paraId="203086FF" w14:textId="64ABDE7D" w:rsidR="00A47669" w:rsidRPr="00CA7978" w:rsidRDefault="00A47669" w:rsidP="000B59EB">
      <w:pPr>
        <w:pStyle w:val="Paragraphedeliste"/>
        <w:numPr>
          <w:ilvl w:val="1"/>
          <w:numId w:val="55"/>
        </w:numPr>
        <w:spacing w:after="0" w:line="360" w:lineRule="auto"/>
        <w:jc w:val="both"/>
        <w:rPr>
          <w:rFonts w:asciiTheme="majorBidi" w:hAnsiTheme="majorBidi" w:cstheme="majorBidi"/>
          <w:sz w:val="26"/>
          <w:szCs w:val="26"/>
        </w:rPr>
      </w:pPr>
      <w:r w:rsidRPr="00CA7978">
        <w:rPr>
          <w:rFonts w:asciiTheme="majorBidi" w:hAnsiTheme="majorBidi" w:cstheme="majorBidi"/>
          <w:sz w:val="26"/>
          <w:szCs w:val="26"/>
        </w:rPr>
        <w:t>Diagramme de cas d’utilisation</w:t>
      </w:r>
    </w:p>
    <w:p w14:paraId="00B7B976" w14:textId="3824DCC9" w:rsidR="00A47669" w:rsidRPr="00BB6FA3" w:rsidRDefault="00A47669" w:rsidP="000B59EB">
      <w:pPr>
        <w:pStyle w:val="Paragraphedeliste"/>
        <w:spacing w:after="0" w:line="360" w:lineRule="auto"/>
        <w:ind w:left="1152"/>
        <w:jc w:val="both"/>
        <w:rPr>
          <w:rFonts w:asciiTheme="majorBidi" w:hAnsiTheme="majorBidi" w:cstheme="majorBidi"/>
          <w:sz w:val="24"/>
          <w:szCs w:val="24"/>
        </w:rPr>
      </w:pPr>
      <w:r w:rsidRPr="00BB6FA3">
        <w:rPr>
          <w:rFonts w:asciiTheme="majorBidi" w:hAnsiTheme="majorBidi" w:cstheme="majorBidi"/>
          <w:sz w:val="24"/>
          <w:szCs w:val="24"/>
        </w:rPr>
        <w:t>La figure (</w:t>
      </w:r>
      <w:proofErr w:type="spellStart"/>
      <w:r w:rsidRPr="00BB6FA3">
        <w:rPr>
          <w:rFonts w:asciiTheme="majorBidi" w:hAnsiTheme="majorBidi" w:cstheme="majorBidi"/>
          <w:sz w:val="24"/>
          <w:szCs w:val="24"/>
        </w:rPr>
        <w:t>num</w:t>
      </w:r>
      <w:proofErr w:type="spellEnd"/>
      <w:r w:rsidRPr="00BB6FA3">
        <w:rPr>
          <w:rFonts w:asciiTheme="majorBidi" w:hAnsiTheme="majorBidi" w:cstheme="majorBidi"/>
          <w:sz w:val="24"/>
          <w:szCs w:val="24"/>
        </w:rPr>
        <w:t>) présente le diagramme de cas d’utilisation du</w:t>
      </w:r>
      <w:r w:rsidR="00D71E0F" w:rsidRPr="00BB6FA3">
        <w:rPr>
          <w:rFonts w:asciiTheme="majorBidi" w:hAnsiTheme="majorBidi" w:cstheme="majorBidi"/>
          <w:sz w:val="24"/>
          <w:szCs w:val="24"/>
        </w:rPr>
        <w:t xml:space="preserve"> </w:t>
      </w:r>
      <w:r w:rsidR="00F021AD" w:rsidRPr="00BB6FA3">
        <w:rPr>
          <w:rFonts w:asciiTheme="majorBidi" w:hAnsiTheme="majorBidi" w:cstheme="majorBidi"/>
          <w:sz w:val="24"/>
          <w:szCs w:val="24"/>
        </w:rPr>
        <w:t>deuxième sprint.</w:t>
      </w:r>
    </w:p>
    <w:p w14:paraId="205D6128" w14:textId="77777777" w:rsidR="00D04044" w:rsidRPr="00BB6FA3" w:rsidRDefault="00D04044" w:rsidP="000B59EB">
      <w:pPr>
        <w:pStyle w:val="Paragraphedeliste"/>
        <w:spacing w:after="0" w:line="360" w:lineRule="auto"/>
        <w:ind w:left="1152"/>
        <w:jc w:val="both"/>
        <w:rPr>
          <w:rFonts w:asciiTheme="majorBidi" w:hAnsiTheme="majorBidi" w:cstheme="majorBidi"/>
          <w:sz w:val="32"/>
          <w:szCs w:val="32"/>
          <w:highlight w:val="yellow"/>
        </w:rPr>
      </w:pPr>
    </w:p>
    <w:p w14:paraId="1BAF661C" w14:textId="45A0DE53" w:rsidR="00781B0D" w:rsidRDefault="00A47669" w:rsidP="006B03E0">
      <w:pPr>
        <w:pStyle w:val="Titre2"/>
        <w:numPr>
          <w:ilvl w:val="1"/>
          <w:numId w:val="65"/>
        </w:numPr>
      </w:pPr>
      <w:bookmarkStart w:id="537" w:name="_Toc104390717"/>
      <w:r w:rsidRPr="00BB6FA3">
        <w:rPr>
          <w:highlight w:val="yellow"/>
        </w:rPr>
        <w:t>Diagramme</w:t>
      </w:r>
      <w:bookmarkEnd w:id="537"/>
    </w:p>
    <w:p w14:paraId="2BEDD9AA" w14:textId="77777777" w:rsidR="006B03E0" w:rsidRDefault="006B03E0" w:rsidP="006B03E0">
      <w:pPr>
        <w:rPr>
          <w:lang w:eastAsia="fr-FR"/>
        </w:rPr>
      </w:pPr>
    </w:p>
    <w:p w14:paraId="5EC4109E" w14:textId="77777777" w:rsidR="006B03E0" w:rsidDel="00012732" w:rsidRDefault="006B03E0" w:rsidP="006B03E0">
      <w:pPr>
        <w:rPr>
          <w:del w:id="538" w:author="Rafik" w:date="2022-05-27T23:02:00Z"/>
          <w:lang w:eastAsia="fr-FR"/>
        </w:rPr>
      </w:pPr>
    </w:p>
    <w:p w14:paraId="22BE70A4" w14:textId="77777777" w:rsidR="006B03E0" w:rsidDel="00012732" w:rsidRDefault="006B03E0" w:rsidP="006B03E0">
      <w:pPr>
        <w:rPr>
          <w:del w:id="539" w:author="Rafik" w:date="2022-05-27T23:02:00Z"/>
          <w:lang w:eastAsia="fr-FR"/>
        </w:rPr>
      </w:pPr>
    </w:p>
    <w:p w14:paraId="7EF404FD" w14:textId="77777777" w:rsidR="006B03E0" w:rsidDel="00012732" w:rsidRDefault="006B03E0" w:rsidP="006B03E0">
      <w:pPr>
        <w:rPr>
          <w:del w:id="540" w:author="Rafik" w:date="2022-05-27T23:02:00Z"/>
          <w:lang w:eastAsia="fr-FR"/>
        </w:rPr>
      </w:pPr>
    </w:p>
    <w:p w14:paraId="72704DB3" w14:textId="77777777" w:rsidR="006B03E0" w:rsidDel="00012732" w:rsidRDefault="006B03E0" w:rsidP="006B03E0">
      <w:pPr>
        <w:rPr>
          <w:del w:id="541" w:author="Rafik" w:date="2022-05-27T23:02:00Z"/>
          <w:lang w:eastAsia="fr-FR"/>
        </w:rPr>
      </w:pPr>
    </w:p>
    <w:p w14:paraId="5961CC87" w14:textId="77777777" w:rsidR="006B03E0" w:rsidDel="00012732" w:rsidRDefault="006B03E0" w:rsidP="006B03E0">
      <w:pPr>
        <w:rPr>
          <w:del w:id="542" w:author="Rafik" w:date="2022-05-27T23:02:00Z"/>
          <w:lang w:eastAsia="fr-FR"/>
        </w:rPr>
      </w:pPr>
    </w:p>
    <w:p w14:paraId="17F044AA" w14:textId="77777777" w:rsidR="006B03E0" w:rsidDel="00012732" w:rsidRDefault="006B03E0" w:rsidP="006B03E0">
      <w:pPr>
        <w:rPr>
          <w:del w:id="543" w:author="Rafik" w:date="2022-05-27T23:02:00Z"/>
          <w:lang w:eastAsia="fr-FR"/>
        </w:rPr>
      </w:pPr>
    </w:p>
    <w:p w14:paraId="7786FDA1" w14:textId="77777777" w:rsidR="006B03E0" w:rsidDel="00012732" w:rsidRDefault="006B03E0" w:rsidP="006B03E0">
      <w:pPr>
        <w:rPr>
          <w:del w:id="544" w:author="Rafik" w:date="2022-05-27T23:02:00Z"/>
          <w:lang w:eastAsia="fr-FR"/>
        </w:rPr>
      </w:pPr>
    </w:p>
    <w:p w14:paraId="10BCFB75" w14:textId="77777777" w:rsidR="006B03E0" w:rsidDel="003C4699" w:rsidRDefault="006B03E0" w:rsidP="006B03E0">
      <w:pPr>
        <w:rPr>
          <w:del w:id="545" w:author="Rafik" w:date="2022-05-27T23:03:00Z"/>
          <w:lang w:eastAsia="fr-FR"/>
        </w:rPr>
      </w:pPr>
    </w:p>
    <w:p w14:paraId="3D07759F" w14:textId="77777777" w:rsidR="006B03E0" w:rsidRPr="006B03E0" w:rsidRDefault="006B03E0" w:rsidP="006B03E0">
      <w:pPr>
        <w:rPr>
          <w:lang w:eastAsia="fr-FR"/>
        </w:rPr>
      </w:pPr>
    </w:p>
    <w:p w14:paraId="0E083055" w14:textId="537B3133" w:rsidR="003D7320" w:rsidRPr="00CA7978" w:rsidRDefault="003D7320" w:rsidP="006B03E0">
      <w:pPr>
        <w:pStyle w:val="Titre3"/>
        <w:numPr>
          <w:ilvl w:val="2"/>
          <w:numId w:val="65"/>
        </w:numPr>
      </w:pPr>
      <w:bookmarkStart w:id="546" w:name="_Toc104390718"/>
      <w:r w:rsidRPr="00CA7978">
        <w:lastRenderedPageBreak/>
        <w:t>Item « Inscription »</w:t>
      </w:r>
      <w:bookmarkEnd w:id="546"/>
      <w:r w:rsidRPr="00CA7978">
        <w:t xml:space="preserve"> </w:t>
      </w:r>
    </w:p>
    <w:p w14:paraId="50BBE784" w14:textId="52428961" w:rsidR="006B03E0" w:rsidRDefault="006B03E0" w:rsidP="006B03E0">
      <w:pPr>
        <w:pStyle w:val="Lgende"/>
        <w:keepNext/>
      </w:pPr>
    </w:p>
    <w:tbl>
      <w:tblPr>
        <w:tblW w:w="9581" w:type="dxa"/>
        <w:tblInd w:w="404" w:type="dxa"/>
        <w:tblCellMar>
          <w:right w:w="115" w:type="dxa"/>
        </w:tblCellMar>
        <w:tblLook w:val="04A0" w:firstRow="1" w:lastRow="0" w:firstColumn="1" w:lastColumn="0" w:noHBand="0" w:noVBand="1"/>
      </w:tblPr>
      <w:tblGrid>
        <w:gridCol w:w="2767"/>
        <w:gridCol w:w="6814"/>
      </w:tblGrid>
      <w:tr w:rsidR="003D7320" w:rsidRPr="00BB6FA3" w14:paraId="19011E4E" w14:textId="77777777" w:rsidTr="00920D96">
        <w:trPr>
          <w:trHeight w:val="422"/>
        </w:trPr>
        <w:tc>
          <w:tcPr>
            <w:tcW w:w="9581" w:type="dxa"/>
            <w:gridSpan w:val="2"/>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B32DACF" w14:textId="77777777" w:rsidR="003D7320" w:rsidRPr="00BB6FA3" w:rsidRDefault="003D7320" w:rsidP="000B59EB">
            <w:pPr>
              <w:spacing w:line="360" w:lineRule="auto"/>
              <w:jc w:val="both"/>
              <w:rPr>
                <w:rFonts w:asciiTheme="majorBidi" w:hAnsiTheme="majorBidi" w:cstheme="majorBidi"/>
              </w:rPr>
            </w:pPr>
            <w:r w:rsidRPr="00BB6FA3">
              <w:rPr>
                <w:rFonts w:asciiTheme="majorBidi" w:hAnsiTheme="majorBidi" w:cstheme="majorBidi"/>
                <w:b/>
              </w:rPr>
              <w:t xml:space="preserve"> Description textuelle du cas d’utilisation « Inscription » </w:t>
            </w:r>
          </w:p>
        </w:tc>
      </w:tr>
      <w:tr w:rsidR="003D7320" w:rsidRPr="00BB6FA3" w14:paraId="7383D4AF" w14:textId="77777777" w:rsidTr="006B03E0">
        <w:trPr>
          <w:trHeight w:val="423"/>
        </w:trPr>
        <w:tc>
          <w:tcPr>
            <w:tcW w:w="276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AF4476A" w14:textId="77777777" w:rsidR="003D7320" w:rsidRPr="00BB6FA3" w:rsidRDefault="003D7320" w:rsidP="000B59EB">
            <w:pPr>
              <w:spacing w:line="360" w:lineRule="auto"/>
              <w:jc w:val="both"/>
              <w:rPr>
                <w:rFonts w:asciiTheme="majorBidi" w:hAnsiTheme="majorBidi" w:cstheme="majorBidi"/>
                <w:color w:val="000000" w:themeColor="text1"/>
              </w:rPr>
            </w:pPr>
            <w:r w:rsidRPr="00BB6FA3">
              <w:rPr>
                <w:rFonts w:asciiTheme="majorBidi" w:hAnsiTheme="majorBidi" w:cstheme="majorBidi"/>
                <w:b/>
                <w:color w:val="000000" w:themeColor="text1"/>
              </w:rPr>
              <w:t xml:space="preserve">Titre </w:t>
            </w:r>
          </w:p>
        </w:tc>
        <w:tc>
          <w:tcPr>
            <w:tcW w:w="681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864865F" w14:textId="77777777" w:rsidR="003D7320" w:rsidRPr="00BB6FA3" w:rsidRDefault="003D7320" w:rsidP="000B59EB">
            <w:pPr>
              <w:spacing w:line="360" w:lineRule="auto"/>
              <w:jc w:val="both"/>
              <w:rPr>
                <w:rFonts w:asciiTheme="majorBidi" w:hAnsiTheme="majorBidi" w:cstheme="majorBidi"/>
                <w:color w:val="000000" w:themeColor="text1"/>
              </w:rPr>
            </w:pPr>
            <w:r w:rsidRPr="00BB6FA3">
              <w:rPr>
                <w:rFonts w:asciiTheme="majorBidi" w:hAnsiTheme="majorBidi" w:cstheme="majorBidi"/>
                <w:color w:val="000000" w:themeColor="text1"/>
              </w:rPr>
              <w:t>S’inscrire</w:t>
            </w:r>
          </w:p>
        </w:tc>
      </w:tr>
      <w:tr w:rsidR="003D7320" w:rsidRPr="00BB6FA3" w14:paraId="6650AD8F" w14:textId="77777777" w:rsidTr="006B03E0">
        <w:trPr>
          <w:trHeight w:val="427"/>
        </w:trPr>
        <w:tc>
          <w:tcPr>
            <w:tcW w:w="276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383262D" w14:textId="77777777" w:rsidR="003D7320" w:rsidRPr="00BB6FA3" w:rsidRDefault="003D7320" w:rsidP="000B59EB">
            <w:pPr>
              <w:spacing w:line="360" w:lineRule="auto"/>
              <w:jc w:val="both"/>
              <w:rPr>
                <w:rFonts w:asciiTheme="majorBidi" w:hAnsiTheme="majorBidi" w:cstheme="majorBidi"/>
              </w:rPr>
            </w:pPr>
            <w:r w:rsidRPr="00BB6FA3">
              <w:rPr>
                <w:rFonts w:asciiTheme="majorBidi" w:hAnsiTheme="majorBidi" w:cstheme="majorBidi"/>
                <w:b/>
              </w:rPr>
              <w:t xml:space="preserve">Acteur </w:t>
            </w:r>
          </w:p>
        </w:tc>
        <w:tc>
          <w:tcPr>
            <w:tcW w:w="6814" w:type="dxa"/>
            <w:tcBorders>
              <w:top w:val="single" w:sz="4" w:space="0" w:color="000000"/>
              <w:left w:val="single" w:sz="4" w:space="0" w:color="000000"/>
              <w:bottom w:val="single" w:sz="4" w:space="0" w:color="000000"/>
              <w:right w:val="single" w:sz="4" w:space="0" w:color="000000"/>
            </w:tcBorders>
          </w:tcPr>
          <w:p w14:paraId="795C55B3" w14:textId="77777777" w:rsidR="003D7320" w:rsidRPr="00BB6FA3" w:rsidRDefault="003D7320" w:rsidP="000B59EB">
            <w:pPr>
              <w:spacing w:line="360" w:lineRule="auto"/>
              <w:jc w:val="both"/>
              <w:rPr>
                <w:rFonts w:asciiTheme="majorBidi" w:hAnsiTheme="majorBidi" w:cstheme="majorBidi"/>
              </w:rPr>
            </w:pPr>
            <w:r w:rsidRPr="00BB6FA3">
              <w:rPr>
                <w:rFonts w:asciiTheme="majorBidi" w:hAnsiTheme="majorBidi" w:cstheme="majorBidi"/>
              </w:rPr>
              <w:t>Visiteur</w:t>
            </w:r>
          </w:p>
        </w:tc>
      </w:tr>
      <w:tr w:rsidR="003D7320" w:rsidRPr="00BB6FA3" w14:paraId="6A34CA7C" w14:textId="77777777" w:rsidTr="006B03E0">
        <w:trPr>
          <w:trHeight w:val="420"/>
        </w:trPr>
        <w:tc>
          <w:tcPr>
            <w:tcW w:w="276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01F38C4" w14:textId="77777777" w:rsidR="003D7320" w:rsidRPr="00BB6FA3" w:rsidRDefault="003D7320" w:rsidP="000B59EB">
            <w:pPr>
              <w:spacing w:line="360" w:lineRule="auto"/>
              <w:jc w:val="both"/>
              <w:rPr>
                <w:rFonts w:asciiTheme="majorBidi" w:hAnsiTheme="majorBidi" w:cstheme="majorBidi"/>
              </w:rPr>
            </w:pPr>
            <w:r w:rsidRPr="00BB6FA3">
              <w:rPr>
                <w:rFonts w:asciiTheme="majorBidi" w:hAnsiTheme="majorBidi" w:cstheme="majorBidi"/>
                <w:b/>
              </w:rPr>
              <w:t xml:space="preserve">Prés condition </w:t>
            </w:r>
          </w:p>
        </w:tc>
        <w:tc>
          <w:tcPr>
            <w:tcW w:w="681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8D18DAD" w14:textId="77777777" w:rsidR="003D7320" w:rsidRPr="00BB6FA3" w:rsidRDefault="003D7320" w:rsidP="000B59EB">
            <w:pPr>
              <w:spacing w:line="360" w:lineRule="auto"/>
              <w:jc w:val="both"/>
              <w:rPr>
                <w:rFonts w:asciiTheme="majorBidi" w:hAnsiTheme="majorBidi" w:cstheme="majorBidi"/>
              </w:rPr>
            </w:pPr>
            <w:r w:rsidRPr="00BB6FA3">
              <w:rPr>
                <w:rFonts w:asciiTheme="majorBidi" w:hAnsiTheme="majorBidi" w:cstheme="majorBidi"/>
              </w:rPr>
              <w:t>Visiteur non inscrit.</w:t>
            </w:r>
          </w:p>
        </w:tc>
      </w:tr>
      <w:tr w:rsidR="003D7320" w:rsidRPr="00BB6FA3" w14:paraId="29614A13" w14:textId="77777777" w:rsidTr="006B03E0">
        <w:trPr>
          <w:trHeight w:val="427"/>
        </w:trPr>
        <w:tc>
          <w:tcPr>
            <w:tcW w:w="276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648F06F" w14:textId="77777777" w:rsidR="003D7320" w:rsidRPr="00BB6FA3" w:rsidRDefault="003D7320" w:rsidP="000B59EB">
            <w:pPr>
              <w:spacing w:line="360" w:lineRule="auto"/>
              <w:jc w:val="both"/>
              <w:rPr>
                <w:rFonts w:asciiTheme="majorBidi" w:hAnsiTheme="majorBidi" w:cstheme="majorBidi"/>
              </w:rPr>
            </w:pPr>
            <w:r w:rsidRPr="00BB6FA3">
              <w:rPr>
                <w:rFonts w:asciiTheme="majorBidi" w:hAnsiTheme="majorBidi" w:cstheme="majorBidi"/>
                <w:b/>
              </w:rPr>
              <w:t xml:space="preserve">Post condition </w:t>
            </w:r>
          </w:p>
        </w:tc>
        <w:tc>
          <w:tcPr>
            <w:tcW w:w="681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73C8FB1" w14:textId="77777777" w:rsidR="003D7320" w:rsidRPr="00BB6FA3" w:rsidRDefault="003D7320" w:rsidP="000B59EB">
            <w:pPr>
              <w:spacing w:line="360" w:lineRule="auto"/>
              <w:jc w:val="both"/>
              <w:rPr>
                <w:rFonts w:asciiTheme="majorBidi" w:hAnsiTheme="majorBidi" w:cstheme="majorBidi"/>
              </w:rPr>
            </w:pPr>
            <w:r w:rsidRPr="00BB6FA3">
              <w:rPr>
                <w:rFonts w:asciiTheme="majorBidi" w:hAnsiTheme="majorBidi" w:cstheme="majorBidi"/>
              </w:rPr>
              <w:t xml:space="preserve">Visiteur inscrit et possède un compte soit </w:t>
            </w:r>
            <w:r>
              <w:rPr>
                <w:rFonts w:asciiTheme="majorBidi" w:hAnsiTheme="majorBidi" w:cstheme="majorBidi"/>
              </w:rPr>
              <w:t>apprenant soit formateur</w:t>
            </w:r>
            <w:r w:rsidRPr="00BB6FA3">
              <w:rPr>
                <w:rFonts w:asciiTheme="majorBidi" w:hAnsiTheme="majorBidi" w:cstheme="majorBidi"/>
              </w:rPr>
              <w:t xml:space="preserve">. </w:t>
            </w:r>
          </w:p>
        </w:tc>
      </w:tr>
      <w:tr w:rsidR="003D7320" w:rsidRPr="00BB6FA3" w14:paraId="13A6BDA8" w14:textId="77777777" w:rsidTr="006B03E0">
        <w:trPr>
          <w:trHeight w:val="909"/>
        </w:trPr>
        <w:tc>
          <w:tcPr>
            <w:tcW w:w="2767" w:type="dxa"/>
            <w:tcBorders>
              <w:top w:val="single" w:sz="4" w:space="0" w:color="000000"/>
              <w:left w:val="single" w:sz="4" w:space="0" w:color="000000"/>
              <w:bottom w:val="single" w:sz="4" w:space="0" w:color="000000"/>
              <w:right w:val="single" w:sz="4" w:space="0" w:color="auto"/>
            </w:tcBorders>
            <w:shd w:val="clear" w:color="auto" w:fill="F2F2F2" w:themeFill="background1" w:themeFillShade="F2"/>
          </w:tcPr>
          <w:p w14:paraId="14638D67" w14:textId="77777777" w:rsidR="003D7320" w:rsidRPr="00BB6FA3" w:rsidRDefault="003D7320" w:rsidP="000B59EB">
            <w:pPr>
              <w:spacing w:line="360" w:lineRule="auto"/>
              <w:jc w:val="both"/>
              <w:rPr>
                <w:rFonts w:asciiTheme="majorBidi" w:hAnsiTheme="majorBidi" w:cstheme="majorBidi"/>
              </w:rPr>
            </w:pPr>
            <w:r w:rsidRPr="00B45169">
              <w:rPr>
                <w:rFonts w:asciiTheme="majorBidi" w:hAnsiTheme="majorBidi" w:cstheme="majorBidi"/>
                <w:b/>
              </w:rPr>
              <w:t xml:space="preserve">Description du scénario nominal </w:t>
            </w:r>
          </w:p>
        </w:tc>
        <w:tc>
          <w:tcPr>
            <w:tcW w:w="6814" w:type="dxa"/>
            <w:tcBorders>
              <w:top w:val="single" w:sz="4" w:space="0" w:color="000000"/>
              <w:left w:val="single" w:sz="4" w:space="0" w:color="auto"/>
              <w:bottom w:val="single" w:sz="4" w:space="0" w:color="000000"/>
              <w:right w:val="single" w:sz="4" w:space="0" w:color="000000"/>
            </w:tcBorders>
            <w:shd w:val="clear" w:color="auto" w:fill="FFFFFF" w:themeFill="background1"/>
          </w:tcPr>
          <w:p w14:paraId="4A345B5E" w14:textId="77777777" w:rsidR="003D7320" w:rsidRPr="00BB6FA3" w:rsidRDefault="003D7320" w:rsidP="000B59EB">
            <w:pPr>
              <w:pStyle w:val="Paragraphedeliste"/>
              <w:numPr>
                <w:ilvl w:val="0"/>
                <w:numId w:val="25"/>
              </w:numPr>
              <w:spacing w:line="360" w:lineRule="auto"/>
              <w:jc w:val="both"/>
              <w:rPr>
                <w:rFonts w:asciiTheme="majorBidi" w:hAnsiTheme="majorBidi" w:cstheme="majorBidi"/>
              </w:rPr>
            </w:pPr>
            <w:r w:rsidRPr="00BB6FA3">
              <w:rPr>
                <w:rFonts w:asciiTheme="majorBidi" w:hAnsiTheme="majorBidi" w:cstheme="majorBidi"/>
              </w:rPr>
              <w:t>Le visiteur remplit le formulaire d’inscription.</w:t>
            </w:r>
          </w:p>
          <w:p w14:paraId="55A212C4" w14:textId="77777777" w:rsidR="003D7320" w:rsidRPr="00BB6FA3" w:rsidRDefault="003D7320" w:rsidP="000B59EB">
            <w:pPr>
              <w:pStyle w:val="Paragraphedeliste"/>
              <w:numPr>
                <w:ilvl w:val="0"/>
                <w:numId w:val="25"/>
              </w:numPr>
              <w:spacing w:line="360" w:lineRule="auto"/>
              <w:jc w:val="both"/>
              <w:rPr>
                <w:rFonts w:asciiTheme="majorBidi" w:hAnsiTheme="majorBidi" w:cstheme="majorBidi"/>
              </w:rPr>
            </w:pPr>
            <w:r w:rsidRPr="00BB6FA3">
              <w:rPr>
                <w:rFonts w:asciiTheme="majorBidi" w:hAnsiTheme="majorBidi" w:cstheme="majorBidi"/>
              </w:rPr>
              <w:t>Le système enregistre la demande.</w:t>
            </w:r>
          </w:p>
          <w:p w14:paraId="45B6DF71" w14:textId="77777777" w:rsidR="003D7320" w:rsidRPr="00BB6FA3" w:rsidRDefault="003D7320" w:rsidP="000B59EB">
            <w:pPr>
              <w:pStyle w:val="Paragraphedeliste"/>
              <w:numPr>
                <w:ilvl w:val="0"/>
                <w:numId w:val="25"/>
              </w:numPr>
              <w:spacing w:line="360" w:lineRule="auto"/>
              <w:jc w:val="both"/>
              <w:rPr>
                <w:rFonts w:asciiTheme="majorBidi" w:hAnsiTheme="majorBidi" w:cstheme="majorBidi"/>
              </w:rPr>
            </w:pPr>
            <w:r w:rsidRPr="00BB6FA3">
              <w:rPr>
                <w:rFonts w:asciiTheme="majorBidi" w:hAnsiTheme="majorBidi" w:cstheme="majorBidi"/>
              </w:rPr>
              <w:t>Le système affiche</w:t>
            </w:r>
            <w:r>
              <w:rPr>
                <w:rFonts w:asciiTheme="majorBidi" w:hAnsiTheme="majorBidi" w:cstheme="majorBidi"/>
              </w:rPr>
              <w:t xml:space="preserve"> une interface qui demande la vérification ou se connecter</w:t>
            </w:r>
            <w:r w:rsidRPr="00BB6FA3">
              <w:rPr>
                <w:rFonts w:asciiTheme="majorBidi" w:hAnsiTheme="majorBidi" w:cstheme="majorBidi"/>
              </w:rPr>
              <w:t>.</w:t>
            </w:r>
          </w:p>
        </w:tc>
      </w:tr>
      <w:tr w:rsidR="003D7320" w:rsidRPr="00BB6FA3" w14:paraId="5201D09A" w14:textId="77777777" w:rsidTr="00920D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553"/>
        </w:trPr>
        <w:tc>
          <w:tcPr>
            <w:tcW w:w="2767" w:type="dxa"/>
            <w:shd w:val="clear" w:color="auto" w:fill="F2F2F2" w:themeFill="background1" w:themeFillShade="F2"/>
          </w:tcPr>
          <w:p w14:paraId="7EC69412" w14:textId="77777777" w:rsidR="003D7320" w:rsidRPr="00BB6FA3" w:rsidRDefault="003D7320" w:rsidP="000B59EB">
            <w:pPr>
              <w:pStyle w:val="Paragraphedeliste"/>
              <w:spacing w:line="360" w:lineRule="auto"/>
              <w:ind w:left="0"/>
              <w:jc w:val="both"/>
              <w:rPr>
                <w:rFonts w:asciiTheme="majorBidi" w:hAnsiTheme="majorBidi" w:cstheme="majorBidi"/>
                <w:b/>
                <w:bCs/>
                <w:sz w:val="28"/>
                <w:szCs w:val="28"/>
              </w:rPr>
            </w:pPr>
            <w:r w:rsidRPr="00BB6FA3">
              <w:rPr>
                <w:rFonts w:asciiTheme="majorBidi" w:hAnsiTheme="majorBidi" w:cstheme="majorBidi"/>
                <w:b/>
                <w:bCs/>
              </w:rPr>
              <w:t>Scenarios alternatif</w:t>
            </w:r>
          </w:p>
        </w:tc>
        <w:tc>
          <w:tcPr>
            <w:tcW w:w="6814" w:type="dxa"/>
          </w:tcPr>
          <w:p w14:paraId="232B5FAA" w14:textId="77777777" w:rsidR="003D7320" w:rsidRPr="00BB6FA3" w:rsidRDefault="003D7320" w:rsidP="000B59EB">
            <w:pPr>
              <w:pStyle w:val="Paragraphedeliste"/>
              <w:spacing w:line="360" w:lineRule="auto"/>
              <w:ind w:left="0"/>
              <w:jc w:val="both"/>
              <w:rPr>
                <w:rFonts w:asciiTheme="majorBidi" w:hAnsiTheme="majorBidi" w:cstheme="majorBidi"/>
              </w:rPr>
            </w:pPr>
            <w:r w:rsidRPr="00BB6FA3">
              <w:rPr>
                <w:rFonts w:asciiTheme="majorBidi" w:hAnsiTheme="majorBidi" w:cstheme="majorBidi"/>
              </w:rPr>
              <w:t xml:space="preserve">Un message d’erreur s’affiche si les données saisies sont incorrectes. </w:t>
            </w:r>
          </w:p>
        </w:tc>
      </w:tr>
    </w:tbl>
    <w:p w14:paraId="2A0F66F7" w14:textId="77777777" w:rsidR="006B03E0" w:rsidRDefault="006B03E0" w:rsidP="006B03E0">
      <w:pPr>
        <w:spacing w:after="0" w:line="360" w:lineRule="auto"/>
        <w:jc w:val="center"/>
        <w:rPr>
          <w:sz w:val="24"/>
          <w:szCs w:val="24"/>
        </w:rPr>
      </w:pPr>
    </w:p>
    <w:p w14:paraId="30C50BA1" w14:textId="4EF61FFF" w:rsidR="003C4699" w:rsidRPr="003C4699" w:rsidRDefault="006B03E0" w:rsidP="003C4699">
      <w:pPr>
        <w:spacing w:after="0" w:line="360" w:lineRule="auto"/>
        <w:jc w:val="center"/>
        <w:rPr>
          <w:sz w:val="24"/>
          <w:szCs w:val="24"/>
          <w:rPrChange w:id="547" w:author="Rafik" w:date="2022-05-27T23:03:00Z">
            <w:rPr>
              <w:rFonts w:asciiTheme="majorBidi" w:hAnsiTheme="majorBidi" w:cstheme="majorBidi"/>
              <w:sz w:val="24"/>
              <w:szCs w:val="24"/>
            </w:rPr>
          </w:rPrChange>
        </w:rPr>
      </w:pPr>
      <w:bookmarkStart w:id="548" w:name="_Toc104390837"/>
      <w:r w:rsidRPr="006B03E0">
        <w:rPr>
          <w:sz w:val="24"/>
          <w:szCs w:val="24"/>
        </w:rPr>
        <w:t xml:space="preserve">Tableau </w:t>
      </w:r>
      <w:r>
        <w:rPr>
          <w:sz w:val="24"/>
          <w:szCs w:val="24"/>
        </w:rPr>
        <w:fldChar w:fldCharType="begin"/>
      </w:r>
      <w:r>
        <w:rPr>
          <w:sz w:val="24"/>
          <w:szCs w:val="24"/>
        </w:rPr>
        <w:instrText xml:space="preserve"> SEQ Tableau \* ARABIC </w:instrText>
      </w:r>
      <w:r>
        <w:rPr>
          <w:sz w:val="24"/>
          <w:szCs w:val="24"/>
        </w:rPr>
        <w:fldChar w:fldCharType="separate"/>
      </w:r>
      <w:r w:rsidR="00A66100">
        <w:rPr>
          <w:noProof/>
          <w:sz w:val="24"/>
          <w:szCs w:val="24"/>
        </w:rPr>
        <w:t>10</w:t>
      </w:r>
      <w:r>
        <w:rPr>
          <w:sz w:val="24"/>
          <w:szCs w:val="24"/>
        </w:rPr>
        <w:fldChar w:fldCharType="end"/>
      </w:r>
      <w:r w:rsidRPr="006B03E0">
        <w:rPr>
          <w:sz w:val="24"/>
          <w:szCs w:val="24"/>
        </w:rPr>
        <w:t xml:space="preserve"> : Description textuelle " Inscription"</w:t>
      </w:r>
      <w:bookmarkEnd w:id="548"/>
    </w:p>
    <w:p w14:paraId="05A1E2B5" w14:textId="0A1027DC" w:rsidR="003D7320" w:rsidRPr="00BB6FA3" w:rsidRDefault="003D7320" w:rsidP="006B03E0">
      <w:pPr>
        <w:pStyle w:val="Titre3"/>
        <w:numPr>
          <w:ilvl w:val="2"/>
          <w:numId w:val="65"/>
        </w:numPr>
      </w:pPr>
      <w:bookmarkStart w:id="549" w:name="_Toc104390719"/>
      <w:r w:rsidRPr="00BB6FA3">
        <w:t>Item « Gestion de liste des membres »</w:t>
      </w:r>
      <w:bookmarkEnd w:id="549"/>
    </w:p>
    <w:tbl>
      <w:tblPr>
        <w:tblW w:w="9581" w:type="dxa"/>
        <w:tblInd w:w="404" w:type="dxa"/>
        <w:tblCellMar>
          <w:right w:w="115" w:type="dxa"/>
        </w:tblCellMar>
        <w:tblLook w:val="04A0" w:firstRow="1" w:lastRow="0" w:firstColumn="1" w:lastColumn="0" w:noHBand="0" w:noVBand="1"/>
      </w:tblPr>
      <w:tblGrid>
        <w:gridCol w:w="2767"/>
        <w:gridCol w:w="6814"/>
      </w:tblGrid>
      <w:tr w:rsidR="003D7320" w:rsidRPr="00BB6FA3" w14:paraId="723246D1" w14:textId="77777777" w:rsidTr="00920D96">
        <w:trPr>
          <w:trHeight w:val="422"/>
        </w:trPr>
        <w:tc>
          <w:tcPr>
            <w:tcW w:w="9581" w:type="dxa"/>
            <w:gridSpan w:val="2"/>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E82FD0A" w14:textId="77777777" w:rsidR="003D7320" w:rsidRPr="00BB6FA3" w:rsidRDefault="003D7320" w:rsidP="000B59EB">
            <w:pPr>
              <w:spacing w:line="360" w:lineRule="auto"/>
              <w:jc w:val="both"/>
              <w:rPr>
                <w:rFonts w:asciiTheme="majorBidi" w:hAnsiTheme="majorBidi" w:cstheme="majorBidi"/>
              </w:rPr>
            </w:pPr>
            <w:r w:rsidRPr="00BB6FA3">
              <w:rPr>
                <w:rFonts w:asciiTheme="majorBidi" w:hAnsiTheme="majorBidi" w:cstheme="majorBidi"/>
                <w:b/>
              </w:rPr>
              <w:t xml:space="preserve">Description textuelle du cas d’utilisation « Gestion de liste des membres » </w:t>
            </w:r>
          </w:p>
        </w:tc>
      </w:tr>
      <w:tr w:rsidR="003D7320" w:rsidRPr="00BB6FA3" w14:paraId="0A1C3BBA" w14:textId="77777777" w:rsidTr="003D7320">
        <w:trPr>
          <w:trHeight w:val="423"/>
        </w:trPr>
        <w:tc>
          <w:tcPr>
            <w:tcW w:w="276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DD3A622" w14:textId="77777777" w:rsidR="003D7320" w:rsidRPr="00BB6FA3" w:rsidRDefault="003D7320" w:rsidP="000B59EB">
            <w:pPr>
              <w:spacing w:line="360" w:lineRule="auto"/>
              <w:jc w:val="both"/>
              <w:rPr>
                <w:rFonts w:asciiTheme="majorBidi" w:hAnsiTheme="majorBidi" w:cstheme="majorBidi"/>
                <w:color w:val="000000" w:themeColor="text1"/>
              </w:rPr>
            </w:pPr>
            <w:r w:rsidRPr="00BB6FA3">
              <w:rPr>
                <w:rFonts w:asciiTheme="majorBidi" w:hAnsiTheme="majorBidi" w:cstheme="majorBidi"/>
                <w:b/>
                <w:color w:val="000000" w:themeColor="text1"/>
              </w:rPr>
              <w:t xml:space="preserve">Titre </w:t>
            </w:r>
          </w:p>
        </w:tc>
        <w:tc>
          <w:tcPr>
            <w:tcW w:w="681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B99108A" w14:textId="77777777" w:rsidR="003D7320" w:rsidRPr="00BB6FA3" w:rsidRDefault="003D7320" w:rsidP="000B59EB">
            <w:pPr>
              <w:spacing w:line="360" w:lineRule="auto"/>
              <w:jc w:val="both"/>
              <w:rPr>
                <w:rFonts w:asciiTheme="majorBidi" w:hAnsiTheme="majorBidi" w:cstheme="majorBidi"/>
                <w:color w:val="000000" w:themeColor="text1"/>
              </w:rPr>
            </w:pPr>
            <w:r w:rsidRPr="00BB6FA3">
              <w:rPr>
                <w:rFonts w:asciiTheme="majorBidi" w:hAnsiTheme="majorBidi" w:cstheme="majorBidi"/>
                <w:color w:val="000000" w:themeColor="text1"/>
              </w:rPr>
              <w:t>Gestion de liste des membres</w:t>
            </w:r>
          </w:p>
        </w:tc>
      </w:tr>
      <w:tr w:rsidR="003D7320" w:rsidRPr="00BB6FA3" w14:paraId="004E5F06" w14:textId="77777777" w:rsidTr="003D7320">
        <w:trPr>
          <w:trHeight w:val="427"/>
        </w:trPr>
        <w:tc>
          <w:tcPr>
            <w:tcW w:w="276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82C0DE2" w14:textId="77777777" w:rsidR="003D7320" w:rsidRPr="00BB6FA3" w:rsidRDefault="003D7320" w:rsidP="000B59EB">
            <w:pPr>
              <w:spacing w:line="360" w:lineRule="auto"/>
              <w:jc w:val="both"/>
              <w:rPr>
                <w:rFonts w:asciiTheme="majorBidi" w:hAnsiTheme="majorBidi" w:cstheme="majorBidi"/>
              </w:rPr>
            </w:pPr>
            <w:r w:rsidRPr="00BB6FA3">
              <w:rPr>
                <w:rFonts w:asciiTheme="majorBidi" w:hAnsiTheme="majorBidi" w:cstheme="majorBidi"/>
                <w:b/>
              </w:rPr>
              <w:t xml:space="preserve">Acteur </w:t>
            </w:r>
          </w:p>
        </w:tc>
        <w:tc>
          <w:tcPr>
            <w:tcW w:w="6814" w:type="dxa"/>
            <w:tcBorders>
              <w:top w:val="single" w:sz="4" w:space="0" w:color="000000"/>
              <w:left w:val="single" w:sz="4" w:space="0" w:color="000000"/>
              <w:bottom w:val="single" w:sz="4" w:space="0" w:color="000000"/>
              <w:right w:val="single" w:sz="4" w:space="0" w:color="000000"/>
            </w:tcBorders>
          </w:tcPr>
          <w:p w14:paraId="4D1D8399" w14:textId="77777777" w:rsidR="003D7320" w:rsidRPr="00BB6FA3" w:rsidRDefault="003D7320" w:rsidP="000B59EB">
            <w:pPr>
              <w:spacing w:line="360" w:lineRule="auto"/>
              <w:jc w:val="both"/>
              <w:rPr>
                <w:rFonts w:asciiTheme="majorBidi" w:hAnsiTheme="majorBidi" w:cstheme="majorBidi"/>
              </w:rPr>
            </w:pPr>
            <w:r w:rsidRPr="00BB6FA3">
              <w:rPr>
                <w:rFonts w:asciiTheme="majorBidi" w:hAnsiTheme="majorBidi" w:cstheme="majorBidi"/>
              </w:rPr>
              <w:t xml:space="preserve">Admin </w:t>
            </w:r>
          </w:p>
        </w:tc>
      </w:tr>
      <w:tr w:rsidR="003D7320" w:rsidRPr="00BB6FA3" w14:paraId="0EE003B9" w14:textId="77777777" w:rsidTr="003D7320">
        <w:trPr>
          <w:trHeight w:val="420"/>
        </w:trPr>
        <w:tc>
          <w:tcPr>
            <w:tcW w:w="276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9A025DF" w14:textId="77777777" w:rsidR="003D7320" w:rsidRPr="00BB6FA3" w:rsidRDefault="003D7320" w:rsidP="000B59EB">
            <w:pPr>
              <w:spacing w:line="360" w:lineRule="auto"/>
              <w:jc w:val="both"/>
              <w:rPr>
                <w:rFonts w:asciiTheme="majorBidi" w:hAnsiTheme="majorBidi" w:cstheme="majorBidi"/>
              </w:rPr>
            </w:pPr>
            <w:r w:rsidRPr="00BB6FA3">
              <w:rPr>
                <w:rFonts w:asciiTheme="majorBidi" w:hAnsiTheme="majorBidi" w:cstheme="majorBidi"/>
                <w:b/>
              </w:rPr>
              <w:t xml:space="preserve">Prés condition </w:t>
            </w:r>
          </w:p>
        </w:tc>
        <w:tc>
          <w:tcPr>
            <w:tcW w:w="681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FD9BACB" w14:textId="7685C14B" w:rsidR="003D7320" w:rsidRPr="00BB6FA3" w:rsidRDefault="00273281" w:rsidP="000B59EB">
            <w:pPr>
              <w:spacing w:line="360" w:lineRule="auto"/>
              <w:jc w:val="both"/>
              <w:rPr>
                <w:rFonts w:asciiTheme="majorBidi" w:hAnsiTheme="majorBidi" w:cstheme="majorBidi"/>
              </w:rPr>
            </w:pPr>
            <w:r>
              <w:rPr>
                <w:rFonts w:asciiTheme="majorBidi" w:hAnsiTheme="majorBidi" w:cstheme="majorBidi"/>
              </w:rPr>
              <w:t>Utilisateur authentifié</w:t>
            </w:r>
            <w:r w:rsidR="003D7320" w:rsidRPr="00BB6FA3">
              <w:rPr>
                <w:rFonts w:asciiTheme="majorBidi" w:hAnsiTheme="majorBidi" w:cstheme="majorBidi"/>
              </w:rPr>
              <w:t xml:space="preserve"> en tant que </w:t>
            </w:r>
            <w:r w:rsidRPr="00BB6FA3">
              <w:rPr>
                <w:rFonts w:asciiTheme="majorBidi" w:hAnsiTheme="majorBidi" w:cstheme="majorBidi"/>
              </w:rPr>
              <w:t>admin</w:t>
            </w:r>
            <w:r>
              <w:rPr>
                <w:rFonts w:asciiTheme="majorBidi" w:hAnsiTheme="majorBidi" w:cstheme="majorBidi"/>
              </w:rPr>
              <w:t>.</w:t>
            </w:r>
          </w:p>
        </w:tc>
      </w:tr>
      <w:tr w:rsidR="003D7320" w:rsidRPr="00BB6FA3" w14:paraId="503028F5" w14:textId="77777777" w:rsidTr="003D7320">
        <w:trPr>
          <w:trHeight w:val="427"/>
        </w:trPr>
        <w:tc>
          <w:tcPr>
            <w:tcW w:w="276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2FB7AFE" w14:textId="77777777" w:rsidR="003D7320" w:rsidRPr="00BB6FA3" w:rsidRDefault="003D7320" w:rsidP="000B59EB">
            <w:pPr>
              <w:spacing w:line="360" w:lineRule="auto"/>
              <w:jc w:val="both"/>
              <w:rPr>
                <w:rFonts w:asciiTheme="majorBidi" w:hAnsiTheme="majorBidi" w:cstheme="majorBidi"/>
              </w:rPr>
            </w:pPr>
            <w:r w:rsidRPr="00BB6FA3">
              <w:rPr>
                <w:rFonts w:asciiTheme="majorBidi" w:hAnsiTheme="majorBidi" w:cstheme="majorBidi"/>
                <w:b/>
              </w:rPr>
              <w:t xml:space="preserve">Post condition </w:t>
            </w:r>
          </w:p>
        </w:tc>
        <w:tc>
          <w:tcPr>
            <w:tcW w:w="681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4AA313F" w14:textId="5961E0C3" w:rsidR="003D7320" w:rsidRPr="00BB6FA3" w:rsidRDefault="003D7320" w:rsidP="000B59EB">
            <w:pPr>
              <w:spacing w:line="360" w:lineRule="auto"/>
              <w:jc w:val="both"/>
              <w:rPr>
                <w:rFonts w:asciiTheme="majorBidi" w:hAnsiTheme="majorBidi" w:cstheme="majorBidi"/>
              </w:rPr>
            </w:pPr>
            <w:r w:rsidRPr="00BB6FA3">
              <w:rPr>
                <w:rFonts w:asciiTheme="majorBidi" w:hAnsiTheme="majorBidi" w:cstheme="majorBidi"/>
              </w:rPr>
              <w:t xml:space="preserve">La liste de membres va être à jour selon la fonctionnalité de </w:t>
            </w:r>
            <w:r w:rsidR="00273281" w:rsidRPr="00BB6FA3">
              <w:rPr>
                <w:rFonts w:asciiTheme="majorBidi" w:hAnsiTheme="majorBidi" w:cstheme="majorBidi"/>
              </w:rPr>
              <w:t>suppression.</w:t>
            </w:r>
          </w:p>
        </w:tc>
      </w:tr>
      <w:tr w:rsidR="003D7320" w:rsidRPr="00BB6FA3" w14:paraId="5C49E1FA" w14:textId="77777777" w:rsidTr="003D7320">
        <w:trPr>
          <w:trHeight w:val="909"/>
        </w:trPr>
        <w:tc>
          <w:tcPr>
            <w:tcW w:w="2767" w:type="dxa"/>
            <w:tcBorders>
              <w:top w:val="single" w:sz="4" w:space="0" w:color="000000"/>
              <w:left w:val="single" w:sz="4" w:space="0" w:color="000000"/>
              <w:bottom w:val="single" w:sz="4" w:space="0" w:color="000000"/>
              <w:right w:val="single" w:sz="4" w:space="0" w:color="auto"/>
            </w:tcBorders>
            <w:shd w:val="clear" w:color="auto" w:fill="F2F2F2" w:themeFill="background1" w:themeFillShade="F2"/>
          </w:tcPr>
          <w:p w14:paraId="62A02E7F" w14:textId="77777777" w:rsidR="003D7320" w:rsidRPr="00BB6FA3" w:rsidRDefault="003D7320" w:rsidP="000B59EB">
            <w:pPr>
              <w:spacing w:line="360" w:lineRule="auto"/>
              <w:jc w:val="both"/>
              <w:rPr>
                <w:rFonts w:asciiTheme="majorBidi" w:hAnsiTheme="majorBidi" w:cstheme="majorBidi"/>
              </w:rPr>
            </w:pPr>
            <w:r w:rsidRPr="00BB6FA3">
              <w:rPr>
                <w:rFonts w:asciiTheme="majorBidi" w:hAnsiTheme="majorBidi" w:cstheme="majorBidi"/>
                <w:b/>
              </w:rPr>
              <w:t xml:space="preserve">Description du scénario nominal </w:t>
            </w:r>
          </w:p>
        </w:tc>
        <w:tc>
          <w:tcPr>
            <w:tcW w:w="6814" w:type="dxa"/>
            <w:tcBorders>
              <w:top w:val="single" w:sz="4" w:space="0" w:color="000000"/>
              <w:left w:val="single" w:sz="4" w:space="0" w:color="auto"/>
              <w:bottom w:val="single" w:sz="4" w:space="0" w:color="000000"/>
              <w:right w:val="single" w:sz="4" w:space="0" w:color="000000"/>
            </w:tcBorders>
            <w:shd w:val="clear" w:color="auto" w:fill="FFFFFF" w:themeFill="background1"/>
          </w:tcPr>
          <w:p w14:paraId="3624A2C4" w14:textId="77777777" w:rsidR="003D7320" w:rsidRPr="00BB6FA3" w:rsidRDefault="003D7320" w:rsidP="000B59EB">
            <w:pPr>
              <w:spacing w:line="360" w:lineRule="auto"/>
              <w:jc w:val="both"/>
              <w:rPr>
                <w:rFonts w:asciiTheme="majorBidi" w:hAnsiTheme="majorBidi" w:cstheme="majorBidi"/>
              </w:rPr>
            </w:pPr>
            <w:r w:rsidRPr="00BB6FA3">
              <w:rPr>
                <w:rFonts w:asciiTheme="majorBidi" w:hAnsiTheme="majorBidi" w:cstheme="majorBidi"/>
              </w:rPr>
              <w:t>En cas de suppression :</w:t>
            </w:r>
          </w:p>
          <w:p w14:paraId="368510DF" w14:textId="77777777" w:rsidR="003D7320" w:rsidRPr="00BB6FA3" w:rsidRDefault="003D7320" w:rsidP="000B59EB">
            <w:pPr>
              <w:pStyle w:val="Paragraphedeliste"/>
              <w:numPr>
                <w:ilvl w:val="0"/>
                <w:numId w:val="37"/>
              </w:numPr>
              <w:spacing w:line="360" w:lineRule="auto"/>
              <w:jc w:val="both"/>
              <w:rPr>
                <w:rFonts w:asciiTheme="majorBidi" w:hAnsiTheme="majorBidi" w:cstheme="majorBidi"/>
              </w:rPr>
            </w:pPr>
            <w:r w:rsidRPr="00BB6FA3">
              <w:rPr>
                <w:rFonts w:asciiTheme="majorBidi" w:hAnsiTheme="majorBidi" w:cstheme="majorBidi"/>
              </w:rPr>
              <w:t>L’</w:t>
            </w:r>
            <w:r>
              <w:rPr>
                <w:rFonts w:asciiTheme="majorBidi" w:hAnsiTheme="majorBidi" w:cstheme="majorBidi"/>
              </w:rPr>
              <w:t xml:space="preserve">admin </w:t>
            </w:r>
            <w:r w:rsidRPr="00BB6FA3">
              <w:rPr>
                <w:rFonts w:asciiTheme="majorBidi" w:hAnsiTheme="majorBidi" w:cstheme="majorBidi"/>
              </w:rPr>
              <w:t>clique sur l’icône « supprimer ».</w:t>
            </w:r>
          </w:p>
          <w:p w14:paraId="29E5026C" w14:textId="77777777" w:rsidR="003D7320" w:rsidRPr="00BB6FA3" w:rsidRDefault="003D7320" w:rsidP="000B59EB">
            <w:pPr>
              <w:pStyle w:val="Paragraphedeliste"/>
              <w:numPr>
                <w:ilvl w:val="0"/>
                <w:numId w:val="37"/>
              </w:numPr>
              <w:spacing w:line="360" w:lineRule="auto"/>
              <w:jc w:val="both"/>
              <w:rPr>
                <w:rFonts w:asciiTheme="majorBidi" w:hAnsiTheme="majorBidi" w:cstheme="majorBidi"/>
              </w:rPr>
            </w:pPr>
            <w:r w:rsidRPr="00BB6FA3">
              <w:rPr>
                <w:rFonts w:asciiTheme="majorBidi" w:hAnsiTheme="majorBidi" w:cstheme="majorBidi"/>
              </w:rPr>
              <w:t>Le système affiche une fenêtre de confirmation.</w:t>
            </w:r>
          </w:p>
          <w:p w14:paraId="519AA0AE" w14:textId="77777777" w:rsidR="003D7320" w:rsidRPr="00BB6FA3" w:rsidRDefault="003D7320" w:rsidP="000B59EB">
            <w:pPr>
              <w:pStyle w:val="Paragraphedeliste"/>
              <w:numPr>
                <w:ilvl w:val="0"/>
                <w:numId w:val="37"/>
              </w:numPr>
              <w:spacing w:line="360" w:lineRule="auto"/>
              <w:jc w:val="both"/>
              <w:rPr>
                <w:rFonts w:asciiTheme="majorBidi" w:hAnsiTheme="majorBidi" w:cstheme="majorBidi"/>
              </w:rPr>
            </w:pPr>
            <w:r w:rsidRPr="00BB6FA3">
              <w:rPr>
                <w:rFonts w:asciiTheme="majorBidi" w:hAnsiTheme="majorBidi" w:cstheme="majorBidi"/>
              </w:rPr>
              <w:t>L’</w:t>
            </w:r>
            <w:r>
              <w:rPr>
                <w:rFonts w:asciiTheme="majorBidi" w:hAnsiTheme="majorBidi" w:cstheme="majorBidi"/>
              </w:rPr>
              <w:t>admin</w:t>
            </w:r>
            <w:r w:rsidRPr="00BB6FA3">
              <w:rPr>
                <w:rFonts w:asciiTheme="majorBidi" w:hAnsiTheme="majorBidi" w:cstheme="majorBidi"/>
              </w:rPr>
              <w:t xml:space="preserve"> clique sur le bouton « ok ».</w:t>
            </w:r>
          </w:p>
          <w:p w14:paraId="34131CF0" w14:textId="77777777" w:rsidR="003D7320" w:rsidRPr="00BB6FA3" w:rsidRDefault="003D7320" w:rsidP="000B59EB">
            <w:pPr>
              <w:pStyle w:val="Paragraphedeliste"/>
              <w:numPr>
                <w:ilvl w:val="0"/>
                <w:numId w:val="37"/>
              </w:numPr>
              <w:spacing w:line="360" w:lineRule="auto"/>
              <w:jc w:val="both"/>
              <w:rPr>
                <w:rFonts w:asciiTheme="majorBidi" w:hAnsiTheme="majorBidi" w:cstheme="majorBidi"/>
              </w:rPr>
            </w:pPr>
            <w:r w:rsidRPr="00BB6FA3">
              <w:rPr>
                <w:rFonts w:asciiTheme="majorBidi" w:hAnsiTheme="majorBidi" w:cstheme="majorBidi"/>
              </w:rPr>
              <w:t>Le système va supprimer le membre sélectionné.</w:t>
            </w:r>
          </w:p>
        </w:tc>
      </w:tr>
      <w:tr w:rsidR="003D7320" w:rsidRPr="00BB6FA3" w14:paraId="2B748B8A" w14:textId="77777777" w:rsidTr="00920D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553"/>
        </w:trPr>
        <w:tc>
          <w:tcPr>
            <w:tcW w:w="2767" w:type="dxa"/>
            <w:shd w:val="clear" w:color="auto" w:fill="F2F2F2" w:themeFill="background1" w:themeFillShade="F2"/>
          </w:tcPr>
          <w:p w14:paraId="196F15E7" w14:textId="77777777" w:rsidR="003D7320" w:rsidRPr="00BB6FA3" w:rsidRDefault="003D7320" w:rsidP="000B59EB">
            <w:pPr>
              <w:pStyle w:val="Paragraphedeliste"/>
              <w:spacing w:line="360" w:lineRule="auto"/>
              <w:ind w:left="0"/>
              <w:jc w:val="both"/>
              <w:rPr>
                <w:rFonts w:asciiTheme="majorBidi" w:hAnsiTheme="majorBidi" w:cstheme="majorBidi"/>
                <w:b/>
                <w:bCs/>
                <w:sz w:val="28"/>
                <w:szCs w:val="28"/>
              </w:rPr>
            </w:pPr>
            <w:r w:rsidRPr="00BB6FA3">
              <w:rPr>
                <w:rFonts w:asciiTheme="majorBidi" w:hAnsiTheme="majorBidi" w:cstheme="majorBidi"/>
                <w:b/>
                <w:bCs/>
              </w:rPr>
              <w:t>Scenarios alternatif</w:t>
            </w:r>
          </w:p>
        </w:tc>
        <w:tc>
          <w:tcPr>
            <w:tcW w:w="6814" w:type="dxa"/>
          </w:tcPr>
          <w:p w14:paraId="55A80FD7" w14:textId="4A28D9CD" w:rsidR="00273281" w:rsidRPr="00BB6FA3" w:rsidRDefault="003D7320" w:rsidP="006B03E0">
            <w:pPr>
              <w:pStyle w:val="Paragraphedeliste"/>
              <w:keepNext/>
              <w:spacing w:line="360" w:lineRule="auto"/>
              <w:ind w:left="0"/>
              <w:jc w:val="both"/>
              <w:rPr>
                <w:rFonts w:asciiTheme="majorBidi" w:hAnsiTheme="majorBidi" w:cstheme="majorBidi"/>
                <w:sz w:val="28"/>
                <w:szCs w:val="28"/>
              </w:rPr>
            </w:pPr>
            <w:r w:rsidRPr="00BB6FA3">
              <w:rPr>
                <w:rFonts w:asciiTheme="majorBidi" w:hAnsiTheme="majorBidi" w:cstheme="majorBidi"/>
                <w:sz w:val="28"/>
                <w:szCs w:val="28"/>
              </w:rPr>
              <w:t xml:space="preserve">En cas d’absence des membres, un message indiquant q ‘il n’y a pas des </w:t>
            </w:r>
            <w:r w:rsidR="00273281" w:rsidRPr="00BB6FA3">
              <w:rPr>
                <w:rFonts w:asciiTheme="majorBidi" w:hAnsiTheme="majorBidi" w:cstheme="majorBidi"/>
                <w:sz w:val="28"/>
                <w:szCs w:val="28"/>
              </w:rPr>
              <w:t>membres.</w:t>
            </w:r>
          </w:p>
        </w:tc>
      </w:tr>
    </w:tbl>
    <w:p w14:paraId="03408216" w14:textId="0BD5216E" w:rsidR="004A4194" w:rsidDel="003C4699" w:rsidRDefault="003C4699" w:rsidP="003C4699">
      <w:pPr>
        <w:pStyle w:val="Lgende"/>
        <w:rPr>
          <w:del w:id="550" w:author="Rafik" w:date="2022-05-27T23:03:00Z"/>
          <w:sz w:val="24"/>
          <w:szCs w:val="24"/>
        </w:rPr>
      </w:pPr>
      <w:ins w:id="551" w:author="Rafik" w:date="2022-05-27T23:03:00Z">
        <w:r>
          <w:rPr>
            <w:sz w:val="24"/>
            <w:szCs w:val="24"/>
          </w:rPr>
          <w:t xml:space="preserve">                                </w:t>
        </w:r>
      </w:ins>
    </w:p>
    <w:p w14:paraId="79F75A31" w14:textId="33620C42" w:rsidR="00273281" w:rsidDel="003C4699" w:rsidRDefault="006B03E0" w:rsidP="003C4699">
      <w:pPr>
        <w:pStyle w:val="Lgende"/>
        <w:rPr>
          <w:del w:id="552" w:author="Rafik" w:date="2022-05-27T23:03:00Z"/>
          <w:sz w:val="24"/>
          <w:szCs w:val="24"/>
        </w:rPr>
        <w:pPrChange w:id="553" w:author="Rafik" w:date="2022-05-27T23:03:00Z">
          <w:pPr>
            <w:pStyle w:val="Lgende"/>
            <w:jc w:val="center"/>
          </w:pPr>
        </w:pPrChange>
      </w:pPr>
      <w:bookmarkStart w:id="554" w:name="_Toc104390838"/>
      <w:r w:rsidRPr="006B03E0">
        <w:rPr>
          <w:sz w:val="24"/>
          <w:szCs w:val="24"/>
        </w:rPr>
        <w:t xml:space="preserve">Tableau </w:t>
      </w:r>
      <w:r w:rsidRPr="006B03E0">
        <w:rPr>
          <w:sz w:val="24"/>
          <w:szCs w:val="24"/>
        </w:rPr>
        <w:fldChar w:fldCharType="begin"/>
      </w:r>
      <w:r w:rsidRPr="006B03E0">
        <w:rPr>
          <w:sz w:val="24"/>
          <w:szCs w:val="24"/>
        </w:rPr>
        <w:instrText xml:space="preserve"> SEQ Tableau \* ARABIC </w:instrText>
      </w:r>
      <w:r w:rsidRPr="006B03E0">
        <w:rPr>
          <w:sz w:val="24"/>
          <w:szCs w:val="24"/>
        </w:rPr>
        <w:fldChar w:fldCharType="separate"/>
      </w:r>
      <w:r w:rsidR="00A66100">
        <w:rPr>
          <w:noProof/>
          <w:sz w:val="24"/>
          <w:szCs w:val="24"/>
        </w:rPr>
        <w:t>11</w:t>
      </w:r>
      <w:r w:rsidRPr="006B03E0">
        <w:rPr>
          <w:sz w:val="24"/>
          <w:szCs w:val="24"/>
        </w:rPr>
        <w:fldChar w:fldCharType="end"/>
      </w:r>
      <w:r w:rsidRPr="006B03E0">
        <w:rPr>
          <w:sz w:val="24"/>
          <w:szCs w:val="24"/>
        </w:rPr>
        <w:t xml:space="preserve"> : Description </w:t>
      </w:r>
      <w:proofErr w:type="gramStart"/>
      <w:r w:rsidRPr="006B03E0">
        <w:rPr>
          <w:sz w:val="24"/>
          <w:szCs w:val="24"/>
        </w:rPr>
        <w:t>textuelle  "</w:t>
      </w:r>
      <w:proofErr w:type="gramEnd"/>
      <w:r w:rsidRPr="006B03E0">
        <w:rPr>
          <w:sz w:val="24"/>
          <w:szCs w:val="24"/>
        </w:rPr>
        <w:t>Gestion des membres"</w:t>
      </w:r>
      <w:bookmarkEnd w:id="554"/>
    </w:p>
    <w:p w14:paraId="705EC601" w14:textId="77777777" w:rsidR="002A2A51" w:rsidDel="003C4699" w:rsidRDefault="002A2A51" w:rsidP="002A2A51">
      <w:pPr>
        <w:rPr>
          <w:del w:id="555" w:author="Rafik" w:date="2022-05-27T23:03:00Z"/>
        </w:rPr>
      </w:pPr>
    </w:p>
    <w:p w14:paraId="7EDF117D" w14:textId="77777777" w:rsidR="002A2A51" w:rsidDel="003C4699" w:rsidRDefault="002A2A51" w:rsidP="002A2A51">
      <w:pPr>
        <w:rPr>
          <w:del w:id="556" w:author="Rafik" w:date="2022-05-27T23:03:00Z"/>
        </w:rPr>
      </w:pPr>
    </w:p>
    <w:p w14:paraId="4EAEF5CD" w14:textId="77777777" w:rsidR="002A2A51" w:rsidRDefault="002A2A51" w:rsidP="003C4699">
      <w:pPr>
        <w:pStyle w:val="Lgende"/>
        <w:pPrChange w:id="557" w:author="Rafik" w:date="2022-05-27T23:03:00Z">
          <w:pPr/>
        </w:pPrChange>
      </w:pPr>
    </w:p>
    <w:p w14:paraId="29188A06" w14:textId="77777777" w:rsidR="002A2A51" w:rsidRPr="002A2A51" w:rsidRDefault="002A2A51" w:rsidP="002A2A51"/>
    <w:p w14:paraId="627FAE4C" w14:textId="2DAEA2D1" w:rsidR="00273281" w:rsidRPr="003D7320" w:rsidRDefault="00273281" w:rsidP="006B03E0">
      <w:pPr>
        <w:pStyle w:val="Titre3"/>
        <w:numPr>
          <w:ilvl w:val="2"/>
          <w:numId w:val="65"/>
        </w:numPr>
      </w:pPr>
      <w:bookmarkStart w:id="558" w:name="_Toc104390720"/>
      <w:r>
        <w:t>Item « consulter les profils des autres »</w:t>
      </w:r>
      <w:bookmarkEnd w:id="558"/>
    </w:p>
    <w:tbl>
      <w:tblPr>
        <w:tblW w:w="9581" w:type="dxa"/>
        <w:tblInd w:w="404" w:type="dxa"/>
        <w:tblCellMar>
          <w:right w:w="115" w:type="dxa"/>
        </w:tblCellMar>
        <w:tblLook w:val="04A0" w:firstRow="1" w:lastRow="0" w:firstColumn="1" w:lastColumn="0" w:noHBand="0" w:noVBand="1"/>
      </w:tblPr>
      <w:tblGrid>
        <w:gridCol w:w="2767"/>
        <w:gridCol w:w="6814"/>
      </w:tblGrid>
      <w:tr w:rsidR="003D7320" w:rsidRPr="00BB6FA3" w14:paraId="69211F19" w14:textId="77777777" w:rsidTr="00920D96">
        <w:trPr>
          <w:trHeight w:val="422"/>
        </w:trPr>
        <w:tc>
          <w:tcPr>
            <w:tcW w:w="9581" w:type="dxa"/>
            <w:gridSpan w:val="2"/>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15BC853" w14:textId="77777777" w:rsidR="003D7320" w:rsidRPr="00BB6FA3" w:rsidRDefault="003D7320" w:rsidP="000B59EB">
            <w:pPr>
              <w:spacing w:line="360" w:lineRule="auto"/>
              <w:jc w:val="both"/>
              <w:rPr>
                <w:rFonts w:asciiTheme="majorBidi" w:hAnsiTheme="majorBidi" w:cstheme="majorBidi"/>
              </w:rPr>
            </w:pPr>
            <w:r w:rsidRPr="00BB6FA3">
              <w:rPr>
                <w:rFonts w:asciiTheme="majorBidi" w:hAnsiTheme="majorBidi" w:cstheme="majorBidi"/>
                <w:b/>
              </w:rPr>
              <w:t xml:space="preserve">Description textuelle du cas d’utilisation « Consulter les profils des autres » </w:t>
            </w:r>
          </w:p>
        </w:tc>
      </w:tr>
      <w:tr w:rsidR="003D7320" w:rsidRPr="00BB6FA3" w14:paraId="2CF56985" w14:textId="77777777" w:rsidTr="00920D96">
        <w:trPr>
          <w:trHeight w:val="423"/>
        </w:trPr>
        <w:tc>
          <w:tcPr>
            <w:tcW w:w="276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6B2E12B" w14:textId="77777777" w:rsidR="003D7320" w:rsidRPr="00BB6FA3" w:rsidRDefault="003D7320" w:rsidP="000B59EB">
            <w:pPr>
              <w:spacing w:line="360" w:lineRule="auto"/>
              <w:jc w:val="both"/>
              <w:rPr>
                <w:rFonts w:asciiTheme="majorBidi" w:hAnsiTheme="majorBidi" w:cstheme="majorBidi"/>
                <w:color w:val="000000" w:themeColor="text1"/>
              </w:rPr>
            </w:pPr>
            <w:r w:rsidRPr="00BB6FA3">
              <w:rPr>
                <w:rFonts w:asciiTheme="majorBidi" w:hAnsiTheme="majorBidi" w:cstheme="majorBidi"/>
                <w:b/>
                <w:color w:val="000000" w:themeColor="text1"/>
              </w:rPr>
              <w:t xml:space="preserve">Titre </w:t>
            </w:r>
          </w:p>
        </w:tc>
        <w:tc>
          <w:tcPr>
            <w:tcW w:w="681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774F55B" w14:textId="77777777" w:rsidR="003D7320" w:rsidRPr="00BB6FA3" w:rsidRDefault="003D7320" w:rsidP="000B59EB">
            <w:pPr>
              <w:spacing w:line="360" w:lineRule="auto"/>
              <w:jc w:val="both"/>
              <w:rPr>
                <w:rFonts w:asciiTheme="majorBidi" w:hAnsiTheme="majorBidi" w:cstheme="majorBidi"/>
                <w:color w:val="000000" w:themeColor="text1"/>
              </w:rPr>
            </w:pPr>
            <w:r w:rsidRPr="00BB6FA3">
              <w:rPr>
                <w:rFonts w:asciiTheme="majorBidi" w:hAnsiTheme="majorBidi" w:cstheme="majorBidi"/>
                <w:color w:val="000000" w:themeColor="text1"/>
              </w:rPr>
              <w:t xml:space="preserve">Consulter les profils des autres </w:t>
            </w:r>
          </w:p>
        </w:tc>
      </w:tr>
      <w:tr w:rsidR="003D7320" w:rsidRPr="00BB6FA3" w14:paraId="0CD129F1" w14:textId="77777777" w:rsidTr="00920D96">
        <w:trPr>
          <w:trHeight w:val="427"/>
        </w:trPr>
        <w:tc>
          <w:tcPr>
            <w:tcW w:w="276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DDDD567" w14:textId="77777777" w:rsidR="003D7320" w:rsidRPr="00BB6FA3" w:rsidRDefault="003D7320" w:rsidP="000B59EB">
            <w:pPr>
              <w:spacing w:line="360" w:lineRule="auto"/>
              <w:jc w:val="both"/>
              <w:rPr>
                <w:rFonts w:asciiTheme="majorBidi" w:hAnsiTheme="majorBidi" w:cstheme="majorBidi"/>
              </w:rPr>
            </w:pPr>
            <w:r w:rsidRPr="00BB6FA3">
              <w:rPr>
                <w:rFonts w:asciiTheme="majorBidi" w:hAnsiTheme="majorBidi" w:cstheme="majorBidi"/>
                <w:b/>
              </w:rPr>
              <w:t xml:space="preserve">Acteur </w:t>
            </w:r>
          </w:p>
        </w:tc>
        <w:tc>
          <w:tcPr>
            <w:tcW w:w="6814" w:type="dxa"/>
            <w:tcBorders>
              <w:top w:val="single" w:sz="4" w:space="0" w:color="000000"/>
              <w:left w:val="single" w:sz="4" w:space="0" w:color="000000"/>
              <w:bottom w:val="single" w:sz="4" w:space="0" w:color="000000"/>
              <w:right w:val="single" w:sz="4" w:space="0" w:color="000000"/>
            </w:tcBorders>
          </w:tcPr>
          <w:p w14:paraId="2250B234" w14:textId="77777777" w:rsidR="003D7320" w:rsidRPr="00BB6FA3" w:rsidRDefault="003D7320" w:rsidP="000B59EB">
            <w:pPr>
              <w:spacing w:line="360" w:lineRule="auto"/>
              <w:jc w:val="both"/>
              <w:rPr>
                <w:rFonts w:asciiTheme="majorBidi" w:hAnsiTheme="majorBidi" w:cstheme="majorBidi"/>
              </w:rPr>
            </w:pPr>
            <w:r w:rsidRPr="00BB6FA3">
              <w:rPr>
                <w:rFonts w:asciiTheme="majorBidi" w:hAnsiTheme="majorBidi" w:cstheme="majorBidi"/>
              </w:rPr>
              <w:t>Membre</w:t>
            </w:r>
          </w:p>
        </w:tc>
      </w:tr>
      <w:tr w:rsidR="003D7320" w:rsidRPr="00BB6FA3" w14:paraId="708909B1" w14:textId="77777777" w:rsidTr="00920D96">
        <w:trPr>
          <w:trHeight w:val="420"/>
        </w:trPr>
        <w:tc>
          <w:tcPr>
            <w:tcW w:w="276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F42CD1B" w14:textId="77777777" w:rsidR="003D7320" w:rsidRPr="00BB6FA3" w:rsidRDefault="003D7320" w:rsidP="000B59EB">
            <w:pPr>
              <w:spacing w:line="360" w:lineRule="auto"/>
              <w:jc w:val="both"/>
              <w:rPr>
                <w:rFonts w:asciiTheme="majorBidi" w:hAnsiTheme="majorBidi" w:cstheme="majorBidi"/>
              </w:rPr>
            </w:pPr>
            <w:r w:rsidRPr="00BB6FA3">
              <w:rPr>
                <w:rFonts w:asciiTheme="majorBidi" w:hAnsiTheme="majorBidi" w:cstheme="majorBidi"/>
                <w:b/>
              </w:rPr>
              <w:t xml:space="preserve">Prés condition </w:t>
            </w:r>
          </w:p>
        </w:tc>
        <w:tc>
          <w:tcPr>
            <w:tcW w:w="681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0C35462" w14:textId="77777777" w:rsidR="003D7320" w:rsidRPr="00BB6FA3" w:rsidRDefault="003D7320" w:rsidP="000B59EB">
            <w:pPr>
              <w:spacing w:line="360" w:lineRule="auto"/>
              <w:jc w:val="both"/>
              <w:rPr>
                <w:rFonts w:asciiTheme="majorBidi" w:hAnsiTheme="majorBidi" w:cstheme="majorBidi"/>
              </w:rPr>
            </w:pPr>
            <w:r w:rsidRPr="00BB6FA3">
              <w:rPr>
                <w:rFonts w:asciiTheme="majorBidi" w:hAnsiTheme="majorBidi" w:cstheme="majorBidi"/>
              </w:rPr>
              <w:t>Utilisateur authentifié en tant que Membre</w:t>
            </w:r>
          </w:p>
        </w:tc>
      </w:tr>
      <w:tr w:rsidR="003D7320" w:rsidRPr="00BB6FA3" w14:paraId="56961CAB" w14:textId="77777777" w:rsidTr="00920D96">
        <w:trPr>
          <w:trHeight w:val="427"/>
        </w:trPr>
        <w:tc>
          <w:tcPr>
            <w:tcW w:w="276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445C030" w14:textId="77777777" w:rsidR="003D7320" w:rsidRPr="00BB6FA3" w:rsidRDefault="003D7320" w:rsidP="000B59EB">
            <w:pPr>
              <w:spacing w:line="360" w:lineRule="auto"/>
              <w:jc w:val="both"/>
              <w:rPr>
                <w:rFonts w:asciiTheme="majorBidi" w:hAnsiTheme="majorBidi" w:cstheme="majorBidi"/>
              </w:rPr>
            </w:pPr>
            <w:r w:rsidRPr="00BB6FA3">
              <w:rPr>
                <w:rFonts w:asciiTheme="majorBidi" w:hAnsiTheme="majorBidi" w:cstheme="majorBidi"/>
                <w:b/>
              </w:rPr>
              <w:t xml:space="preserve">Post condition </w:t>
            </w:r>
          </w:p>
        </w:tc>
        <w:tc>
          <w:tcPr>
            <w:tcW w:w="681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2EAD911" w14:textId="77777777" w:rsidR="003D7320" w:rsidRPr="00BB6FA3" w:rsidRDefault="003D7320" w:rsidP="000B59EB">
            <w:pPr>
              <w:spacing w:line="360" w:lineRule="auto"/>
              <w:jc w:val="both"/>
              <w:rPr>
                <w:rFonts w:asciiTheme="majorBidi" w:hAnsiTheme="majorBidi" w:cstheme="majorBidi"/>
              </w:rPr>
            </w:pPr>
            <w:r w:rsidRPr="00BB6FA3">
              <w:rPr>
                <w:rFonts w:asciiTheme="majorBidi" w:hAnsiTheme="majorBidi" w:cstheme="majorBidi"/>
              </w:rPr>
              <w:t>Compte visité</w:t>
            </w:r>
          </w:p>
        </w:tc>
      </w:tr>
      <w:tr w:rsidR="003D7320" w:rsidRPr="00BB6FA3" w14:paraId="70B7AE99" w14:textId="77777777" w:rsidTr="00920D96">
        <w:trPr>
          <w:trHeight w:val="909"/>
        </w:trPr>
        <w:tc>
          <w:tcPr>
            <w:tcW w:w="2767" w:type="dxa"/>
            <w:tcBorders>
              <w:top w:val="single" w:sz="4" w:space="0" w:color="000000"/>
              <w:left w:val="single" w:sz="4" w:space="0" w:color="000000"/>
              <w:bottom w:val="single" w:sz="4" w:space="0" w:color="000000"/>
              <w:right w:val="single" w:sz="4" w:space="0" w:color="auto"/>
            </w:tcBorders>
            <w:shd w:val="clear" w:color="auto" w:fill="F2F2F2" w:themeFill="background1" w:themeFillShade="F2"/>
          </w:tcPr>
          <w:p w14:paraId="57D6AE80" w14:textId="77777777" w:rsidR="003D7320" w:rsidRPr="00BB6FA3" w:rsidRDefault="003D7320" w:rsidP="000B59EB">
            <w:pPr>
              <w:spacing w:line="360" w:lineRule="auto"/>
              <w:jc w:val="both"/>
              <w:rPr>
                <w:rFonts w:asciiTheme="majorBidi" w:hAnsiTheme="majorBidi" w:cstheme="majorBidi"/>
              </w:rPr>
            </w:pPr>
            <w:r w:rsidRPr="00BB6FA3">
              <w:rPr>
                <w:rFonts w:asciiTheme="majorBidi" w:hAnsiTheme="majorBidi" w:cstheme="majorBidi"/>
                <w:b/>
              </w:rPr>
              <w:t xml:space="preserve">Description du scénario nominal </w:t>
            </w:r>
          </w:p>
        </w:tc>
        <w:tc>
          <w:tcPr>
            <w:tcW w:w="6814" w:type="dxa"/>
            <w:tcBorders>
              <w:top w:val="single" w:sz="4" w:space="0" w:color="000000"/>
              <w:left w:val="single" w:sz="4" w:space="0" w:color="auto"/>
              <w:bottom w:val="single" w:sz="4" w:space="0" w:color="000000"/>
              <w:right w:val="single" w:sz="4" w:space="0" w:color="000000"/>
            </w:tcBorders>
            <w:shd w:val="clear" w:color="auto" w:fill="FFFFFF" w:themeFill="background1"/>
          </w:tcPr>
          <w:p w14:paraId="61F1514B" w14:textId="77777777" w:rsidR="003D7320" w:rsidRPr="00BB6FA3" w:rsidRDefault="003D7320" w:rsidP="000B59EB">
            <w:pPr>
              <w:pStyle w:val="Paragraphedeliste"/>
              <w:numPr>
                <w:ilvl w:val="0"/>
                <w:numId w:val="47"/>
              </w:numPr>
              <w:spacing w:line="360" w:lineRule="auto"/>
              <w:jc w:val="both"/>
              <w:rPr>
                <w:rFonts w:asciiTheme="majorBidi" w:hAnsiTheme="majorBidi" w:cstheme="majorBidi"/>
              </w:rPr>
            </w:pPr>
            <w:r w:rsidRPr="00BB6FA3">
              <w:rPr>
                <w:rFonts w:asciiTheme="majorBidi" w:hAnsiTheme="majorBidi" w:cstheme="majorBidi"/>
              </w:rPr>
              <w:t xml:space="preserve"> Le membre demande au système la main pour consulter un certain profil.</w:t>
            </w:r>
          </w:p>
          <w:p w14:paraId="01C8A090" w14:textId="77777777" w:rsidR="003D7320" w:rsidRPr="00BB6FA3" w:rsidRDefault="003D7320" w:rsidP="000B59EB">
            <w:pPr>
              <w:pStyle w:val="Paragraphedeliste"/>
              <w:numPr>
                <w:ilvl w:val="0"/>
                <w:numId w:val="47"/>
              </w:numPr>
              <w:spacing w:line="360" w:lineRule="auto"/>
              <w:jc w:val="both"/>
              <w:rPr>
                <w:rFonts w:asciiTheme="majorBidi" w:hAnsiTheme="majorBidi" w:cstheme="majorBidi"/>
              </w:rPr>
            </w:pPr>
            <w:r w:rsidRPr="00BB6FA3">
              <w:rPr>
                <w:rFonts w:asciiTheme="majorBidi" w:hAnsiTheme="majorBidi" w:cstheme="majorBidi"/>
              </w:rPr>
              <w:t>Le système affiche le profil concerné.</w:t>
            </w:r>
          </w:p>
          <w:p w14:paraId="08C46086" w14:textId="77777777" w:rsidR="003D7320" w:rsidRPr="00BB6FA3" w:rsidRDefault="003D7320" w:rsidP="000B59EB">
            <w:pPr>
              <w:pStyle w:val="Paragraphedeliste"/>
              <w:numPr>
                <w:ilvl w:val="0"/>
                <w:numId w:val="47"/>
              </w:numPr>
              <w:spacing w:line="360" w:lineRule="auto"/>
              <w:jc w:val="both"/>
              <w:rPr>
                <w:rFonts w:asciiTheme="majorBidi" w:hAnsiTheme="majorBidi" w:cstheme="majorBidi"/>
              </w:rPr>
            </w:pPr>
            <w:r w:rsidRPr="00BB6FA3">
              <w:rPr>
                <w:rFonts w:asciiTheme="majorBidi" w:hAnsiTheme="majorBidi" w:cstheme="majorBidi"/>
              </w:rPr>
              <w:t xml:space="preserve">Le membre consulte </w:t>
            </w:r>
            <w:r>
              <w:rPr>
                <w:rFonts w:asciiTheme="majorBidi" w:hAnsiTheme="majorBidi" w:cstheme="majorBidi"/>
              </w:rPr>
              <w:t>les informations</w:t>
            </w:r>
            <w:r w:rsidRPr="00BB6FA3">
              <w:rPr>
                <w:rFonts w:asciiTheme="majorBidi" w:hAnsiTheme="majorBidi" w:cstheme="majorBidi"/>
              </w:rPr>
              <w:t xml:space="preserve"> </w:t>
            </w:r>
            <w:r>
              <w:rPr>
                <w:rFonts w:asciiTheme="majorBidi" w:hAnsiTheme="majorBidi" w:cstheme="majorBidi"/>
              </w:rPr>
              <w:t>de</w:t>
            </w:r>
            <w:r w:rsidRPr="00BB6FA3">
              <w:rPr>
                <w:rFonts w:asciiTheme="majorBidi" w:hAnsiTheme="majorBidi" w:cstheme="majorBidi"/>
              </w:rPr>
              <w:t xml:space="preserve"> ce profil.</w:t>
            </w:r>
          </w:p>
        </w:tc>
      </w:tr>
      <w:tr w:rsidR="003D7320" w:rsidRPr="00BB6FA3" w14:paraId="4A67B0EF" w14:textId="77777777" w:rsidTr="00920D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553"/>
        </w:trPr>
        <w:tc>
          <w:tcPr>
            <w:tcW w:w="2767" w:type="dxa"/>
            <w:shd w:val="clear" w:color="auto" w:fill="F2F2F2" w:themeFill="background1" w:themeFillShade="F2"/>
          </w:tcPr>
          <w:p w14:paraId="51B22413" w14:textId="77777777" w:rsidR="003D7320" w:rsidRPr="00BB6FA3" w:rsidRDefault="003D7320" w:rsidP="000B59EB">
            <w:pPr>
              <w:pStyle w:val="Paragraphedeliste"/>
              <w:spacing w:line="360" w:lineRule="auto"/>
              <w:ind w:left="0"/>
              <w:jc w:val="both"/>
              <w:rPr>
                <w:rFonts w:asciiTheme="majorBidi" w:hAnsiTheme="majorBidi" w:cstheme="majorBidi"/>
                <w:b/>
                <w:bCs/>
                <w:sz w:val="28"/>
                <w:szCs w:val="28"/>
              </w:rPr>
            </w:pPr>
            <w:r w:rsidRPr="00BB6FA3">
              <w:rPr>
                <w:rFonts w:asciiTheme="majorBidi" w:hAnsiTheme="majorBidi" w:cstheme="majorBidi"/>
                <w:b/>
                <w:bCs/>
              </w:rPr>
              <w:t>Scenarios alternatif</w:t>
            </w:r>
          </w:p>
        </w:tc>
        <w:tc>
          <w:tcPr>
            <w:tcW w:w="6814" w:type="dxa"/>
          </w:tcPr>
          <w:p w14:paraId="3A1ECB3D" w14:textId="28F7351B" w:rsidR="003D7320" w:rsidRPr="00BB6FA3" w:rsidRDefault="003D7320" w:rsidP="002A2A51">
            <w:pPr>
              <w:pStyle w:val="Paragraphedeliste"/>
              <w:keepNext/>
              <w:spacing w:line="360" w:lineRule="auto"/>
              <w:ind w:left="0"/>
              <w:jc w:val="both"/>
              <w:rPr>
                <w:rFonts w:asciiTheme="majorBidi" w:hAnsiTheme="majorBidi" w:cstheme="majorBidi"/>
                <w:sz w:val="28"/>
                <w:szCs w:val="28"/>
              </w:rPr>
            </w:pPr>
            <w:r>
              <w:rPr>
                <w:rFonts w:asciiTheme="majorBidi" w:hAnsiTheme="majorBidi" w:cstheme="majorBidi"/>
                <w:sz w:val="28"/>
                <w:szCs w:val="28"/>
              </w:rPr>
              <w:t xml:space="preserve">Un message s’affiche s’il y’a un </w:t>
            </w:r>
            <w:r w:rsidR="00CB08A2">
              <w:rPr>
                <w:rFonts w:asciiTheme="majorBidi" w:hAnsiTheme="majorBidi" w:cstheme="majorBidi"/>
                <w:sz w:val="28"/>
                <w:szCs w:val="28"/>
              </w:rPr>
              <w:t>problème.</w:t>
            </w:r>
          </w:p>
        </w:tc>
      </w:tr>
    </w:tbl>
    <w:p w14:paraId="6C9F66C9" w14:textId="77777777" w:rsidR="002A2A51" w:rsidRDefault="002A2A51" w:rsidP="002A2A51">
      <w:pPr>
        <w:pStyle w:val="Lgende"/>
        <w:jc w:val="center"/>
        <w:rPr>
          <w:sz w:val="24"/>
          <w:szCs w:val="24"/>
        </w:rPr>
      </w:pPr>
    </w:p>
    <w:p w14:paraId="66D80328" w14:textId="4C7D347A" w:rsidR="00A35BF8" w:rsidRPr="002A2A51" w:rsidRDefault="002A2A51" w:rsidP="002A2A51">
      <w:pPr>
        <w:pStyle w:val="Lgende"/>
        <w:jc w:val="center"/>
        <w:rPr>
          <w:rFonts w:asciiTheme="majorBidi" w:hAnsiTheme="majorBidi" w:cstheme="majorBidi"/>
          <w:sz w:val="24"/>
          <w:szCs w:val="24"/>
        </w:rPr>
      </w:pPr>
      <w:bookmarkStart w:id="559" w:name="_Toc104390839"/>
      <w:r w:rsidRPr="002A2A51">
        <w:rPr>
          <w:sz w:val="24"/>
          <w:szCs w:val="24"/>
        </w:rPr>
        <w:t xml:space="preserve">Tableau </w:t>
      </w:r>
      <w:r w:rsidRPr="002A2A51">
        <w:rPr>
          <w:sz w:val="24"/>
          <w:szCs w:val="24"/>
        </w:rPr>
        <w:fldChar w:fldCharType="begin"/>
      </w:r>
      <w:r w:rsidRPr="002A2A51">
        <w:rPr>
          <w:sz w:val="24"/>
          <w:szCs w:val="24"/>
        </w:rPr>
        <w:instrText xml:space="preserve"> SEQ Tableau \* ARABIC </w:instrText>
      </w:r>
      <w:r w:rsidRPr="002A2A51">
        <w:rPr>
          <w:sz w:val="24"/>
          <w:szCs w:val="24"/>
        </w:rPr>
        <w:fldChar w:fldCharType="separate"/>
      </w:r>
      <w:r w:rsidR="00A66100">
        <w:rPr>
          <w:noProof/>
          <w:sz w:val="24"/>
          <w:szCs w:val="24"/>
        </w:rPr>
        <w:t>12</w:t>
      </w:r>
      <w:r w:rsidRPr="002A2A51">
        <w:rPr>
          <w:sz w:val="24"/>
          <w:szCs w:val="24"/>
        </w:rPr>
        <w:fldChar w:fldCharType="end"/>
      </w:r>
      <w:r w:rsidRPr="002A2A51">
        <w:rPr>
          <w:sz w:val="24"/>
          <w:szCs w:val="24"/>
        </w:rPr>
        <w:t xml:space="preserve"> : Description textuelle " consulter les profils des autres "</w:t>
      </w:r>
      <w:bookmarkEnd w:id="559"/>
    </w:p>
    <w:p w14:paraId="04208030" w14:textId="2EABABC7" w:rsidR="00D04044" w:rsidRPr="00BB6FA3" w:rsidRDefault="00A47669" w:rsidP="006B03E0">
      <w:pPr>
        <w:pStyle w:val="Titre3"/>
        <w:numPr>
          <w:ilvl w:val="2"/>
          <w:numId w:val="65"/>
        </w:numPr>
      </w:pPr>
      <w:bookmarkStart w:id="560" w:name="_Toc104390721"/>
      <w:r w:rsidRPr="00BB6FA3">
        <w:t>Item</w:t>
      </w:r>
      <w:r w:rsidR="00CB08A2" w:rsidRPr="00BB6FA3">
        <w:t xml:space="preserve"> « Gestion</w:t>
      </w:r>
      <w:r w:rsidR="001D072C" w:rsidRPr="00BB6FA3">
        <w:t xml:space="preserve"> des </w:t>
      </w:r>
      <w:r w:rsidR="00CB08A2" w:rsidRPr="00BB6FA3">
        <w:t>postes »</w:t>
      </w:r>
      <w:bookmarkEnd w:id="560"/>
      <w:r w:rsidRPr="00BB6FA3">
        <w:t xml:space="preserve"> </w:t>
      </w:r>
    </w:p>
    <w:tbl>
      <w:tblPr>
        <w:tblW w:w="9581" w:type="dxa"/>
        <w:tblInd w:w="404" w:type="dxa"/>
        <w:tblCellMar>
          <w:right w:w="115" w:type="dxa"/>
        </w:tblCellMar>
        <w:tblLook w:val="04A0" w:firstRow="1" w:lastRow="0" w:firstColumn="1" w:lastColumn="0" w:noHBand="0" w:noVBand="1"/>
      </w:tblPr>
      <w:tblGrid>
        <w:gridCol w:w="2767"/>
        <w:gridCol w:w="6814"/>
      </w:tblGrid>
      <w:tr w:rsidR="00A47669" w:rsidRPr="00BB6FA3" w14:paraId="65DAC4B9" w14:textId="77777777" w:rsidTr="001D5976">
        <w:trPr>
          <w:trHeight w:val="422"/>
        </w:trPr>
        <w:tc>
          <w:tcPr>
            <w:tcW w:w="9581" w:type="dxa"/>
            <w:gridSpan w:val="2"/>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02851E6" w14:textId="612D4BCE" w:rsidR="00A47669" w:rsidRPr="00BB6FA3" w:rsidRDefault="00A47669" w:rsidP="000B59EB">
            <w:pPr>
              <w:spacing w:line="360" w:lineRule="auto"/>
              <w:jc w:val="both"/>
              <w:rPr>
                <w:rFonts w:asciiTheme="majorBidi" w:hAnsiTheme="majorBidi" w:cstheme="majorBidi"/>
              </w:rPr>
            </w:pPr>
            <w:r w:rsidRPr="00BB6FA3">
              <w:rPr>
                <w:rFonts w:asciiTheme="majorBidi" w:hAnsiTheme="majorBidi" w:cstheme="majorBidi"/>
                <w:b/>
              </w:rPr>
              <w:t xml:space="preserve"> Description textuelle du cas d’utilisation « </w:t>
            </w:r>
            <w:r w:rsidR="001D072C" w:rsidRPr="00BB6FA3">
              <w:rPr>
                <w:rFonts w:asciiTheme="majorBidi" w:hAnsiTheme="majorBidi" w:cstheme="majorBidi"/>
                <w:b/>
              </w:rPr>
              <w:t>Gestion des postes</w:t>
            </w:r>
            <w:r w:rsidRPr="00BB6FA3">
              <w:rPr>
                <w:rFonts w:asciiTheme="majorBidi" w:hAnsiTheme="majorBidi" w:cstheme="majorBidi"/>
                <w:b/>
              </w:rPr>
              <w:t xml:space="preserve"> » </w:t>
            </w:r>
          </w:p>
        </w:tc>
      </w:tr>
      <w:tr w:rsidR="00A47669" w:rsidRPr="00BB6FA3" w14:paraId="00FE1FC4" w14:textId="77777777" w:rsidTr="003D7320">
        <w:trPr>
          <w:trHeight w:val="423"/>
        </w:trPr>
        <w:tc>
          <w:tcPr>
            <w:tcW w:w="276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4B9DF67" w14:textId="77777777" w:rsidR="00A47669" w:rsidRPr="00BB6FA3" w:rsidRDefault="00A47669" w:rsidP="000B59EB">
            <w:pPr>
              <w:spacing w:line="360" w:lineRule="auto"/>
              <w:jc w:val="both"/>
              <w:rPr>
                <w:rFonts w:asciiTheme="majorBidi" w:hAnsiTheme="majorBidi" w:cstheme="majorBidi"/>
                <w:color w:val="000000" w:themeColor="text1"/>
              </w:rPr>
            </w:pPr>
            <w:r w:rsidRPr="00BB6FA3">
              <w:rPr>
                <w:rFonts w:asciiTheme="majorBidi" w:hAnsiTheme="majorBidi" w:cstheme="majorBidi"/>
                <w:b/>
                <w:color w:val="000000" w:themeColor="text1"/>
              </w:rPr>
              <w:t xml:space="preserve">Titre </w:t>
            </w:r>
          </w:p>
        </w:tc>
        <w:tc>
          <w:tcPr>
            <w:tcW w:w="681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9BC1F00" w14:textId="07D43601" w:rsidR="00A47669" w:rsidRPr="00BB6FA3" w:rsidRDefault="009A09F5" w:rsidP="000B59EB">
            <w:pPr>
              <w:spacing w:line="360" w:lineRule="auto"/>
              <w:jc w:val="both"/>
              <w:rPr>
                <w:rFonts w:asciiTheme="majorBidi" w:hAnsiTheme="majorBidi" w:cstheme="majorBidi"/>
                <w:color w:val="000000" w:themeColor="text1"/>
              </w:rPr>
            </w:pPr>
            <w:r w:rsidRPr="00BB6FA3">
              <w:rPr>
                <w:rFonts w:asciiTheme="majorBidi" w:hAnsiTheme="majorBidi" w:cstheme="majorBidi"/>
                <w:color w:val="000000" w:themeColor="text1"/>
              </w:rPr>
              <w:t>Gestion des postes</w:t>
            </w:r>
          </w:p>
        </w:tc>
      </w:tr>
      <w:tr w:rsidR="00A47669" w:rsidRPr="00BB6FA3" w14:paraId="3B810736" w14:textId="77777777" w:rsidTr="003D7320">
        <w:trPr>
          <w:trHeight w:val="427"/>
        </w:trPr>
        <w:tc>
          <w:tcPr>
            <w:tcW w:w="276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01550BC" w14:textId="77777777" w:rsidR="00A47669" w:rsidRPr="00BB6FA3" w:rsidRDefault="00A47669" w:rsidP="000B59EB">
            <w:pPr>
              <w:spacing w:line="360" w:lineRule="auto"/>
              <w:jc w:val="both"/>
              <w:rPr>
                <w:rFonts w:asciiTheme="majorBidi" w:hAnsiTheme="majorBidi" w:cstheme="majorBidi"/>
              </w:rPr>
            </w:pPr>
            <w:r w:rsidRPr="00BB6FA3">
              <w:rPr>
                <w:rFonts w:asciiTheme="majorBidi" w:hAnsiTheme="majorBidi" w:cstheme="majorBidi"/>
                <w:b/>
              </w:rPr>
              <w:t xml:space="preserve">Acteur </w:t>
            </w:r>
          </w:p>
        </w:tc>
        <w:tc>
          <w:tcPr>
            <w:tcW w:w="6814" w:type="dxa"/>
            <w:tcBorders>
              <w:top w:val="single" w:sz="4" w:space="0" w:color="000000"/>
              <w:left w:val="single" w:sz="4" w:space="0" w:color="000000"/>
              <w:bottom w:val="single" w:sz="4" w:space="0" w:color="000000"/>
              <w:right w:val="single" w:sz="4" w:space="0" w:color="000000"/>
            </w:tcBorders>
          </w:tcPr>
          <w:p w14:paraId="3CC70E6C" w14:textId="00E71FA8" w:rsidR="00A47669" w:rsidRPr="00BB6FA3" w:rsidRDefault="00B90D7A" w:rsidP="000B59EB">
            <w:pPr>
              <w:spacing w:line="360" w:lineRule="auto"/>
              <w:jc w:val="both"/>
              <w:rPr>
                <w:rFonts w:asciiTheme="majorBidi" w:hAnsiTheme="majorBidi" w:cstheme="majorBidi"/>
              </w:rPr>
            </w:pPr>
            <w:r w:rsidRPr="00BB6FA3">
              <w:rPr>
                <w:rFonts w:asciiTheme="majorBidi" w:hAnsiTheme="majorBidi" w:cstheme="majorBidi"/>
              </w:rPr>
              <w:t xml:space="preserve">Admin ou éditeur </w:t>
            </w:r>
            <w:r w:rsidR="00CB08A2">
              <w:rPr>
                <w:rFonts w:asciiTheme="majorBidi" w:hAnsiTheme="majorBidi" w:cstheme="majorBidi"/>
              </w:rPr>
              <w:t>ou membre</w:t>
            </w:r>
          </w:p>
        </w:tc>
      </w:tr>
      <w:tr w:rsidR="00A47669" w:rsidRPr="00BB6FA3" w14:paraId="3D541B56" w14:textId="77777777" w:rsidTr="003D7320">
        <w:trPr>
          <w:trHeight w:val="420"/>
        </w:trPr>
        <w:tc>
          <w:tcPr>
            <w:tcW w:w="276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FFE66CD" w14:textId="77777777" w:rsidR="00A47669" w:rsidRPr="00BB6FA3" w:rsidRDefault="00A47669" w:rsidP="000B59EB">
            <w:pPr>
              <w:spacing w:line="360" w:lineRule="auto"/>
              <w:jc w:val="both"/>
              <w:rPr>
                <w:rFonts w:asciiTheme="majorBidi" w:hAnsiTheme="majorBidi" w:cstheme="majorBidi"/>
              </w:rPr>
            </w:pPr>
            <w:r w:rsidRPr="00BB6FA3">
              <w:rPr>
                <w:rFonts w:asciiTheme="majorBidi" w:hAnsiTheme="majorBidi" w:cstheme="majorBidi"/>
                <w:b/>
              </w:rPr>
              <w:t xml:space="preserve">Prés condition </w:t>
            </w:r>
          </w:p>
        </w:tc>
        <w:tc>
          <w:tcPr>
            <w:tcW w:w="681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DBAAB8D" w14:textId="6A5C4526" w:rsidR="00A47669" w:rsidRPr="00BB6FA3" w:rsidRDefault="00B12621" w:rsidP="000B59EB">
            <w:pPr>
              <w:spacing w:line="360" w:lineRule="auto"/>
              <w:jc w:val="both"/>
              <w:rPr>
                <w:rFonts w:asciiTheme="majorBidi" w:hAnsiTheme="majorBidi" w:cstheme="majorBidi"/>
              </w:rPr>
            </w:pPr>
            <w:r w:rsidRPr="00BB6FA3">
              <w:rPr>
                <w:rFonts w:asciiTheme="majorBidi" w:hAnsiTheme="majorBidi" w:cstheme="majorBidi"/>
              </w:rPr>
              <w:t xml:space="preserve">L’utilisateur authentifié en tant que admin ou éditeur. </w:t>
            </w:r>
          </w:p>
        </w:tc>
      </w:tr>
      <w:tr w:rsidR="00A47669" w:rsidRPr="00BB6FA3" w14:paraId="306F915C" w14:textId="77777777" w:rsidTr="003D7320">
        <w:trPr>
          <w:trHeight w:val="427"/>
        </w:trPr>
        <w:tc>
          <w:tcPr>
            <w:tcW w:w="276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A98749" w14:textId="77777777" w:rsidR="00A47669" w:rsidRPr="00BB6FA3" w:rsidRDefault="00A47669" w:rsidP="000B59EB">
            <w:pPr>
              <w:spacing w:line="360" w:lineRule="auto"/>
              <w:jc w:val="both"/>
              <w:rPr>
                <w:rFonts w:asciiTheme="majorBidi" w:hAnsiTheme="majorBidi" w:cstheme="majorBidi"/>
              </w:rPr>
            </w:pPr>
            <w:r w:rsidRPr="00BB6FA3">
              <w:rPr>
                <w:rFonts w:asciiTheme="majorBidi" w:hAnsiTheme="majorBidi" w:cstheme="majorBidi"/>
                <w:b/>
              </w:rPr>
              <w:t xml:space="preserve">Post condition </w:t>
            </w:r>
          </w:p>
        </w:tc>
        <w:tc>
          <w:tcPr>
            <w:tcW w:w="681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8B7DB94" w14:textId="2BDE20CE" w:rsidR="00A47669" w:rsidRPr="00BB6FA3" w:rsidRDefault="00B12621" w:rsidP="000B59EB">
            <w:pPr>
              <w:spacing w:line="360" w:lineRule="auto"/>
              <w:jc w:val="both"/>
              <w:rPr>
                <w:rFonts w:asciiTheme="majorBidi" w:hAnsiTheme="majorBidi" w:cstheme="majorBidi"/>
              </w:rPr>
            </w:pPr>
            <w:r w:rsidRPr="00BB6FA3">
              <w:rPr>
                <w:rFonts w:asciiTheme="majorBidi" w:hAnsiTheme="majorBidi" w:cstheme="majorBidi"/>
              </w:rPr>
              <w:t>La liste de postes va être à jour selon la fonctionnalité d’acceptation</w:t>
            </w:r>
            <w:r w:rsidR="000939A9">
              <w:rPr>
                <w:rFonts w:asciiTheme="majorBidi" w:hAnsiTheme="majorBidi" w:cstheme="majorBidi"/>
              </w:rPr>
              <w:t xml:space="preserve"> et </w:t>
            </w:r>
            <w:r w:rsidRPr="00BB6FA3">
              <w:rPr>
                <w:rFonts w:asciiTheme="majorBidi" w:hAnsiTheme="majorBidi" w:cstheme="majorBidi"/>
              </w:rPr>
              <w:t>de suppression</w:t>
            </w:r>
            <w:r w:rsidR="00CB08A2">
              <w:rPr>
                <w:rFonts w:asciiTheme="majorBidi" w:hAnsiTheme="majorBidi" w:cstheme="majorBidi"/>
              </w:rPr>
              <w:t>, d’ajout et de modification.</w:t>
            </w:r>
          </w:p>
        </w:tc>
      </w:tr>
      <w:tr w:rsidR="00A47669" w:rsidRPr="00BB6FA3" w14:paraId="74E7566E" w14:textId="77777777" w:rsidTr="003D7320">
        <w:trPr>
          <w:trHeight w:val="909"/>
        </w:trPr>
        <w:tc>
          <w:tcPr>
            <w:tcW w:w="2767" w:type="dxa"/>
            <w:tcBorders>
              <w:top w:val="single" w:sz="4" w:space="0" w:color="000000"/>
              <w:left w:val="single" w:sz="4" w:space="0" w:color="000000"/>
              <w:bottom w:val="single" w:sz="4" w:space="0" w:color="000000"/>
              <w:right w:val="single" w:sz="4" w:space="0" w:color="auto"/>
            </w:tcBorders>
            <w:shd w:val="clear" w:color="auto" w:fill="F2F2F2" w:themeFill="background1" w:themeFillShade="F2"/>
          </w:tcPr>
          <w:p w14:paraId="43285309" w14:textId="77777777" w:rsidR="00A47669" w:rsidRPr="00BB6FA3" w:rsidRDefault="00A47669" w:rsidP="000B59EB">
            <w:pPr>
              <w:spacing w:line="360" w:lineRule="auto"/>
              <w:jc w:val="both"/>
              <w:rPr>
                <w:rFonts w:asciiTheme="majorBidi" w:hAnsiTheme="majorBidi" w:cstheme="majorBidi"/>
              </w:rPr>
            </w:pPr>
            <w:r w:rsidRPr="00BB6FA3">
              <w:rPr>
                <w:rFonts w:asciiTheme="majorBidi" w:hAnsiTheme="majorBidi" w:cstheme="majorBidi"/>
                <w:b/>
              </w:rPr>
              <w:t xml:space="preserve">Description du scénario nominal </w:t>
            </w:r>
          </w:p>
        </w:tc>
        <w:tc>
          <w:tcPr>
            <w:tcW w:w="6814" w:type="dxa"/>
            <w:tcBorders>
              <w:top w:val="single" w:sz="4" w:space="0" w:color="000000"/>
              <w:left w:val="single" w:sz="4" w:space="0" w:color="auto"/>
              <w:bottom w:val="single" w:sz="4" w:space="0" w:color="000000"/>
              <w:right w:val="single" w:sz="4" w:space="0" w:color="000000"/>
            </w:tcBorders>
            <w:shd w:val="clear" w:color="auto" w:fill="FFFFFF" w:themeFill="background1"/>
          </w:tcPr>
          <w:p w14:paraId="6F3A0367" w14:textId="6E86287A" w:rsidR="00A47669" w:rsidRPr="00CB08A2" w:rsidRDefault="00B12621" w:rsidP="000B59EB">
            <w:pPr>
              <w:spacing w:line="360" w:lineRule="auto"/>
              <w:jc w:val="both"/>
              <w:rPr>
                <w:rFonts w:asciiTheme="majorBidi" w:hAnsiTheme="majorBidi" w:cstheme="majorBidi"/>
              </w:rPr>
            </w:pPr>
            <w:r w:rsidRPr="00CB08A2">
              <w:rPr>
                <w:rFonts w:asciiTheme="majorBidi" w:hAnsiTheme="majorBidi" w:cstheme="majorBidi"/>
              </w:rPr>
              <w:t>En cas d’acceptation</w:t>
            </w:r>
            <w:r w:rsidR="00234380">
              <w:rPr>
                <w:rFonts w:asciiTheme="majorBidi" w:hAnsiTheme="majorBidi" w:cstheme="majorBidi"/>
              </w:rPr>
              <w:t xml:space="preserve"> (par admin ou éditeur) :</w:t>
            </w:r>
          </w:p>
          <w:p w14:paraId="0CC330FC" w14:textId="7E6C6750" w:rsidR="00B12621" w:rsidRPr="00CB08A2" w:rsidRDefault="00B12621" w:rsidP="000B59EB">
            <w:pPr>
              <w:pStyle w:val="Paragraphedeliste"/>
              <w:numPr>
                <w:ilvl w:val="0"/>
                <w:numId w:val="39"/>
              </w:numPr>
              <w:spacing w:line="360" w:lineRule="auto"/>
              <w:jc w:val="both"/>
              <w:rPr>
                <w:rFonts w:asciiTheme="majorBidi" w:hAnsiTheme="majorBidi" w:cstheme="majorBidi"/>
              </w:rPr>
            </w:pPr>
            <w:r w:rsidRPr="00CB08A2">
              <w:rPr>
                <w:rFonts w:asciiTheme="majorBidi" w:hAnsiTheme="majorBidi" w:cstheme="majorBidi"/>
              </w:rPr>
              <w:t>L’utilisateur bascule le checkbox à droite.</w:t>
            </w:r>
          </w:p>
          <w:p w14:paraId="1FC453F6" w14:textId="643D0EEB" w:rsidR="00B12621" w:rsidRPr="00CB08A2" w:rsidRDefault="00B12621" w:rsidP="000B59EB">
            <w:pPr>
              <w:pStyle w:val="Paragraphedeliste"/>
              <w:numPr>
                <w:ilvl w:val="0"/>
                <w:numId w:val="39"/>
              </w:numPr>
              <w:spacing w:line="360" w:lineRule="auto"/>
              <w:jc w:val="both"/>
              <w:rPr>
                <w:rFonts w:asciiTheme="majorBidi" w:hAnsiTheme="majorBidi" w:cstheme="majorBidi"/>
              </w:rPr>
            </w:pPr>
            <w:r w:rsidRPr="00CB08A2">
              <w:rPr>
                <w:rFonts w:asciiTheme="majorBidi" w:hAnsiTheme="majorBidi" w:cstheme="majorBidi"/>
              </w:rPr>
              <w:t>L</w:t>
            </w:r>
            <w:r w:rsidR="00E4295F" w:rsidRPr="00CB08A2">
              <w:rPr>
                <w:rFonts w:asciiTheme="majorBidi" w:hAnsiTheme="majorBidi" w:cstheme="majorBidi"/>
              </w:rPr>
              <w:t>e système va publier ce poste sélectionné.</w:t>
            </w:r>
          </w:p>
          <w:p w14:paraId="15723FA4" w14:textId="6F8CB5B9" w:rsidR="00E4295F" w:rsidRPr="00CB08A2" w:rsidRDefault="00E4295F" w:rsidP="000B59EB">
            <w:pPr>
              <w:spacing w:line="360" w:lineRule="auto"/>
              <w:ind w:left="48"/>
              <w:jc w:val="both"/>
              <w:rPr>
                <w:rFonts w:asciiTheme="majorBidi" w:hAnsiTheme="majorBidi" w:cstheme="majorBidi"/>
              </w:rPr>
            </w:pPr>
            <w:r w:rsidRPr="00CB08A2">
              <w:rPr>
                <w:rFonts w:asciiTheme="majorBidi" w:hAnsiTheme="majorBidi" w:cstheme="majorBidi"/>
              </w:rPr>
              <w:t>En cas de suppression </w:t>
            </w:r>
            <w:r w:rsidR="00CB08A2">
              <w:rPr>
                <w:rFonts w:asciiTheme="majorBidi" w:hAnsiTheme="majorBidi" w:cstheme="majorBidi"/>
              </w:rPr>
              <w:t>(par admin ou éditeur) :</w:t>
            </w:r>
          </w:p>
          <w:p w14:paraId="0F8F32F1" w14:textId="77777777" w:rsidR="00CB08A2" w:rsidRPr="00BB6FA3" w:rsidRDefault="00CB08A2" w:rsidP="000B59EB">
            <w:pPr>
              <w:pStyle w:val="Paragraphedeliste"/>
              <w:numPr>
                <w:ilvl w:val="0"/>
                <w:numId w:val="41"/>
              </w:numPr>
              <w:spacing w:line="360" w:lineRule="auto"/>
              <w:jc w:val="both"/>
              <w:rPr>
                <w:rFonts w:asciiTheme="majorBidi" w:hAnsiTheme="majorBidi" w:cstheme="majorBidi"/>
              </w:rPr>
            </w:pPr>
            <w:r w:rsidRPr="00BB6FA3">
              <w:rPr>
                <w:rFonts w:asciiTheme="majorBidi" w:hAnsiTheme="majorBidi" w:cstheme="majorBidi"/>
              </w:rPr>
              <w:t>L’utilisateur</w:t>
            </w:r>
            <w:r>
              <w:rPr>
                <w:rFonts w:asciiTheme="majorBidi" w:hAnsiTheme="majorBidi" w:cstheme="majorBidi"/>
              </w:rPr>
              <w:t xml:space="preserve"> clique sur l’icône « supprimer »</w:t>
            </w:r>
            <w:r w:rsidRPr="00BB6FA3">
              <w:rPr>
                <w:rFonts w:asciiTheme="majorBidi" w:hAnsiTheme="majorBidi" w:cstheme="majorBidi"/>
              </w:rPr>
              <w:t>.</w:t>
            </w:r>
          </w:p>
          <w:p w14:paraId="2A04DF8A" w14:textId="54A790C4" w:rsidR="00B12621" w:rsidRPr="00CB08A2" w:rsidRDefault="00CB08A2" w:rsidP="000B59EB">
            <w:pPr>
              <w:pStyle w:val="Paragraphedeliste"/>
              <w:numPr>
                <w:ilvl w:val="0"/>
                <w:numId w:val="41"/>
              </w:numPr>
              <w:spacing w:line="360" w:lineRule="auto"/>
              <w:jc w:val="both"/>
              <w:rPr>
                <w:rFonts w:asciiTheme="majorBidi" w:hAnsiTheme="majorBidi" w:cstheme="majorBidi"/>
              </w:rPr>
            </w:pPr>
            <w:r w:rsidRPr="00BB6FA3">
              <w:rPr>
                <w:rFonts w:asciiTheme="majorBidi" w:hAnsiTheme="majorBidi" w:cstheme="majorBidi"/>
              </w:rPr>
              <w:t xml:space="preserve">Le système va </w:t>
            </w:r>
            <w:r>
              <w:rPr>
                <w:rFonts w:asciiTheme="majorBidi" w:hAnsiTheme="majorBidi" w:cstheme="majorBidi"/>
              </w:rPr>
              <w:t>supprimer</w:t>
            </w:r>
            <w:r w:rsidRPr="00BB6FA3">
              <w:rPr>
                <w:rFonts w:asciiTheme="majorBidi" w:hAnsiTheme="majorBidi" w:cstheme="majorBidi"/>
              </w:rPr>
              <w:t xml:space="preserve"> </w:t>
            </w:r>
            <w:r>
              <w:rPr>
                <w:rFonts w:asciiTheme="majorBidi" w:hAnsiTheme="majorBidi" w:cstheme="majorBidi"/>
              </w:rPr>
              <w:t>ce</w:t>
            </w:r>
            <w:r w:rsidRPr="00BB6FA3">
              <w:rPr>
                <w:rFonts w:asciiTheme="majorBidi" w:hAnsiTheme="majorBidi" w:cstheme="majorBidi"/>
              </w:rPr>
              <w:t xml:space="preserve"> cour</w:t>
            </w:r>
            <w:r>
              <w:rPr>
                <w:rFonts w:asciiTheme="majorBidi" w:hAnsiTheme="majorBidi" w:cstheme="majorBidi"/>
              </w:rPr>
              <w:t>s</w:t>
            </w:r>
            <w:r w:rsidRPr="00BB6FA3">
              <w:rPr>
                <w:rFonts w:asciiTheme="majorBidi" w:hAnsiTheme="majorBidi" w:cstheme="majorBidi"/>
              </w:rPr>
              <w:t xml:space="preserve"> sélectionné.</w:t>
            </w:r>
          </w:p>
          <w:p w14:paraId="18007B3D" w14:textId="77777777" w:rsidR="00CB08A2" w:rsidRPr="00BB6FA3" w:rsidRDefault="00CB08A2" w:rsidP="000B59EB">
            <w:pPr>
              <w:spacing w:line="360" w:lineRule="auto"/>
              <w:jc w:val="both"/>
              <w:rPr>
                <w:rFonts w:asciiTheme="majorBidi" w:hAnsiTheme="majorBidi" w:cstheme="majorBidi"/>
              </w:rPr>
            </w:pPr>
            <w:r w:rsidRPr="00BB6FA3">
              <w:rPr>
                <w:rFonts w:asciiTheme="majorBidi" w:hAnsiTheme="majorBidi" w:cstheme="majorBidi"/>
              </w:rPr>
              <w:t>En cas d’ajout :</w:t>
            </w:r>
          </w:p>
          <w:p w14:paraId="65849F49" w14:textId="77777777" w:rsidR="00CB08A2" w:rsidRPr="00BB6FA3" w:rsidRDefault="00CB08A2" w:rsidP="000B59EB">
            <w:pPr>
              <w:pStyle w:val="Paragraphedeliste"/>
              <w:numPr>
                <w:ilvl w:val="0"/>
                <w:numId w:val="42"/>
              </w:numPr>
              <w:spacing w:line="360" w:lineRule="auto"/>
              <w:jc w:val="both"/>
              <w:rPr>
                <w:rFonts w:asciiTheme="majorBidi" w:hAnsiTheme="majorBidi" w:cstheme="majorBidi"/>
              </w:rPr>
            </w:pPr>
            <w:r w:rsidRPr="00BB6FA3">
              <w:rPr>
                <w:rFonts w:asciiTheme="majorBidi" w:hAnsiTheme="majorBidi" w:cstheme="majorBidi"/>
              </w:rPr>
              <w:lastRenderedPageBreak/>
              <w:t>Le membre clique sur l</w:t>
            </w:r>
            <w:r>
              <w:rPr>
                <w:rFonts w:asciiTheme="majorBidi" w:hAnsiTheme="majorBidi" w:cstheme="majorBidi"/>
              </w:rPr>
              <w:t xml:space="preserve">e bouton </w:t>
            </w:r>
            <w:r w:rsidRPr="00BB6FA3">
              <w:rPr>
                <w:rFonts w:asciiTheme="majorBidi" w:hAnsiTheme="majorBidi" w:cstheme="majorBidi"/>
              </w:rPr>
              <w:t>« ajouter poste ».</w:t>
            </w:r>
          </w:p>
          <w:p w14:paraId="2BDFA257" w14:textId="77777777" w:rsidR="00CB08A2" w:rsidRPr="00BB6FA3" w:rsidRDefault="00CB08A2" w:rsidP="000B59EB">
            <w:pPr>
              <w:pStyle w:val="Paragraphedeliste"/>
              <w:numPr>
                <w:ilvl w:val="0"/>
                <w:numId w:val="42"/>
              </w:numPr>
              <w:spacing w:line="360" w:lineRule="auto"/>
              <w:jc w:val="both"/>
              <w:rPr>
                <w:rFonts w:asciiTheme="majorBidi" w:hAnsiTheme="majorBidi" w:cstheme="majorBidi"/>
              </w:rPr>
            </w:pPr>
            <w:r w:rsidRPr="00BB6FA3">
              <w:rPr>
                <w:rFonts w:asciiTheme="majorBidi" w:hAnsiTheme="majorBidi" w:cstheme="majorBidi"/>
              </w:rPr>
              <w:t>Le système affiche le formulaire d’ajout d’une poste.</w:t>
            </w:r>
          </w:p>
          <w:p w14:paraId="3D63AFE2" w14:textId="77777777" w:rsidR="00CB08A2" w:rsidRPr="00BB6FA3" w:rsidRDefault="00CB08A2" w:rsidP="000B59EB">
            <w:pPr>
              <w:pStyle w:val="Paragraphedeliste"/>
              <w:numPr>
                <w:ilvl w:val="0"/>
                <w:numId w:val="42"/>
              </w:numPr>
              <w:spacing w:line="360" w:lineRule="auto"/>
              <w:jc w:val="both"/>
              <w:rPr>
                <w:rFonts w:asciiTheme="majorBidi" w:hAnsiTheme="majorBidi" w:cstheme="majorBidi"/>
              </w:rPr>
            </w:pPr>
            <w:r w:rsidRPr="00BB6FA3">
              <w:rPr>
                <w:rFonts w:asciiTheme="majorBidi" w:hAnsiTheme="majorBidi" w:cstheme="majorBidi"/>
              </w:rPr>
              <w:t xml:space="preserve">Le membre remplit le formulaire avec les données nécessaires. </w:t>
            </w:r>
          </w:p>
          <w:p w14:paraId="345F477F" w14:textId="77777777" w:rsidR="00CB08A2" w:rsidRPr="00BB6FA3" w:rsidRDefault="00CB08A2" w:rsidP="000B59EB">
            <w:pPr>
              <w:pStyle w:val="Paragraphedeliste"/>
              <w:numPr>
                <w:ilvl w:val="0"/>
                <w:numId w:val="42"/>
              </w:numPr>
              <w:spacing w:line="360" w:lineRule="auto"/>
              <w:jc w:val="both"/>
              <w:rPr>
                <w:rFonts w:asciiTheme="majorBidi" w:hAnsiTheme="majorBidi" w:cstheme="majorBidi"/>
              </w:rPr>
            </w:pPr>
            <w:r w:rsidRPr="00BB6FA3">
              <w:rPr>
                <w:rFonts w:asciiTheme="majorBidi" w:hAnsiTheme="majorBidi" w:cstheme="majorBidi"/>
              </w:rPr>
              <w:t>Le membre clique sur le bouton de confirmation.</w:t>
            </w:r>
          </w:p>
          <w:p w14:paraId="4646972C" w14:textId="77777777" w:rsidR="00CB08A2" w:rsidRPr="00BB6FA3" w:rsidRDefault="00CB08A2" w:rsidP="000B59EB">
            <w:pPr>
              <w:spacing w:line="360" w:lineRule="auto"/>
              <w:jc w:val="both"/>
              <w:rPr>
                <w:rFonts w:asciiTheme="majorBidi" w:hAnsiTheme="majorBidi" w:cstheme="majorBidi"/>
              </w:rPr>
            </w:pPr>
            <w:r w:rsidRPr="00BB6FA3">
              <w:rPr>
                <w:rFonts w:asciiTheme="majorBidi" w:hAnsiTheme="majorBidi" w:cstheme="majorBidi"/>
              </w:rPr>
              <w:t>En cas de modification :</w:t>
            </w:r>
          </w:p>
          <w:p w14:paraId="1D224A21" w14:textId="77777777" w:rsidR="00CB08A2" w:rsidRPr="00BB6FA3" w:rsidRDefault="00CB08A2" w:rsidP="000B59EB">
            <w:pPr>
              <w:pStyle w:val="Paragraphedeliste"/>
              <w:numPr>
                <w:ilvl w:val="0"/>
                <w:numId w:val="43"/>
              </w:numPr>
              <w:spacing w:line="360" w:lineRule="auto"/>
              <w:jc w:val="both"/>
              <w:rPr>
                <w:rFonts w:asciiTheme="majorBidi" w:hAnsiTheme="majorBidi" w:cstheme="majorBidi"/>
              </w:rPr>
            </w:pPr>
            <w:r w:rsidRPr="00BB6FA3">
              <w:rPr>
                <w:rFonts w:asciiTheme="majorBidi" w:hAnsiTheme="majorBidi" w:cstheme="majorBidi"/>
              </w:rPr>
              <w:t>Le membre consulte la liste de postes.</w:t>
            </w:r>
          </w:p>
          <w:p w14:paraId="478290FB" w14:textId="77777777" w:rsidR="00CB08A2" w:rsidRPr="00BB6FA3" w:rsidRDefault="00CB08A2" w:rsidP="000B59EB">
            <w:pPr>
              <w:pStyle w:val="Paragraphedeliste"/>
              <w:numPr>
                <w:ilvl w:val="0"/>
                <w:numId w:val="43"/>
              </w:numPr>
              <w:spacing w:line="360" w:lineRule="auto"/>
              <w:jc w:val="both"/>
              <w:rPr>
                <w:rFonts w:asciiTheme="majorBidi" w:hAnsiTheme="majorBidi" w:cstheme="majorBidi"/>
              </w:rPr>
            </w:pPr>
            <w:r w:rsidRPr="00BB6FA3">
              <w:rPr>
                <w:rFonts w:asciiTheme="majorBidi" w:hAnsiTheme="majorBidi" w:cstheme="majorBidi"/>
              </w:rPr>
              <w:t>Il clique sur l’icône « modifier ».</w:t>
            </w:r>
          </w:p>
          <w:p w14:paraId="7700C17A" w14:textId="77777777" w:rsidR="00CB08A2" w:rsidRPr="00BB6FA3" w:rsidRDefault="00CB08A2" w:rsidP="000B59EB">
            <w:pPr>
              <w:pStyle w:val="Paragraphedeliste"/>
              <w:numPr>
                <w:ilvl w:val="0"/>
                <w:numId w:val="43"/>
              </w:numPr>
              <w:spacing w:line="360" w:lineRule="auto"/>
              <w:jc w:val="both"/>
              <w:rPr>
                <w:rFonts w:asciiTheme="majorBidi" w:hAnsiTheme="majorBidi" w:cstheme="majorBidi"/>
              </w:rPr>
            </w:pPr>
            <w:r w:rsidRPr="00BB6FA3">
              <w:rPr>
                <w:rFonts w:asciiTheme="majorBidi" w:hAnsiTheme="majorBidi" w:cstheme="majorBidi"/>
              </w:rPr>
              <w:t>L’utilisateur remplit le formulaire avec les données nécessaires.</w:t>
            </w:r>
          </w:p>
          <w:p w14:paraId="730B4C6B" w14:textId="77777777" w:rsidR="00CB08A2" w:rsidRPr="00BB6FA3" w:rsidRDefault="00CB08A2" w:rsidP="000B59EB">
            <w:pPr>
              <w:spacing w:line="360" w:lineRule="auto"/>
              <w:jc w:val="both"/>
              <w:rPr>
                <w:rFonts w:asciiTheme="majorBidi" w:hAnsiTheme="majorBidi" w:cstheme="majorBidi"/>
              </w:rPr>
            </w:pPr>
            <w:r w:rsidRPr="00BB6FA3">
              <w:rPr>
                <w:rFonts w:asciiTheme="majorBidi" w:hAnsiTheme="majorBidi" w:cstheme="majorBidi"/>
              </w:rPr>
              <w:t>En cas de suppression :</w:t>
            </w:r>
          </w:p>
          <w:p w14:paraId="137FA2AE" w14:textId="77777777" w:rsidR="00CB08A2" w:rsidRPr="00BB6FA3" w:rsidRDefault="00CB08A2" w:rsidP="000B59EB">
            <w:pPr>
              <w:pStyle w:val="Paragraphedeliste"/>
              <w:numPr>
                <w:ilvl w:val="0"/>
                <w:numId w:val="44"/>
              </w:numPr>
              <w:spacing w:line="360" w:lineRule="auto"/>
              <w:jc w:val="both"/>
              <w:rPr>
                <w:rFonts w:asciiTheme="majorBidi" w:hAnsiTheme="majorBidi" w:cstheme="majorBidi"/>
              </w:rPr>
            </w:pPr>
            <w:r w:rsidRPr="00BB6FA3">
              <w:rPr>
                <w:rFonts w:asciiTheme="majorBidi" w:hAnsiTheme="majorBidi" w:cstheme="majorBidi"/>
              </w:rPr>
              <w:t>Le membre clique sur l’icône « supprimer ».</w:t>
            </w:r>
          </w:p>
          <w:p w14:paraId="22909FCA" w14:textId="77777777" w:rsidR="00CB08A2" w:rsidRPr="00BB6FA3" w:rsidRDefault="00CB08A2" w:rsidP="000B59EB">
            <w:pPr>
              <w:pStyle w:val="Paragraphedeliste"/>
              <w:numPr>
                <w:ilvl w:val="0"/>
                <w:numId w:val="44"/>
              </w:numPr>
              <w:spacing w:line="360" w:lineRule="auto"/>
              <w:jc w:val="both"/>
              <w:rPr>
                <w:rFonts w:asciiTheme="majorBidi" w:hAnsiTheme="majorBidi" w:cstheme="majorBidi"/>
              </w:rPr>
            </w:pPr>
            <w:r w:rsidRPr="00BB6FA3">
              <w:rPr>
                <w:rFonts w:asciiTheme="majorBidi" w:hAnsiTheme="majorBidi" w:cstheme="majorBidi"/>
              </w:rPr>
              <w:t>Le système affiche une fenêtre de confirmation.</w:t>
            </w:r>
          </w:p>
          <w:p w14:paraId="7D064739" w14:textId="13E45889" w:rsidR="00CB08A2" w:rsidRPr="00D7692F" w:rsidRDefault="00CB08A2" w:rsidP="000B59EB">
            <w:pPr>
              <w:pStyle w:val="Paragraphedeliste"/>
              <w:numPr>
                <w:ilvl w:val="0"/>
                <w:numId w:val="44"/>
              </w:numPr>
              <w:spacing w:line="360" w:lineRule="auto"/>
              <w:jc w:val="both"/>
              <w:rPr>
                <w:rFonts w:asciiTheme="majorBidi" w:hAnsiTheme="majorBidi" w:cstheme="majorBidi"/>
              </w:rPr>
            </w:pPr>
            <w:r w:rsidRPr="00D7692F">
              <w:rPr>
                <w:rFonts w:asciiTheme="majorBidi" w:hAnsiTheme="majorBidi" w:cstheme="majorBidi"/>
              </w:rPr>
              <w:t>Le membre clique sur le bouton « ok ».</w:t>
            </w:r>
          </w:p>
        </w:tc>
      </w:tr>
      <w:tr w:rsidR="00A47669" w:rsidRPr="00BB6FA3" w14:paraId="0880D63A" w14:textId="77777777" w:rsidTr="001D597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553"/>
        </w:trPr>
        <w:tc>
          <w:tcPr>
            <w:tcW w:w="2767" w:type="dxa"/>
            <w:shd w:val="clear" w:color="auto" w:fill="F2F2F2" w:themeFill="background1" w:themeFillShade="F2"/>
          </w:tcPr>
          <w:p w14:paraId="69EBBC8F" w14:textId="77777777" w:rsidR="00A47669" w:rsidRPr="00BB6FA3" w:rsidRDefault="00A47669" w:rsidP="000B59EB">
            <w:pPr>
              <w:pStyle w:val="Paragraphedeliste"/>
              <w:spacing w:line="360" w:lineRule="auto"/>
              <w:ind w:left="0"/>
              <w:jc w:val="both"/>
              <w:rPr>
                <w:rFonts w:asciiTheme="majorBidi" w:hAnsiTheme="majorBidi" w:cstheme="majorBidi"/>
                <w:b/>
                <w:bCs/>
                <w:sz w:val="28"/>
                <w:szCs w:val="28"/>
              </w:rPr>
            </w:pPr>
            <w:r w:rsidRPr="00BB6FA3">
              <w:rPr>
                <w:rFonts w:asciiTheme="majorBidi" w:hAnsiTheme="majorBidi" w:cstheme="majorBidi"/>
                <w:b/>
                <w:bCs/>
              </w:rPr>
              <w:lastRenderedPageBreak/>
              <w:t>Scenarios alternatif</w:t>
            </w:r>
          </w:p>
        </w:tc>
        <w:tc>
          <w:tcPr>
            <w:tcW w:w="6814" w:type="dxa"/>
          </w:tcPr>
          <w:p w14:paraId="13ADAADF" w14:textId="606FFBEA" w:rsidR="00A47669" w:rsidRPr="00BB6FA3" w:rsidRDefault="00D7692F" w:rsidP="002A2A51">
            <w:pPr>
              <w:pStyle w:val="Paragraphedeliste"/>
              <w:keepNext/>
              <w:spacing w:line="360" w:lineRule="auto"/>
              <w:ind w:left="0"/>
              <w:jc w:val="both"/>
              <w:rPr>
                <w:rFonts w:asciiTheme="majorBidi" w:hAnsiTheme="majorBidi" w:cstheme="majorBidi"/>
                <w:sz w:val="28"/>
                <w:szCs w:val="28"/>
              </w:rPr>
            </w:pPr>
            <w:r w:rsidRPr="00BB6FA3">
              <w:rPr>
                <w:rFonts w:asciiTheme="majorBidi" w:hAnsiTheme="majorBidi" w:cstheme="majorBidi"/>
                <w:sz w:val="28"/>
                <w:szCs w:val="28"/>
              </w:rPr>
              <w:t>Un message s’affiche s’il y’a un problème.</w:t>
            </w:r>
          </w:p>
        </w:tc>
      </w:tr>
    </w:tbl>
    <w:p w14:paraId="4B05A5AA" w14:textId="6217B5CA" w:rsidR="002A2A51" w:rsidRPr="002A2A51" w:rsidRDefault="002A2A51" w:rsidP="002A2A51">
      <w:pPr>
        <w:pStyle w:val="Lgende"/>
        <w:jc w:val="center"/>
        <w:rPr>
          <w:sz w:val="24"/>
          <w:szCs w:val="24"/>
        </w:rPr>
      </w:pPr>
      <w:bookmarkStart w:id="561" w:name="_Toc104390840"/>
      <w:r w:rsidRPr="002A2A51">
        <w:rPr>
          <w:sz w:val="24"/>
          <w:szCs w:val="24"/>
        </w:rPr>
        <w:t xml:space="preserve">Tableau </w:t>
      </w:r>
      <w:r w:rsidRPr="002A2A51">
        <w:rPr>
          <w:sz w:val="24"/>
          <w:szCs w:val="24"/>
        </w:rPr>
        <w:fldChar w:fldCharType="begin"/>
      </w:r>
      <w:r w:rsidRPr="002A2A51">
        <w:rPr>
          <w:sz w:val="24"/>
          <w:szCs w:val="24"/>
        </w:rPr>
        <w:instrText xml:space="preserve"> SEQ Tableau \* ARABIC </w:instrText>
      </w:r>
      <w:r w:rsidRPr="002A2A51">
        <w:rPr>
          <w:sz w:val="24"/>
          <w:szCs w:val="24"/>
        </w:rPr>
        <w:fldChar w:fldCharType="separate"/>
      </w:r>
      <w:r w:rsidR="00A66100">
        <w:rPr>
          <w:noProof/>
          <w:sz w:val="24"/>
          <w:szCs w:val="24"/>
        </w:rPr>
        <w:t>13</w:t>
      </w:r>
      <w:r w:rsidRPr="002A2A51">
        <w:rPr>
          <w:sz w:val="24"/>
          <w:szCs w:val="24"/>
        </w:rPr>
        <w:fldChar w:fldCharType="end"/>
      </w:r>
      <w:r w:rsidRPr="002A2A51">
        <w:rPr>
          <w:sz w:val="24"/>
          <w:szCs w:val="24"/>
        </w:rPr>
        <w:t xml:space="preserve"> " consulter les profils des autres  "Gestion des postes"</w:t>
      </w:r>
      <w:bookmarkEnd w:id="561"/>
    </w:p>
    <w:p w14:paraId="2E60EB58" w14:textId="584CE0DF" w:rsidR="003D7320" w:rsidRPr="00BB6FA3" w:rsidRDefault="003D7320" w:rsidP="007B51A2">
      <w:pPr>
        <w:pStyle w:val="Titre3"/>
        <w:numPr>
          <w:ilvl w:val="2"/>
          <w:numId w:val="41"/>
        </w:numPr>
      </w:pPr>
      <w:bookmarkStart w:id="562" w:name="_Toc104390722"/>
      <w:r w:rsidRPr="00BB6FA3">
        <w:t>Item « Réagir sur les postes »</w:t>
      </w:r>
      <w:bookmarkEnd w:id="562"/>
    </w:p>
    <w:tbl>
      <w:tblPr>
        <w:tblW w:w="9581" w:type="dxa"/>
        <w:tblInd w:w="404" w:type="dxa"/>
        <w:tblCellMar>
          <w:right w:w="115" w:type="dxa"/>
        </w:tblCellMar>
        <w:tblLook w:val="04A0" w:firstRow="1" w:lastRow="0" w:firstColumn="1" w:lastColumn="0" w:noHBand="0" w:noVBand="1"/>
      </w:tblPr>
      <w:tblGrid>
        <w:gridCol w:w="2767"/>
        <w:gridCol w:w="6814"/>
      </w:tblGrid>
      <w:tr w:rsidR="003D7320" w:rsidRPr="00BB6FA3" w14:paraId="1C1EAF6D" w14:textId="77777777" w:rsidTr="00920D96">
        <w:trPr>
          <w:trHeight w:val="422"/>
        </w:trPr>
        <w:tc>
          <w:tcPr>
            <w:tcW w:w="9581" w:type="dxa"/>
            <w:gridSpan w:val="2"/>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7315F37" w14:textId="77777777" w:rsidR="003D7320" w:rsidRPr="00BB6FA3" w:rsidRDefault="003D7320" w:rsidP="000B59EB">
            <w:pPr>
              <w:spacing w:line="360" w:lineRule="auto"/>
              <w:jc w:val="both"/>
              <w:rPr>
                <w:rFonts w:asciiTheme="majorBidi" w:hAnsiTheme="majorBidi" w:cstheme="majorBidi"/>
              </w:rPr>
            </w:pPr>
            <w:r w:rsidRPr="00BB6FA3">
              <w:rPr>
                <w:rFonts w:asciiTheme="majorBidi" w:hAnsiTheme="majorBidi" w:cstheme="majorBidi"/>
                <w:b/>
              </w:rPr>
              <w:t xml:space="preserve"> Description textuelle du cas d’utilisation « Réagir sur les postes » </w:t>
            </w:r>
          </w:p>
        </w:tc>
      </w:tr>
      <w:tr w:rsidR="003D7320" w:rsidRPr="00BB6FA3" w14:paraId="49CA7976" w14:textId="77777777" w:rsidTr="00920D96">
        <w:trPr>
          <w:trHeight w:val="423"/>
        </w:trPr>
        <w:tc>
          <w:tcPr>
            <w:tcW w:w="276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03CB865" w14:textId="77777777" w:rsidR="003D7320" w:rsidRPr="00BB6FA3" w:rsidRDefault="003D7320" w:rsidP="000B59EB">
            <w:pPr>
              <w:spacing w:line="360" w:lineRule="auto"/>
              <w:jc w:val="both"/>
              <w:rPr>
                <w:rFonts w:asciiTheme="majorBidi" w:hAnsiTheme="majorBidi" w:cstheme="majorBidi"/>
                <w:color w:val="000000" w:themeColor="text1"/>
              </w:rPr>
            </w:pPr>
            <w:r w:rsidRPr="00BB6FA3">
              <w:rPr>
                <w:rFonts w:asciiTheme="majorBidi" w:hAnsiTheme="majorBidi" w:cstheme="majorBidi"/>
                <w:b/>
                <w:color w:val="000000" w:themeColor="text1"/>
              </w:rPr>
              <w:t xml:space="preserve">Titre </w:t>
            </w:r>
          </w:p>
        </w:tc>
        <w:tc>
          <w:tcPr>
            <w:tcW w:w="681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47AE5B1" w14:textId="77777777" w:rsidR="003D7320" w:rsidRPr="00BB6FA3" w:rsidRDefault="003D7320" w:rsidP="000B59EB">
            <w:pPr>
              <w:spacing w:line="360" w:lineRule="auto"/>
              <w:jc w:val="both"/>
              <w:rPr>
                <w:rFonts w:asciiTheme="majorBidi" w:hAnsiTheme="majorBidi" w:cstheme="majorBidi"/>
                <w:color w:val="000000" w:themeColor="text1"/>
              </w:rPr>
            </w:pPr>
            <w:r w:rsidRPr="00BB6FA3">
              <w:rPr>
                <w:rFonts w:asciiTheme="majorBidi" w:hAnsiTheme="majorBidi" w:cstheme="majorBidi"/>
                <w:color w:val="000000" w:themeColor="text1"/>
              </w:rPr>
              <w:t xml:space="preserve">Réagir sur les postes </w:t>
            </w:r>
          </w:p>
        </w:tc>
      </w:tr>
      <w:tr w:rsidR="003D7320" w:rsidRPr="00BB6FA3" w14:paraId="46FF314E" w14:textId="77777777" w:rsidTr="00920D96">
        <w:trPr>
          <w:trHeight w:val="427"/>
        </w:trPr>
        <w:tc>
          <w:tcPr>
            <w:tcW w:w="276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7A28C9D" w14:textId="77777777" w:rsidR="003D7320" w:rsidRPr="00BB6FA3" w:rsidRDefault="003D7320" w:rsidP="000B59EB">
            <w:pPr>
              <w:spacing w:line="360" w:lineRule="auto"/>
              <w:jc w:val="both"/>
              <w:rPr>
                <w:rFonts w:asciiTheme="majorBidi" w:hAnsiTheme="majorBidi" w:cstheme="majorBidi"/>
              </w:rPr>
            </w:pPr>
            <w:r w:rsidRPr="00BB6FA3">
              <w:rPr>
                <w:rFonts w:asciiTheme="majorBidi" w:hAnsiTheme="majorBidi" w:cstheme="majorBidi"/>
                <w:b/>
              </w:rPr>
              <w:t xml:space="preserve">Acteur </w:t>
            </w:r>
          </w:p>
        </w:tc>
        <w:tc>
          <w:tcPr>
            <w:tcW w:w="6814" w:type="dxa"/>
            <w:tcBorders>
              <w:top w:val="single" w:sz="4" w:space="0" w:color="000000"/>
              <w:left w:val="single" w:sz="4" w:space="0" w:color="000000"/>
              <w:bottom w:val="single" w:sz="4" w:space="0" w:color="000000"/>
              <w:right w:val="single" w:sz="4" w:space="0" w:color="000000"/>
            </w:tcBorders>
          </w:tcPr>
          <w:p w14:paraId="31F960B1" w14:textId="77777777" w:rsidR="003D7320" w:rsidRPr="00BB6FA3" w:rsidRDefault="003D7320" w:rsidP="000B59EB">
            <w:pPr>
              <w:spacing w:line="360" w:lineRule="auto"/>
              <w:jc w:val="both"/>
              <w:rPr>
                <w:rFonts w:asciiTheme="majorBidi" w:hAnsiTheme="majorBidi" w:cstheme="majorBidi"/>
              </w:rPr>
            </w:pPr>
            <w:r w:rsidRPr="00BB6FA3">
              <w:rPr>
                <w:rFonts w:asciiTheme="majorBidi" w:hAnsiTheme="majorBidi" w:cstheme="majorBidi"/>
              </w:rPr>
              <w:t>Membre</w:t>
            </w:r>
          </w:p>
        </w:tc>
      </w:tr>
      <w:tr w:rsidR="003D7320" w:rsidRPr="00BB6FA3" w14:paraId="23EB9428" w14:textId="77777777" w:rsidTr="00920D96">
        <w:trPr>
          <w:trHeight w:val="420"/>
        </w:trPr>
        <w:tc>
          <w:tcPr>
            <w:tcW w:w="276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713505B" w14:textId="77777777" w:rsidR="003D7320" w:rsidRPr="00BB6FA3" w:rsidRDefault="003D7320" w:rsidP="000B59EB">
            <w:pPr>
              <w:spacing w:line="360" w:lineRule="auto"/>
              <w:jc w:val="both"/>
              <w:rPr>
                <w:rFonts w:asciiTheme="majorBidi" w:hAnsiTheme="majorBidi" w:cstheme="majorBidi"/>
              </w:rPr>
            </w:pPr>
            <w:r w:rsidRPr="00BB6FA3">
              <w:rPr>
                <w:rFonts w:asciiTheme="majorBidi" w:hAnsiTheme="majorBidi" w:cstheme="majorBidi"/>
                <w:b/>
              </w:rPr>
              <w:t xml:space="preserve">Prés condition </w:t>
            </w:r>
          </w:p>
        </w:tc>
        <w:tc>
          <w:tcPr>
            <w:tcW w:w="681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AFE96CA" w14:textId="77777777" w:rsidR="003D7320" w:rsidRPr="00BB6FA3" w:rsidRDefault="003D7320" w:rsidP="000B59EB">
            <w:pPr>
              <w:spacing w:line="360" w:lineRule="auto"/>
              <w:jc w:val="both"/>
              <w:rPr>
                <w:rFonts w:asciiTheme="majorBidi" w:hAnsiTheme="majorBidi" w:cstheme="majorBidi"/>
              </w:rPr>
            </w:pPr>
            <w:r w:rsidRPr="00BB6FA3">
              <w:rPr>
                <w:rFonts w:asciiTheme="majorBidi" w:hAnsiTheme="majorBidi" w:cstheme="majorBidi"/>
              </w:rPr>
              <w:t>Utilisateur authentifié en tant que membre.</w:t>
            </w:r>
          </w:p>
        </w:tc>
      </w:tr>
      <w:tr w:rsidR="003D7320" w:rsidRPr="00BB6FA3" w14:paraId="4F84ED2E" w14:textId="77777777" w:rsidTr="00920D96">
        <w:trPr>
          <w:trHeight w:val="427"/>
        </w:trPr>
        <w:tc>
          <w:tcPr>
            <w:tcW w:w="276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F9F9508" w14:textId="77777777" w:rsidR="003D7320" w:rsidRPr="00BB6FA3" w:rsidRDefault="003D7320" w:rsidP="000B59EB">
            <w:pPr>
              <w:spacing w:line="360" w:lineRule="auto"/>
              <w:jc w:val="both"/>
              <w:rPr>
                <w:rFonts w:asciiTheme="majorBidi" w:hAnsiTheme="majorBidi" w:cstheme="majorBidi"/>
              </w:rPr>
            </w:pPr>
            <w:r w:rsidRPr="00BB6FA3">
              <w:rPr>
                <w:rFonts w:asciiTheme="majorBidi" w:hAnsiTheme="majorBidi" w:cstheme="majorBidi"/>
                <w:b/>
              </w:rPr>
              <w:t xml:space="preserve">Post condition </w:t>
            </w:r>
          </w:p>
        </w:tc>
        <w:tc>
          <w:tcPr>
            <w:tcW w:w="681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82506DB" w14:textId="21F64350" w:rsidR="003D7320" w:rsidRPr="00BB6FA3" w:rsidRDefault="003D7320" w:rsidP="000B59EB">
            <w:pPr>
              <w:spacing w:line="360" w:lineRule="auto"/>
              <w:jc w:val="both"/>
              <w:rPr>
                <w:rFonts w:asciiTheme="majorBidi" w:hAnsiTheme="majorBidi" w:cstheme="majorBidi"/>
              </w:rPr>
            </w:pPr>
            <w:r w:rsidRPr="00BB6FA3">
              <w:rPr>
                <w:rFonts w:asciiTheme="majorBidi" w:hAnsiTheme="majorBidi" w:cstheme="majorBidi"/>
              </w:rPr>
              <w:t xml:space="preserve">Poste </w:t>
            </w:r>
            <w:r w:rsidR="00273281">
              <w:rPr>
                <w:rFonts w:asciiTheme="majorBidi" w:hAnsiTheme="majorBidi" w:cstheme="majorBidi"/>
              </w:rPr>
              <w:t xml:space="preserve">liké </w:t>
            </w:r>
            <w:r w:rsidR="00273281" w:rsidRPr="00BB6FA3">
              <w:rPr>
                <w:rFonts w:asciiTheme="majorBidi" w:hAnsiTheme="majorBidi" w:cstheme="majorBidi"/>
              </w:rPr>
              <w:t>et</w:t>
            </w:r>
            <w:r w:rsidRPr="00BB6FA3">
              <w:rPr>
                <w:rFonts w:asciiTheme="majorBidi" w:hAnsiTheme="majorBidi" w:cstheme="majorBidi"/>
              </w:rPr>
              <w:t xml:space="preserve"> partagé </w:t>
            </w:r>
          </w:p>
        </w:tc>
      </w:tr>
      <w:tr w:rsidR="003D7320" w:rsidRPr="00BB6FA3" w14:paraId="1DA44CEE" w14:textId="77777777" w:rsidTr="00920D96">
        <w:trPr>
          <w:trHeight w:val="909"/>
        </w:trPr>
        <w:tc>
          <w:tcPr>
            <w:tcW w:w="2767" w:type="dxa"/>
            <w:tcBorders>
              <w:top w:val="single" w:sz="4" w:space="0" w:color="000000"/>
              <w:left w:val="single" w:sz="4" w:space="0" w:color="000000"/>
              <w:bottom w:val="single" w:sz="4" w:space="0" w:color="000000"/>
              <w:right w:val="single" w:sz="4" w:space="0" w:color="auto"/>
            </w:tcBorders>
            <w:shd w:val="clear" w:color="auto" w:fill="F2F2F2" w:themeFill="background1" w:themeFillShade="F2"/>
          </w:tcPr>
          <w:p w14:paraId="398BCD96" w14:textId="77777777" w:rsidR="003D7320" w:rsidRPr="00BB6FA3" w:rsidRDefault="003D7320" w:rsidP="000B59EB">
            <w:pPr>
              <w:spacing w:line="360" w:lineRule="auto"/>
              <w:jc w:val="both"/>
              <w:rPr>
                <w:rFonts w:asciiTheme="majorBidi" w:hAnsiTheme="majorBidi" w:cstheme="majorBidi"/>
              </w:rPr>
            </w:pPr>
            <w:r w:rsidRPr="00BB6FA3">
              <w:rPr>
                <w:rFonts w:asciiTheme="majorBidi" w:hAnsiTheme="majorBidi" w:cstheme="majorBidi"/>
                <w:b/>
              </w:rPr>
              <w:t xml:space="preserve">Description du scénario nominal </w:t>
            </w:r>
          </w:p>
        </w:tc>
        <w:tc>
          <w:tcPr>
            <w:tcW w:w="6814" w:type="dxa"/>
            <w:tcBorders>
              <w:top w:val="single" w:sz="4" w:space="0" w:color="000000"/>
              <w:left w:val="single" w:sz="4" w:space="0" w:color="auto"/>
              <w:bottom w:val="single" w:sz="4" w:space="0" w:color="000000"/>
              <w:right w:val="single" w:sz="4" w:space="0" w:color="000000"/>
            </w:tcBorders>
            <w:shd w:val="clear" w:color="auto" w:fill="FFFFFF" w:themeFill="background1"/>
          </w:tcPr>
          <w:p w14:paraId="435ABF18" w14:textId="77777777" w:rsidR="003D7320" w:rsidRPr="00BB6FA3" w:rsidRDefault="003D7320" w:rsidP="000B59EB">
            <w:pPr>
              <w:spacing w:line="360" w:lineRule="auto"/>
              <w:jc w:val="both"/>
              <w:rPr>
                <w:rFonts w:asciiTheme="majorBidi" w:hAnsiTheme="majorBidi" w:cstheme="majorBidi"/>
              </w:rPr>
            </w:pPr>
            <w:r w:rsidRPr="00BB6FA3">
              <w:rPr>
                <w:rFonts w:asciiTheme="majorBidi" w:hAnsiTheme="majorBidi" w:cstheme="majorBidi"/>
              </w:rPr>
              <w:t>Pour liker une poste :</w:t>
            </w:r>
          </w:p>
          <w:p w14:paraId="0B61E020" w14:textId="77777777" w:rsidR="003D7320" w:rsidRDefault="003D7320" w:rsidP="000B59EB">
            <w:pPr>
              <w:pStyle w:val="Paragraphedeliste"/>
              <w:spacing w:line="360" w:lineRule="auto"/>
              <w:jc w:val="both"/>
              <w:rPr>
                <w:rFonts w:asciiTheme="majorBidi" w:hAnsiTheme="majorBidi" w:cstheme="majorBidi"/>
              </w:rPr>
            </w:pPr>
            <w:r>
              <w:rPr>
                <w:rFonts w:asciiTheme="majorBidi" w:hAnsiTheme="majorBidi" w:cstheme="majorBidi"/>
              </w:rPr>
              <w:t>-</w:t>
            </w:r>
            <w:r w:rsidRPr="00BB6FA3">
              <w:rPr>
                <w:rFonts w:asciiTheme="majorBidi" w:hAnsiTheme="majorBidi" w:cstheme="majorBidi"/>
              </w:rPr>
              <w:t>Le membre Clique sur l’icône « like » sous l</w:t>
            </w:r>
            <w:r>
              <w:rPr>
                <w:rFonts w:asciiTheme="majorBidi" w:hAnsiTheme="majorBidi" w:cstheme="majorBidi"/>
              </w:rPr>
              <w:t>a</w:t>
            </w:r>
            <w:r w:rsidRPr="00BB6FA3">
              <w:rPr>
                <w:rFonts w:asciiTheme="majorBidi" w:hAnsiTheme="majorBidi" w:cstheme="majorBidi"/>
              </w:rPr>
              <w:t xml:space="preserve"> </w:t>
            </w:r>
            <w:r>
              <w:rPr>
                <w:rFonts w:asciiTheme="majorBidi" w:hAnsiTheme="majorBidi" w:cstheme="majorBidi"/>
              </w:rPr>
              <w:t xml:space="preserve">poste </w:t>
            </w:r>
            <w:r w:rsidRPr="00BB6FA3">
              <w:rPr>
                <w:rFonts w:asciiTheme="majorBidi" w:hAnsiTheme="majorBidi" w:cstheme="majorBidi"/>
              </w:rPr>
              <w:t>concerné</w:t>
            </w:r>
            <w:r>
              <w:rPr>
                <w:rFonts w:asciiTheme="majorBidi" w:hAnsiTheme="majorBidi" w:cstheme="majorBidi"/>
              </w:rPr>
              <w:t>e</w:t>
            </w:r>
            <w:r w:rsidRPr="00BB6FA3">
              <w:rPr>
                <w:rFonts w:asciiTheme="majorBidi" w:hAnsiTheme="majorBidi" w:cstheme="majorBidi"/>
              </w:rPr>
              <w:t>.</w:t>
            </w:r>
          </w:p>
          <w:p w14:paraId="44DFEE63" w14:textId="77777777" w:rsidR="003D7320" w:rsidRDefault="003D7320" w:rsidP="000B59EB">
            <w:pPr>
              <w:spacing w:line="360" w:lineRule="auto"/>
              <w:jc w:val="both"/>
              <w:rPr>
                <w:rFonts w:asciiTheme="majorBidi" w:hAnsiTheme="majorBidi" w:cstheme="majorBidi"/>
              </w:rPr>
            </w:pPr>
            <w:r>
              <w:rPr>
                <w:rFonts w:asciiTheme="majorBidi" w:hAnsiTheme="majorBidi" w:cstheme="majorBidi"/>
              </w:rPr>
              <w:t>Pour supprimer le like sur une poste :</w:t>
            </w:r>
          </w:p>
          <w:p w14:paraId="5DC91FBC" w14:textId="77777777" w:rsidR="003D7320" w:rsidRDefault="003D7320" w:rsidP="000B59EB">
            <w:pPr>
              <w:spacing w:line="360" w:lineRule="auto"/>
              <w:jc w:val="both"/>
              <w:rPr>
                <w:rFonts w:asciiTheme="majorBidi" w:hAnsiTheme="majorBidi" w:cstheme="majorBidi"/>
              </w:rPr>
            </w:pPr>
            <w:r>
              <w:rPr>
                <w:rFonts w:asciiTheme="majorBidi" w:hAnsiTheme="majorBidi" w:cstheme="majorBidi"/>
              </w:rPr>
              <w:t xml:space="preserve">            -le membre clique sur l’icône « </w:t>
            </w:r>
            <w:proofErr w:type="spellStart"/>
            <w:r>
              <w:rPr>
                <w:rFonts w:asciiTheme="majorBidi" w:hAnsiTheme="majorBidi" w:cstheme="majorBidi"/>
              </w:rPr>
              <w:t>unlike</w:t>
            </w:r>
            <w:proofErr w:type="spellEnd"/>
            <w:r>
              <w:rPr>
                <w:rFonts w:asciiTheme="majorBidi" w:hAnsiTheme="majorBidi" w:cstheme="majorBidi"/>
              </w:rPr>
              <w:t xml:space="preserve"> » sous la poste concernée.</w:t>
            </w:r>
          </w:p>
          <w:p w14:paraId="07D34BFD" w14:textId="77777777" w:rsidR="003D7320" w:rsidRPr="00F574DB" w:rsidRDefault="003D7320" w:rsidP="000B59EB">
            <w:pPr>
              <w:spacing w:line="360" w:lineRule="auto"/>
              <w:jc w:val="both"/>
              <w:rPr>
                <w:rFonts w:asciiTheme="majorBidi" w:hAnsiTheme="majorBidi" w:cstheme="majorBidi"/>
              </w:rPr>
            </w:pPr>
          </w:p>
          <w:p w14:paraId="5016D079" w14:textId="77777777" w:rsidR="003D7320" w:rsidRPr="00BB6FA3" w:rsidRDefault="003D7320" w:rsidP="000B59EB">
            <w:pPr>
              <w:spacing w:line="360" w:lineRule="auto"/>
              <w:jc w:val="both"/>
              <w:rPr>
                <w:rFonts w:asciiTheme="majorBidi" w:hAnsiTheme="majorBidi" w:cstheme="majorBidi"/>
              </w:rPr>
            </w:pPr>
            <w:r w:rsidRPr="00BB6FA3">
              <w:rPr>
                <w:rFonts w:asciiTheme="majorBidi" w:hAnsiTheme="majorBidi" w:cstheme="majorBidi"/>
              </w:rPr>
              <w:t>Pour partager une poste :</w:t>
            </w:r>
          </w:p>
          <w:p w14:paraId="16488834" w14:textId="77777777" w:rsidR="003D7320" w:rsidRPr="00BB6FA3" w:rsidRDefault="003D7320" w:rsidP="000B59EB">
            <w:pPr>
              <w:pStyle w:val="Paragraphedeliste"/>
              <w:numPr>
                <w:ilvl w:val="0"/>
                <w:numId w:val="48"/>
              </w:numPr>
              <w:spacing w:line="360" w:lineRule="auto"/>
              <w:jc w:val="both"/>
              <w:rPr>
                <w:rFonts w:asciiTheme="majorBidi" w:hAnsiTheme="majorBidi" w:cstheme="majorBidi"/>
              </w:rPr>
            </w:pPr>
            <w:r w:rsidRPr="00BB6FA3">
              <w:rPr>
                <w:rFonts w:asciiTheme="majorBidi" w:hAnsiTheme="majorBidi" w:cstheme="majorBidi"/>
              </w:rPr>
              <w:t>Le membre clique sur le bouton « partager ».</w:t>
            </w:r>
          </w:p>
          <w:p w14:paraId="779DE8FC" w14:textId="08FCB19A" w:rsidR="003D7320" w:rsidRDefault="003D7320" w:rsidP="000B59EB">
            <w:pPr>
              <w:pStyle w:val="Paragraphedeliste"/>
              <w:numPr>
                <w:ilvl w:val="0"/>
                <w:numId w:val="48"/>
              </w:numPr>
              <w:spacing w:line="360" w:lineRule="auto"/>
              <w:jc w:val="both"/>
              <w:rPr>
                <w:rFonts w:asciiTheme="majorBidi" w:hAnsiTheme="majorBidi" w:cstheme="majorBidi"/>
              </w:rPr>
            </w:pPr>
            <w:r w:rsidRPr="00BB6FA3">
              <w:rPr>
                <w:rFonts w:asciiTheme="majorBidi" w:hAnsiTheme="majorBidi" w:cstheme="majorBidi"/>
              </w:rPr>
              <w:t>Le membre choisit le réseau social auquel il va partager</w:t>
            </w:r>
            <w:r>
              <w:rPr>
                <w:rFonts w:asciiTheme="majorBidi" w:hAnsiTheme="majorBidi" w:cstheme="majorBidi"/>
              </w:rPr>
              <w:t xml:space="preserve"> cette poste</w:t>
            </w:r>
            <w:r w:rsidRPr="00BB6FA3">
              <w:rPr>
                <w:rFonts w:asciiTheme="majorBidi" w:hAnsiTheme="majorBidi" w:cstheme="majorBidi"/>
              </w:rPr>
              <w:t xml:space="preserve">. </w:t>
            </w:r>
          </w:p>
          <w:p w14:paraId="613617F1" w14:textId="77777777" w:rsidR="00CB08A2" w:rsidRPr="00CB08A2" w:rsidRDefault="00CB08A2" w:rsidP="000B59EB">
            <w:pPr>
              <w:spacing w:line="360" w:lineRule="auto"/>
              <w:jc w:val="both"/>
              <w:rPr>
                <w:rFonts w:asciiTheme="majorBidi" w:hAnsiTheme="majorBidi" w:cstheme="majorBidi"/>
              </w:rPr>
            </w:pPr>
          </w:p>
          <w:p w14:paraId="0000114C" w14:textId="77777777" w:rsidR="003D7320" w:rsidRPr="00BB6FA3" w:rsidRDefault="003D7320" w:rsidP="000B59EB">
            <w:pPr>
              <w:pStyle w:val="Paragraphedeliste"/>
              <w:spacing w:line="360" w:lineRule="auto"/>
              <w:jc w:val="both"/>
              <w:rPr>
                <w:rFonts w:asciiTheme="majorBidi" w:hAnsiTheme="majorBidi" w:cstheme="majorBidi"/>
              </w:rPr>
            </w:pPr>
            <w:r w:rsidRPr="00BB6FA3">
              <w:rPr>
                <w:rFonts w:asciiTheme="majorBidi" w:hAnsiTheme="majorBidi" w:cstheme="majorBidi"/>
              </w:rPr>
              <w:t xml:space="preserve"> </w:t>
            </w:r>
          </w:p>
        </w:tc>
      </w:tr>
      <w:tr w:rsidR="003D7320" w:rsidRPr="00BB6FA3" w14:paraId="6CF3A028" w14:textId="77777777" w:rsidTr="00920D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553"/>
        </w:trPr>
        <w:tc>
          <w:tcPr>
            <w:tcW w:w="2767" w:type="dxa"/>
            <w:shd w:val="clear" w:color="auto" w:fill="F2F2F2" w:themeFill="background1" w:themeFillShade="F2"/>
          </w:tcPr>
          <w:p w14:paraId="43280268" w14:textId="77777777" w:rsidR="003D7320" w:rsidRPr="00BB6FA3" w:rsidRDefault="003D7320" w:rsidP="000B59EB">
            <w:pPr>
              <w:pStyle w:val="Paragraphedeliste"/>
              <w:spacing w:line="360" w:lineRule="auto"/>
              <w:ind w:left="0"/>
              <w:jc w:val="both"/>
              <w:rPr>
                <w:rFonts w:asciiTheme="majorBidi" w:hAnsiTheme="majorBidi" w:cstheme="majorBidi"/>
                <w:b/>
                <w:bCs/>
                <w:sz w:val="28"/>
                <w:szCs w:val="28"/>
              </w:rPr>
            </w:pPr>
            <w:r w:rsidRPr="00BB6FA3">
              <w:rPr>
                <w:rFonts w:asciiTheme="majorBidi" w:hAnsiTheme="majorBidi" w:cstheme="majorBidi"/>
                <w:b/>
                <w:bCs/>
              </w:rPr>
              <w:lastRenderedPageBreak/>
              <w:t>Scenarios alternatif</w:t>
            </w:r>
          </w:p>
        </w:tc>
        <w:tc>
          <w:tcPr>
            <w:tcW w:w="6814" w:type="dxa"/>
          </w:tcPr>
          <w:p w14:paraId="70F11D08" w14:textId="77777777" w:rsidR="003D7320" w:rsidRPr="00BB6FA3" w:rsidRDefault="003D7320" w:rsidP="007B51A2">
            <w:pPr>
              <w:pStyle w:val="Paragraphedeliste"/>
              <w:keepNext/>
              <w:spacing w:line="360" w:lineRule="auto"/>
              <w:ind w:left="0"/>
              <w:jc w:val="both"/>
              <w:rPr>
                <w:rFonts w:asciiTheme="majorBidi" w:hAnsiTheme="majorBidi" w:cstheme="majorBidi"/>
                <w:sz w:val="28"/>
                <w:szCs w:val="28"/>
              </w:rPr>
            </w:pPr>
            <w:r w:rsidRPr="00BB6FA3">
              <w:rPr>
                <w:rFonts w:asciiTheme="majorBidi" w:hAnsiTheme="majorBidi" w:cstheme="majorBidi"/>
                <w:sz w:val="28"/>
                <w:szCs w:val="28"/>
              </w:rPr>
              <w:t>Un message s’affiche s’il y’a un problème.</w:t>
            </w:r>
          </w:p>
        </w:tc>
      </w:tr>
    </w:tbl>
    <w:p w14:paraId="2869CEA5" w14:textId="289F2B0B" w:rsidR="007B51A2" w:rsidRPr="007B51A2" w:rsidRDefault="007B51A2" w:rsidP="007B51A2">
      <w:pPr>
        <w:pStyle w:val="Lgende"/>
        <w:jc w:val="center"/>
        <w:rPr>
          <w:sz w:val="24"/>
          <w:szCs w:val="24"/>
        </w:rPr>
      </w:pPr>
      <w:bookmarkStart w:id="563" w:name="_Toc104390841"/>
      <w:r w:rsidRPr="007B51A2">
        <w:rPr>
          <w:sz w:val="24"/>
          <w:szCs w:val="24"/>
        </w:rPr>
        <w:t xml:space="preserve">Tableau </w:t>
      </w:r>
      <w:r w:rsidRPr="007B51A2">
        <w:rPr>
          <w:sz w:val="24"/>
          <w:szCs w:val="24"/>
        </w:rPr>
        <w:fldChar w:fldCharType="begin"/>
      </w:r>
      <w:r w:rsidRPr="007B51A2">
        <w:rPr>
          <w:sz w:val="24"/>
          <w:szCs w:val="24"/>
        </w:rPr>
        <w:instrText xml:space="preserve"> SEQ Tableau \* ARABIC </w:instrText>
      </w:r>
      <w:r w:rsidRPr="007B51A2">
        <w:rPr>
          <w:sz w:val="24"/>
          <w:szCs w:val="24"/>
        </w:rPr>
        <w:fldChar w:fldCharType="separate"/>
      </w:r>
      <w:r w:rsidR="00A66100">
        <w:rPr>
          <w:noProof/>
          <w:sz w:val="24"/>
          <w:szCs w:val="24"/>
        </w:rPr>
        <w:t>14</w:t>
      </w:r>
      <w:r w:rsidRPr="007B51A2">
        <w:rPr>
          <w:sz w:val="24"/>
          <w:szCs w:val="24"/>
        </w:rPr>
        <w:fldChar w:fldCharType="end"/>
      </w:r>
      <w:r w:rsidRPr="007B51A2">
        <w:rPr>
          <w:sz w:val="24"/>
          <w:szCs w:val="24"/>
        </w:rPr>
        <w:t xml:space="preserve"> : Description textuelle  "Réagir sur les postes"</w:t>
      </w:r>
      <w:bookmarkEnd w:id="563"/>
    </w:p>
    <w:p w14:paraId="3C2A318D" w14:textId="172F83F4" w:rsidR="004F7B27" w:rsidRPr="00BB6FA3" w:rsidRDefault="004F7B27" w:rsidP="007B51A2">
      <w:pPr>
        <w:pStyle w:val="Titre3"/>
        <w:numPr>
          <w:ilvl w:val="2"/>
          <w:numId w:val="41"/>
        </w:numPr>
      </w:pPr>
      <w:bookmarkStart w:id="564" w:name="_Toc104390723"/>
      <w:r w:rsidRPr="00BB6FA3">
        <w:t>Item « gestion des cours guidées »</w:t>
      </w:r>
      <w:bookmarkEnd w:id="564"/>
    </w:p>
    <w:tbl>
      <w:tblPr>
        <w:tblW w:w="9581" w:type="dxa"/>
        <w:tblInd w:w="404" w:type="dxa"/>
        <w:tblCellMar>
          <w:right w:w="115" w:type="dxa"/>
        </w:tblCellMar>
        <w:tblLook w:val="04A0" w:firstRow="1" w:lastRow="0" w:firstColumn="1" w:lastColumn="0" w:noHBand="0" w:noVBand="1"/>
      </w:tblPr>
      <w:tblGrid>
        <w:gridCol w:w="2766"/>
        <w:gridCol w:w="6815"/>
        <w:tblGridChange w:id="565">
          <w:tblGrid>
            <w:gridCol w:w="2766"/>
            <w:gridCol w:w="6815"/>
          </w:tblGrid>
        </w:tblGridChange>
      </w:tblGrid>
      <w:tr w:rsidR="004F7B27" w:rsidRPr="00BB6FA3" w14:paraId="7253325D" w14:textId="77777777" w:rsidTr="00920D96">
        <w:trPr>
          <w:trHeight w:val="422"/>
        </w:trPr>
        <w:tc>
          <w:tcPr>
            <w:tcW w:w="9581" w:type="dxa"/>
            <w:gridSpan w:val="2"/>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9BBBD1F" w14:textId="77777777" w:rsidR="004F7B27" w:rsidRPr="00BB6FA3" w:rsidRDefault="004F7B27" w:rsidP="000B59EB">
            <w:pPr>
              <w:spacing w:line="360" w:lineRule="auto"/>
              <w:jc w:val="both"/>
              <w:rPr>
                <w:rFonts w:asciiTheme="majorBidi" w:hAnsiTheme="majorBidi" w:cstheme="majorBidi"/>
              </w:rPr>
            </w:pPr>
            <w:r w:rsidRPr="00BB6FA3">
              <w:rPr>
                <w:rFonts w:asciiTheme="majorBidi" w:hAnsiTheme="majorBidi" w:cstheme="majorBidi"/>
                <w:b/>
              </w:rPr>
              <w:t xml:space="preserve">Description textuelle du cas d’utilisation « Gestion des cours guidées » </w:t>
            </w:r>
          </w:p>
        </w:tc>
      </w:tr>
      <w:tr w:rsidR="004F7B27" w:rsidRPr="00BB6FA3" w14:paraId="12691FD6" w14:textId="77777777" w:rsidTr="00920D96">
        <w:trPr>
          <w:trHeight w:val="423"/>
        </w:trPr>
        <w:tc>
          <w:tcPr>
            <w:tcW w:w="276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CC00D65" w14:textId="77777777" w:rsidR="004F7B27" w:rsidRPr="00BB6FA3" w:rsidRDefault="004F7B27" w:rsidP="000B59EB">
            <w:pPr>
              <w:spacing w:line="360" w:lineRule="auto"/>
              <w:jc w:val="both"/>
              <w:rPr>
                <w:rFonts w:asciiTheme="majorBidi" w:hAnsiTheme="majorBidi" w:cstheme="majorBidi"/>
                <w:color w:val="000000" w:themeColor="text1"/>
              </w:rPr>
            </w:pPr>
            <w:r w:rsidRPr="00BB6FA3">
              <w:rPr>
                <w:rFonts w:asciiTheme="majorBidi" w:hAnsiTheme="majorBidi" w:cstheme="majorBidi"/>
                <w:b/>
                <w:color w:val="000000" w:themeColor="text1"/>
              </w:rPr>
              <w:t xml:space="preserve">Titre </w:t>
            </w:r>
          </w:p>
        </w:tc>
        <w:tc>
          <w:tcPr>
            <w:tcW w:w="6816"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ECEE662" w14:textId="77777777" w:rsidR="004F7B27" w:rsidRPr="00BB6FA3" w:rsidRDefault="004F7B27" w:rsidP="000B59EB">
            <w:pPr>
              <w:spacing w:line="360" w:lineRule="auto"/>
              <w:jc w:val="both"/>
              <w:rPr>
                <w:rFonts w:asciiTheme="majorBidi" w:hAnsiTheme="majorBidi" w:cstheme="majorBidi"/>
                <w:color w:val="000000" w:themeColor="text1"/>
              </w:rPr>
            </w:pPr>
            <w:r w:rsidRPr="00BB6FA3">
              <w:rPr>
                <w:rFonts w:asciiTheme="majorBidi" w:hAnsiTheme="majorBidi" w:cstheme="majorBidi"/>
                <w:color w:val="000000" w:themeColor="text1"/>
              </w:rPr>
              <w:t>Gestion des cours guidées</w:t>
            </w:r>
          </w:p>
        </w:tc>
      </w:tr>
      <w:tr w:rsidR="004F7B27" w:rsidRPr="00BB6FA3" w14:paraId="4A577968" w14:textId="77777777" w:rsidTr="00920D96">
        <w:trPr>
          <w:trHeight w:val="427"/>
        </w:trPr>
        <w:tc>
          <w:tcPr>
            <w:tcW w:w="276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5F70D50" w14:textId="77777777" w:rsidR="004F7B27" w:rsidRPr="00BB6FA3" w:rsidRDefault="004F7B27" w:rsidP="000B59EB">
            <w:pPr>
              <w:spacing w:line="360" w:lineRule="auto"/>
              <w:jc w:val="both"/>
              <w:rPr>
                <w:rFonts w:asciiTheme="majorBidi" w:hAnsiTheme="majorBidi" w:cstheme="majorBidi"/>
              </w:rPr>
            </w:pPr>
            <w:r w:rsidRPr="00BB6FA3">
              <w:rPr>
                <w:rFonts w:asciiTheme="majorBidi" w:hAnsiTheme="majorBidi" w:cstheme="majorBidi"/>
                <w:b/>
              </w:rPr>
              <w:t xml:space="preserve">Acteur </w:t>
            </w:r>
          </w:p>
        </w:tc>
        <w:tc>
          <w:tcPr>
            <w:tcW w:w="6816" w:type="dxa"/>
            <w:tcBorders>
              <w:top w:val="single" w:sz="4" w:space="0" w:color="000000"/>
              <w:left w:val="single" w:sz="4" w:space="0" w:color="000000"/>
              <w:bottom w:val="single" w:sz="4" w:space="0" w:color="000000"/>
              <w:right w:val="single" w:sz="4" w:space="0" w:color="000000"/>
            </w:tcBorders>
          </w:tcPr>
          <w:p w14:paraId="51C69538" w14:textId="77777777" w:rsidR="004F7B27" w:rsidRPr="00BB6FA3" w:rsidRDefault="004F7B27" w:rsidP="000B59EB">
            <w:pPr>
              <w:spacing w:line="360" w:lineRule="auto"/>
              <w:jc w:val="both"/>
              <w:rPr>
                <w:rFonts w:asciiTheme="majorBidi" w:hAnsiTheme="majorBidi" w:cstheme="majorBidi"/>
              </w:rPr>
            </w:pPr>
            <w:r w:rsidRPr="00BB6FA3">
              <w:rPr>
                <w:rFonts w:asciiTheme="majorBidi" w:hAnsiTheme="majorBidi" w:cstheme="majorBidi"/>
              </w:rPr>
              <w:t>Admin ou éditeur</w:t>
            </w:r>
          </w:p>
        </w:tc>
      </w:tr>
      <w:tr w:rsidR="004F7B27" w:rsidRPr="00BB6FA3" w14:paraId="3651767D" w14:textId="77777777" w:rsidTr="00920D96">
        <w:trPr>
          <w:trHeight w:val="420"/>
        </w:trPr>
        <w:tc>
          <w:tcPr>
            <w:tcW w:w="276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8D9727C" w14:textId="77777777" w:rsidR="004F7B27" w:rsidRPr="00BB6FA3" w:rsidRDefault="004F7B27" w:rsidP="000B59EB">
            <w:pPr>
              <w:spacing w:line="360" w:lineRule="auto"/>
              <w:jc w:val="both"/>
              <w:rPr>
                <w:rFonts w:asciiTheme="majorBidi" w:hAnsiTheme="majorBidi" w:cstheme="majorBidi"/>
              </w:rPr>
            </w:pPr>
            <w:r w:rsidRPr="00BB6FA3">
              <w:rPr>
                <w:rFonts w:asciiTheme="majorBidi" w:hAnsiTheme="majorBidi" w:cstheme="majorBidi"/>
                <w:b/>
              </w:rPr>
              <w:t xml:space="preserve">Prés condition </w:t>
            </w:r>
          </w:p>
        </w:tc>
        <w:tc>
          <w:tcPr>
            <w:tcW w:w="6816"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909C182" w14:textId="77777777" w:rsidR="004F7B27" w:rsidRPr="00BB6FA3" w:rsidRDefault="004F7B27" w:rsidP="000B59EB">
            <w:pPr>
              <w:spacing w:line="360" w:lineRule="auto"/>
              <w:jc w:val="both"/>
              <w:rPr>
                <w:rFonts w:asciiTheme="majorBidi" w:hAnsiTheme="majorBidi" w:cstheme="majorBidi"/>
              </w:rPr>
            </w:pPr>
            <w:r w:rsidRPr="00BB6FA3">
              <w:rPr>
                <w:rFonts w:asciiTheme="majorBidi" w:hAnsiTheme="majorBidi" w:cstheme="majorBidi"/>
              </w:rPr>
              <w:t xml:space="preserve">L’utilisateur authentifié en tant que admin ou éditeur. </w:t>
            </w:r>
          </w:p>
        </w:tc>
      </w:tr>
      <w:tr w:rsidR="004F7B27" w:rsidRPr="00BB6FA3" w14:paraId="197B39E6" w14:textId="77777777" w:rsidTr="00920D96">
        <w:trPr>
          <w:trHeight w:val="427"/>
        </w:trPr>
        <w:tc>
          <w:tcPr>
            <w:tcW w:w="276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E3B6037" w14:textId="77777777" w:rsidR="004F7B27" w:rsidRPr="00BB6FA3" w:rsidRDefault="004F7B27" w:rsidP="000B59EB">
            <w:pPr>
              <w:spacing w:line="360" w:lineRule="auto"/>
              <w:jc w:val="both"/>
              <w:rPr>
                <w:rFonts w:asciiTheme="majorBidi" w:hAnsiTheme="majorBidi" w:cstheme="majorBidi"/>
              </w:rPr>
            </w:pPr>
            <w:r w:rsidRPr="00BB6FA3">
              <w:rPr>
                <w:rFonts w:asciiTheme="majorBidi" w:hAnsiTheme="majorBidi" w:cstheme="majorBidi"/>
                <w:b/>
              </w:rPr>
              <w:t xml:space="preserve">Post condition </w:t>
            </w:r>
          </w:p>
        </w:tc>
        <w:tc>
          <w:tcPr>
            <w:tcW w:w="6816"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6E710C5" w14:textId="682DB9A8" w:rsidR="004F7B27" w:rsidRPr="00BB6FA3" w:rsidRDefault="004F7B27" w:rsidP="000B59EB">
            <w:pPr>
              <w:spacing w:line="360" w:lineRule="auto"/>
              <w:jc w:val="both"/>
              <w:rPr>
                <w:rFonts w:asciiTheme="majorBidi" w:hAnsiTheme="majorBidi" w:cstheme="majorBidi"/>
              </w:rPr>
            </w:pPr>
            <w:r w:rsidRPr="00BB6FA3">
              <w:rPr>
                <w:rFonts w:asciiTheme="majorBidi" w:hAnsiTheme="majorBidi" w:cstheme="majorBidi"/>
              </w:rPr>
              <w:t>La liste de cours guidées va être à jour selon la fonctionnalité d’acceptation</w:t>
            </w:r>
            <w:r w:rsidR="00273281">
              <w:rPr>
                <w:rFonts w:asciiTheme="majorBidi" w:hAnsiTheme="majorBidi" w:cstheme="majorBidi"/>
              </w:rPr>
              <w:t> ,</w:t>
            </w:r>
            <w:r>
              <w:rPr>
                <w:rFonts w:asciiTheme="majorBidi" w:hAnsiTheme="majorBidi" w:cstheme="majorBidi"/>
              </w:rPr>
              <w:t xml:space="preserve"> </w:t>
            </w:r>
            <w:r w:rsidRPr="00BB6FA3">
              <w:rPr>
                <w:rFonts w:asciiTheme="majorBidi" w:hAnsiTheme="majorBidi" w:cstheme="majorBidi"/>
              </w:rPr>
              <w:t>de suppression</w:t>
            </w:r>
            <w:r w:rsidR="00273281">
              <w:rPr>
                <w:rFonts w:asciiTheme="majorBidi" w:hAnsiTheme="majorBidi" w:cstheme="majorBidi"/>
              </w:rPr>
              <w:t xml:space="preserve"> d’ajout et de modification .</w:t>
            </w:r>
          </w:p>
        </w:tc>
      </w:tr>
      <w:tr w:rsidR="004F7B27" w:rsidRPr="00BB6FA3" w14:paraId="3F72DC3B" w14:textId="77777777" w:rsidTr="003C4699">
        <w:tblPrEx>
          <w:tblW w:w="9581" w:type="dxa"/>
          <w:tblInd w:w="404" w:type="dxa"/>
          <w:tblCellMar>
            <w:right w:w="115" w:type="dxa"/>
          </w:tblCellMar>
          <w:tblPrExChange w:id="566" w:author="Rafik" w:date="2022-05-27T23:04:00Z">
            <w:tblPrEx>
              <w:tblW w:w="9581" w:type="dxa"/>
              <w:tblInd w:w="404" w:type="dxa"/>
              <w:tblCellMar>
                <w:right w:w="115" w:type="dxa"/>
              </w:tblCellMar>
            </w:tblPrEx>
          </w:tblPrExChange>
        </w:tblPrEx>
        <w:trPr>
          <w:trHeight w:val="1266"/>
          <w:trPrChange w:id="567" w:author="Rafik" w:date="2022-05-27T23:04:00Z">
            <w:trPr>
              <w:trHeight w:val="909"/>
            </w:trPr>
          </w:trPrChange>
        </w:trPr>
        <w:tc>
          <w:tcPr>
            <w:tcW w:w="2765" w:type="dxa"/>
            <w:tcBorders>
              <w:top w:val="single" w:sz="4" w:space="0" w:color="000000"/>
              <w:left w:val="single" w:sz="4" w:space="0" w:color="000000"/>
              <w:bottom w:val="single" w:sz="4" w:space="0" w:color="000000"/>
              <w:right w:val="single" w:sz="4" w:space="0" w:color="auto"/>
            </w:tcBorders>
            <w:shd w:val="clear" w:color="auto" w:fill="F2F2F2" w:themeFill="background1" w:themeFillShade="F2"/>
            <w:tcPrChange w:id="568" w:author="Rafik" w:date="2022-05-27T23:04:00Z">
              <w:tcPr>
                <w:tcW w:w="2765" w:type="dxa"/>
                <w:tcBorders>
                  <w:top w:val="single" w:sz="4" w:space="0" w:color="000000"/>
                  <w:left w:val="single" w:sz="4" w:space="0" w:color="000000"/>
                  <w:bottom w:val="single" w:sz="4" w:space="0" w:color="000000"/>
                  <w:right w:val="single" w:sz="4" w:space="0" w:color="auto"/>
                </w:tcBorders>
                <w:shd w:val="clear" w:color="auto" w:fill="F2F2F2" w:themeFill="background1" w:themeFillShade="F2"/>
              </w:tcPr>
            </w:tcPrChange>
          </w:tcPr>
          <w:p w14:paraId="2768E86D" w14:textId="77777777" w:rsidR="004F7B27" w:rsidRPr="00BB6FA3" w:rsidRDefault="004F7B27" w:rsidP="000B59EB">
            <w:pPr>
              <w:spacing w:line="360" w:lineRule="auto"/>
              <w:jc w:val="both"/>
              <w:rPr>
                <w:rFonts w:asciiTheme="majorBidi" w:hAnsiTheme="majorBidi" w:cstheme="majorBidi"/>
              </w:rPr>
            </w:pPr>
            <w:r w:rsidRPr="00BB6FA3">
              <w:rPr>
                <w:rFonts w:asciiTheme="majorBidi" w:hAnsiTheme="majorBidi" w:cstheme="majorBidi"/>
                <w:b/>
              </w:rPr>
              <w:t xml:space="preserve">Description du scénario nominal </w:t>
            </w:r>
          </w:p>
        </w:tc>
        <w:tc>
          <w:tcPr>
            <w:tcW w:w="6816" w:type="dxa"/>
            <w:tcBorders>
              <w:top w:val="single" w:sz="4" w:space="0" w:color="000000"/>
              <w:left w:val="single" w:sz="4" w:space="0" w:color="auto"/>
              <w:bottom w:val="single" w:sz="4" w:space="0" w:color="000000"/>
              <w:right w:val="single" w:sz="4" w:space="0" w:color="000000"/>
            </w:tcBorders>
            <w:shd w:val="clear" w:color="auto" w:fill="FFFFFF" w:themeFill="background1"/>
            <w:tcPrChange w:id="569" w:author="Rafik" w:date="2022-05-27T23:04:00Z">
              <w:tcPr>
                <w:tcW w:w="6816" w:type="dxa"/>
                <w:tcBorders>
                  <w:top w:val="single" w:sz="4" w:space="0" w:color="000000"/>
                  <w:left w:val="single" w:sz="4" w:space="0" w:color="auto"/>
                  <w:bottom w:val="single" w:sz="4" w:space="0" w:color="000000"/>
                  <w:right w:val="single" w:sz="4" w:space="0" w:color="000000"/>
                </w:tcBorders>
                <w:shd w:val="clear" w:color="auto" w:fill="FFFFFF" w:themeFill="background1"/>
              </w:tcPr>
            </w:tcPrChange>
          </w:tcPr>
          <w:p w14:paraId="7EA95617" w14:textId="0143B354" w:rsidR="004F7B27" w:rsidRPr="00BB6FA3" w:rsidRDefault="004F7B27" w:rsidP="000B59EB">
            <w:pPr>
              <w:spacing w:line="360" w:lineRule="auto"/>
              <w:jc w:val="both"/>
              <w:rPr>
                <w:rFonts w:asciiTheme="majorBidi" w:hAnsiTheme="majorBidi" w:cstheme="majorBidi"/>
              </w:rPr>
            </w:pPr>
            <w:r w:rsidRPr="00BB6FA3">
              <w:rPr>
                <w:rFonts w:asciiTheme="majorBidi" w:hAnsiTheme="majorBidi" w:cstheme="majorBidi"/>
              </w:rPr>
              <w:t xml:space="preserve"> En ca</w:t>
            </w:r>
            <w:r w:rsidR="00D7692F">
              <w:rPr>
                <w:rFonts w:asciiTheme="majorBidi" w:hAnsiTheme="majorBidi" w:cstheme="majorBidi"/>
              </w:rPr>
              <w:t>s</w:t>
            </w:r>
            <w:r w:rsidRPr="00BB6FA3">
              <w:rPr>
                <w:rFonts w:asciiTheme="majorBidi" w:hAnsiTheme="majorBidi" w:cstheme="majorBidi"/>
              </w:rPr>
              <w:t xml:space="preserve"> d’acceptation :</w:t>
            </w:r>
          </w:p>
          <w:p w14:paraId="4158AEE9" w14:textId="77777777" w:rsidR="004F7B27" w:rsidRPr="00BB6FA3" w:rsidRDefault="004F7B27" w:rsidP="000B59EB">
            <w:pPr>
              <w:pStyle w:val="Paragraphedeliste"/>
              <w:numPr>
                <w:ilvl w:val="0"/>
                <w:numId w:val="40"/>
              </w:numPr>
              <w:spacing w:line="360" w:lineRule="auto"/>
              <w:jc w:val="both"/>
              <w:rPr>
                <w:rFonts w:asciiTheme="majorBidi" w:hAnsiTheme="majorBidi" w:cstheme="majorBidi"/>
              </w:rPr>
            </w:pPr>
            <w:r w:rsidRPr="00BB6FA3">
              <w:rPr>
                <w:rFonts w:asciiTheme="majorBidi" w:hAnsiTheme="majorBidi" w:cstheme="majorBidi"/>
              </w:rPr>
              <w:t>L’utilisateur bascule le checkbox à droite.</w:t>
            </w:r>
          </w:p>
          <w:p w14:paraId="023AF28C" w14:textId="77777777" w:rsidR="004F7B27" w:rsidRPr="00BB6FA3" w:rsidRDefault="004F7B27" w:rsidP="000B59EB">
            <w:pPr>
              <w:pStyle w:val="Paragraphedeliste"/>
              <w:numPr>
                <w:ilvl w:val="0"/>
                <w:numId w:val="40"/>
              </w:numPr>
              <w:spacing w:line="360" w:lineRule="auto"/>
              <w:jc w:val="both"/>
              <w:rPr>
                <w:rFonts w:asciiTheme="majorBidi" w:hAnsiTheme="majorBidi" w:cstheme="majorBidi"/>
              </w:rPr>
            </w:pPr>
            <w:r w:rsidRPr="00BB6FA3">
              <w:rPr>
                <w:rFonts w:asciiTheme="majorBidi" w:hAnsiTheme="majorBidi" w:cstheme="majorBidi"/>
              </w:rPr>
              <w:t>Le système va publier ce cour</w:t>
            </w:r>
            <w:r>
              <w:rPr>
                <w:rFonts w:asciiTheme="majorBidi" w:hAnsiTheme="majorBidi" w:cstheme="majorBidi"/>
              </w:rPr>
              <w:t>s sélectionné</w:t>
            </w:r>
            <w:r w:rsidRPr="00BB6FA3">
              <w:rPr>
                <w:rFonts w:asciiTheme="majorBidi" w:hAnsiTheme="majorBidi" w:cstheme="majorBidi"/>
              </w:rPr>
              <w:t>.</w:t>
            </w:r>
          </w:p>
          <w:p w14:paraId="2A77866E" w14:textId="57A3F909" w:rsidR="004F7B27" w:rsidRPr="00BB6FA3" w:rsidRDefault="004F7B27" w:rsidP="000B59EB">
            <w:pPr>
              <w:spacing w:line="360" w:lineRule="auto"/>
              <w:jc w:val="both"/>
              <w:rPr>
                <w:rFonts w:asciiTheme="majorBidi" w:hAnsiTheme="majorBidi" w:cstheme="majorBidi"/>
              </w:rPr>
            </w:pPr>
            <w:r w:rsidRPr="00BB6FA3">
              <w:rPr>
                <w:rFonts w:asciiTheme="majorBidi" w:hAnsiTheme="majorBidi" w:cstheme="majorBidi"/>
              </w:rPr>
              <w:t xml:space="preserve">En cas de </w:t>
            </w:r>
            <w:r w:rsidR="00CA7978" w:rsidRPr="00BB6FA3">
              <w:rPr>
                <w:rFonts w:asciiTheme="majorBidi" w:hAnsiTheme="majorBidi" w:cstheme="majorBidi"/>
              </w:rPr>
              <w:t>suppression</w:t>
            </w:r>
            <w:r w:rsidR="00CA7978">
              <w:rPr>
                <w:rFonts w:asciiTheme="majorBidi" w:hAnsiTheme="majorBidi" w:cstheme="majorBidi"/>
              </w:rPr>
              <w:t xml:space="preserve"> (par admin ou éditeur) </w:t>
            </w:r>
            <w:r w:rsidR="00CA7978" w:rsidRPr="00BB6FA3">
              <w:rPr>
                <w:rFonts w:asciiTheme="majorBidi" w:hAnsiTheme="majorBidi" w:cstheme="majorBidi"/>
              </w:rPr>
              <w:t>:</w:t>
            </w:r>
          </w:p>
          <w:p w14:paraId="466CEBD3" w14:textId="1E63337B" w:rsidR="004F7B27" w:rsidRPr="00BB6FA3" w:rsidRDefault="004F7B27" w:rsidP="000B59EB">
            <w:pPr>
              <w:pStyle w:val="Paragraphedeliste"/>
              <w:numPr>
                <w:ilvl w:val="0"/>
                <w:numId w:val="41"/>
              </w:numPr>
              <w:spacing w:line="360" w:lineRule="auto"/>
              <w:jc w:val="both"/>
              <w:rPr>
                <w:rFonts w:asciiTheme="majorBidi" w:hAnsiTheme="majorBidi" w:cstheme="majorBidi"/>
              </w:rPr>
            </w:pPr>
            <w:r w:rsidRPr="00BB6FA3">
              <w:rPr>
                <w:rFonts w:asciiTheme="majorBidi" w:hAnsiTheme="majorBidi" w:cstheme="majorBidi"/>
              </w:rPr>
              <w:t>L’utilisateur</w:t>
            </w:r>
            <w:r>
              <w:rPr>
                <w:rFonts w:asciiTheme="majorBidi" w:hAnsiTheme="majorBidi" w:cstheme="majorBidi"/>
              </w:rPr>
              <w:t xml:space="preserve"> clique sur l’icône « supprimer »</w:t>
            </w:r>
            <w:r w:rsidRPr="00BB6FA3">
              <w:rPr>
                <w:rFonts w:asciiTheme="majorBidi" w:hAnsiTheme="majorBidi" w:cstheme="majorBidi"/>
              </w:rPr>
              <w:t>.</w:t>
            </w:r>
          </w:p>
          <w:p w14:paraId="5B9FE188" w14:textId="2D2D4113" w:rsidR="004F7B27" w:rsidRDefault="004F7B27" w:rsidP="000B59EB">
            <w:pPr>
              <w:pStyle w:val="Paragraphedeliste"/>
              <w:numPr>
                <w:ilvl w:val="0"/>
                <w:numId w:val="41"/>
              </w:numPr>
              <w:spacing w:line="360" w:lineRule="auto"/>
              <w:jc w:val="both"/>
              <w:rPr>
                <w:rFonts w:asciiTheme="majorBidi" w:hAnsiTheme="majorBidi" w:cstheme="majorBidi"/>
              </w:rPr>
            </w:pPr>
            <w:r w:rsidRPr="00BB6FA3">
              <w:rPr>
                <w:rFonts w:asciiTheme="majorBidi" w:hAnsiTheme="majorBidi" w:cstheme="majorBidi"/>
              </w:rPr>
              <w:t xml:space="preserve">Le système va </w:t>
            </w:r>
            <w:r>
              <w:rPr>
                <w:rFonts w:asciiTheme="majorBidi" w:hAnsiTheme="majorBidi" w:cstheme="majorBidi"/>
              </w:rPr>
              <w:t>supprimer</w:t>
            </w:r>
            <w:r w:rsidRPr="00BB6FA3">
              <w:rPr>
                <w:rFonts w:asciiTheme="majorBidi" w:hAnsiTheme="majorBidi" w:cstheme="majorBidi"/>
              </w:rPr>
              <w:t xml:space="preserve"> </w:t>
            </w:r>
            <w:r>
              <w:rPr>
                <w:rFonts w:asciiTheme="majorBidi" w:hAnsiTheme="majorBidi" w:cstheme="majorBidi"/>
              </w:rPr>
              <w:t>ce</w:t>
            </w:r>
            <w:r w:rsidRPr="00BB6FA3">
              <w:rPr>
                <w:rFonts w:asciiTheme="majorBidi" w:hAnsiTheme="majorBidi" w:cstheme="majorBidi"/>
              </w:rPr>
              <w:t xml:space="preserve"> cour</w:t>
            </w:r>
            <w:r>
              <w:rPr>
                <w:rFonts w:asciiTheme="majorBidi" w:hAnsiTheme="majorBidi" w:cstheme="majorBidi"/>
              </w:rPr>
              <w:t>s</w:t>
            </w:r>
            <w:r w:rsidRPr="00BB6FA3">
              <w:rPr>
                <w:rFonts w:asciiTheme="majorBidi" w:hAnsiTheme="majorBidi" w:cstheme="majorBidi"/>
              </w:rPr>
              <w:t xml:space="preserve"> sélectionné.</w:t>
            </w:r>
          </w:p>
          <w:p w14:paraId="7B8D3A22" w14:textId="77777777" w:rsidR="00D7692F" w:rsidRPr="00BB6FA3" w:rsidRDefault="00D7692F" w:rsidP="000B59EB">
            <w:pPr>
              <w:spacing w:line="360" w:lineRule="auto"/>
              <w:jc w:val="both"/>
              <w:rPr>
                <w:rFonts w:asciiTheme="majorBidi" w:hAnsiTheme="majorBidi" w:cstheme="majorBidi"/>
              </w:rPr>
            </w:pPr>
            <w:r w:rsidRPr="00BB6FA3">
              <w:rPr>
                <w:rFonts w:asciiTheme="majorBidi" w:hAnsiTheme="majorBidi" w:cstheme="majorBidi"/>
              </w:rPr>
              <w:t>En cas d’ajout :</w:t>
            </w:r>
          </w:p>
          <w:p w14:paraId="73FC27EE" w14:textId="3B1B578E" w:rsidR="00D7692F" w:rsidRPr="00BB6FA3" w:rsidRDefault="00D7692F" w:rsidP="000B59EB">
            <w:pPr>
              <w:pStyle w:val="Paragraphedeliste"/>
              <w:numPr>
                <w:ilvl w:val="0"/>
                <w:numId w:val="51"/>
              </w:numPr>
              <w:spacing w:line="360" w:lineRule="auto"/>
              <w:jc w:val="both"/>
              <w:rPr>
                <w:rFonts w:asciiTheme="majorBidi" w:hAnsiTheme="majorBidi" w:cstheme="majorBidi"/>
              </w:rPr>
            </w:pPr>
            <w:r w:rsidRPr="00BB6FA3">
              <w:rPr>
                <w:rFonts w:asciiTheme="majorBidi" w:hAnsiTheme="majorBidi" w:cstheme="majorBidi"/>
              </w:rPr>
              <w:t>Le membre clique sur l</w:t>
            </w:r>
            <w:r>
              <w:rPr>
                <w:rFonts w:asciiTheme="majorBidi" w:hAnsiTheme="majorBidi" w:cstheme="majorBidi"/>
              </w:rPr>
              <w:t xml:space="preserve">e bouton </w:t>
            </w:r>
            <w:r w:rsidRPr="00BB6FA3">
              <w:rPr>
                <w:rFonts w:asciiTheme="majorBidi" w:hAnsiTheme="majorBidi" w:cstheme="majorBidi"/>
              </w:rPr>
              <w:t xml:space="preserve">« ajouter </w:t>
            </w:r>
            <w:r>
              <w:rPr>
                <w:rFonts w:asciiTheme="majorBidi" w:hAnsiTheme="majorBidi" w:cstheme="majorBidi"/>
              </w:rPr>
              <w:t>cours</w:t>
            </w:r>
            <w:r w:rsidRPr="00BB6FA3">
              <w:rPr>
                <w:rFonts w:asciiTheme="majorBidi" w:hAnsiTheme="majorBidi" w:cstheme="majorBidi"/>
              </w:rPr>
              <w:t> ».</w:t>
            </w:r>
          </w:p>
          <w:p w14:paraId="2B94BFC9" w14:textId="74B09E38" w:rsidR="00D7692F" w:rsidRPr="00D7692F" w:rsidRDefault="00D7692F" w:rsidP="000B59EB">
            <w:pPr>
              <w:pStyle w:val="Paragraphedeliste"/>
              <w:numPr>
                <w:ilvl w:val="0"/>
                <w:numId w:val="51"/>
              </w:numPr>
              <w:spacing w:line="360" w:lineRule="auto"/>
              <w:jc w:val="both"/>
              <w:rPr>
                <w:rFonts w:asciiTheme="majorBidi" w:hAnsiTheme="majorBidi" w:cstheme="majorBidi"/>
              </w:rPr>
            </w:pPr>
            <w:r w:rsidRPr="00D7692F">
              <w:rPr>
                <w:rFonts w:asciiTheme="majorBidi" w:hAnsiTheme="majorBidi" w:cstheme="majorBidi"/>
              </w:rPr>
              <w:t>Le système affiche le formulaire d’ajout d’un cours.</w:t>
            </w:r>
          </w:p>
          <w:p w14:paraId="048E5246" w14:textId="77777777" w:rsidR="00D7692F" w:rsidRPr="00BB6FA3" w:rsidRDefault="00D7692F" w:rsidP="000B59EB">
            <w:pPr>
              <w:pStyle w:val="Paragraphedeliste"/>
              <w:numPr>
                <w:ilvl w:val="0"/>
                <w:numId w:val="51"/>
              </w:numPr>
              <w:spacing w:line="360" w:lineRule="auto"/>
              <w:jc w:val="both"/>
              <w:rPr>
                <w:rFonts w:asciiTheme="majorBidi" w:hAnsiTheme="majorBidi" w:cstheme="majorBidi"/>
              </w:rPr>
            </w:pPr>
            <w:r w:rsidRPr="00BB6FA3">
              <w:rPr>
                <w:rFonts w:asciiTheme="majorBidi" w:hAnsiTheme="majorBidi" w:cstheme="majorBidi"/>
              </w:rPr>
              <w:t xml:space="preserve">Le membre remplit le formulaire avec les données nécessaires. </w:t>
            </w:r>
          </w:p>
          <w:p w14:paraId="62F6E925" w14:textId="77777777" w:rsidR="00D7692F" w:rsidRPr="00BB6FA3" w:rsidRDefault="00D7692F" w:rsidP="000B59EB">
            <w:pPr>
              <w:pStyle w:val="Paragraphedeliste"/>
              <w:numPr>
                <w:ilvl w:val="0"/>
                <w:numId w:val="51"/>
              </w:numPr>
              <w:spacing w:line="360" w:lineRule="auto"/>
              <w:jc w:val="both"/>
              <w:rPr>
                <w:rFonts w:asciiTheme="majorBidi" w:hAnsiTheme="majorBidi" w:cstheme="majorBidi"/>
              </w:rPr>
            </w:pPr>
            <w:r w:rsidRPr="00BB6FA3">
              <w:rPr>
                <w:rFonts w:asciiTheme="majorBidi" w:hAnsiTheme="majorBidi" w:cstheme="majorBidi"/>
              </w:rPr>
              <w:t>Le membre clique sur le bouton de confirmation.</w:t>
            </w:r>
          </w:p>
          <w:p w14:paraId="355B269B" w14:textId="77777777" w:rsidR="00D7692F" w:rsidRPr="00BB6FA3" w:rsidRDefault="00D7692F" w:rsidP="000B59EB">
            <w:pPr>
              <w:spacing w:line="360" w:lineRule="auto"/>
              <w:jc w:val="both"/>
              <w:rPr>
                <w:rFonts w:asciiTheme="majorBidi" w:hAnsiTheme="majorBidi" w:cstheme="majorBidi"/>
              </w:rPr>
            </w:pPr>
            <w:r w:rsidRPr="00BB6FA3">
              <w:rPr>
                <w:rFonts w:asciiTheme="majorBidi" w:hAnsiTheme="majorBidi" w:cstheme="majorBidi"/>
              </w:rPr>
              <w:t>En cas de modification :</w:t>
            </w:r>
          </w:p>
          <w:p w14:paraId="04E4CCF2" w14:textId="2EA65165" w:rsidR="00D7692F" w:rsidRPr="00BB6FA3" w:rsidRDefault="00D7692F" w:rsidP="000B59EB">
            <w:pPr>
              <w:pStyle w:val="Paragraphedeliste"/>
              <w:numPr>
                <w:ilvl w:val="0"/>
                <w:numId w:val="52"/>
              </w:numPr>
              <w:spacing w:line="360" w:lineRule="auto"/>
              <w:jc w:val="both"/>
              <w:rPr>
                <w:rFonts w:asciiTheme="majorBidi" w:hAnsiTheme="majorBidi" w:cstheme="majorBidi"/>
              </w:rPr>
            </w:pPr>
            <w:r w:rsidRPr="00BB6FA3">
              <w:rPr>
                <w:rFonts w:asciiTheme="majorBidi" w:hAnsiTheme="majorBidi" w:cstheme="majorBidi"/>
              </w:rPr>
              <w:t xml:space="preserve">Le membre consulte la liste de </w:t>
            </w:r>
            <w:r>
              <w:rPr>
                <w:rFonts w:asciiTheme="majorBidi" w:hAnsiTheme="majorBidi" w:cstheme="majorBidi"/>
              </w:rPr>
              <w:t>cours</w:t>
            </w:r>
            <w:r w:rsidRPr="00BB6FA3">
              <w:rPr>
                <w:rFonts w:asciiTheme="majorBidi" w:hAnsiTheme="majorBidi" w:cstheme="majorBidi"/>
              </w:rPr>
              <w:t>.</w:t>
            </w:r>
          </w:p>
          <w:p w14:paraId="58972213" w14:textId="258024BF" w:rsidR="00D7692F" w:rsidRPr="00BB6FA3" w:rsidRDefault="00D7692F" w:rsidP="000B59EB">
            <w:pPr>
              <w:pStyle w:val="Paragraphedeliste"/>
              <w:numPr>
                <w:ilvl w:val="0"/>
                <w:numId w:val="52"/>
              </w:numPr>
              <w:spacing w:line="360" w:lineRule="auto"/>
              <w:jc w:val="both"/>
              <w:rPr>
                <w:rFonts w:asciiTheme="majorBidi" w:hAnsiTheme="majorBidi" w:cstheme="majorBidi"/>
              </w:rPr>
            </w:pPr>
            <w:r w:rsidRPr="00BB6FA3">
              <w:rPr>
                <w:rFonts w:asciiTheme="majorBidi" w:hAnsiTheme="majorBidi" w:cstheme="majorBidi"/>
              </w:rPr>
              <w:t>Il clique sur l’icône « modifier ».</w:t>
            </w:r>
          </w:p>
          <w:p w14:paraId="39031BA7" w14:textId="77777777" w:rsidR="00D7692F" w:rsidRPr="00BB6FA3" w:rsidRDefault="00D7692F" w:rsidP="000B59EB">
            <w:pPr>
              <w:pStyle w:val="Paragraphedeliste"/>
              <w:numPr>
                <w:ilvl w:val="0"/>
                <w:numId w:val="52"/>
              </w:numPr>
              <w:spacing w:line="360" w:lineRule="auto"/>
              <w:jc w:val="both"/>
              <w:rPr>
                <w:rFonts w:asciiTheme="majorBidi" w:hAnsiTheme="majorBidi" w:cstheme="majorBidi"/>
              </w:rPr>
            </w:pPr>
            <w:r w:rsidRPr="00BB6FA3">
              <w:rPr>
                <w:rFonts w:asciiTheme="majorBidi" w:hAnsiTheme="majorBidi" w:cstheme="majorBidi"/>
              </w:rPr>
              <w:t>L’utilisateur remplit le formulaire avec les données nécessaires.</w:t>
            </w:r>
          </w:p>
          <w:p w14:paraId="4748ACF6" w14:textId="77777777" w:rsidR="00D7692F" w:rsidRPr="00BB6FA3" w:rsidRDefault="00D7692F" w:rsidP="000B59EB">
            <w:pPr>
              <w:spacing w:line="360" w:lineRule="auto"/>
              <w:jc w:val="both"/>
              <w:rPr>
                <w:rFonts w:asciiTheme="majorBidi" w:hAnsiTheme="majorBidi" w:cstheme="majorBidi"/>
              </w:rPr>
            </w:pPr>
            <w:r w:rsidRPr="00BB6FA3">
              <w:rPr>
                <w:rFonts w:asciiTheme="majorBidi" w:hAnsiTheme="majorBidi" w:cstheme="majorBidi"/>
              </w:rPr>
              <w:t>En cas de suppression :</w:t>
            </w:r>
          </w:p>
          <w:p w14:paraId="4A20244C" w14:textId="3D8F61E1" w:rsidR="00D7692F" w:rsidRPr="00BB6FA3" w:rsidRDefault="00D7692F" w:rsidP="000B59EB">
            <w:pPr>
              <w:pStyle w:val="Paragraphedeliste"/>
              <w:numPr>
                <w:ilvl w:val="0"/>
                <w:numId w:val="53"/>
              </w:numPr>
              <w:spacing w:line="360" w:lineRule="auto"/>
              <w:jc w:val="both"/>
              <w:rPr>
                <w:rFonts w:asciiTheme="majorBidi" w:hAnsiTheme="majorBidi" w:cstheme="majorBidi"/>
              </w:rPr>
            </w:pPr>
            <w:r w:rsidRPr="00BB6FA3">
              <w:rPr>
                <w:rFonts w:asciiTheme="majorBidi" w:hAnsiTheme="majorBidi" w:cstheme="majorBidi"/>
              </w:rPr>
              <w:t>Le membre clique sur l’icône « supprimer ».</w:t>
            </w:r>
          </w:p>
          <w:p w14:paraId="4E1D43A9" w14:textId="72A7B833" w:rsidR="00D7692F" w:rsidRPr="00BB6FA3" w:rsidRDefault="00D7692F" w:rsidP="000B59EB">
            <w:pPr>
              <w:pStyle w:val="Paragraphedeliste"/>
              <w:numPr>
                <w:ilvl w:val="0"/>
                <w:numId w:val="53"/>
              </w:numPr>
              <w:spacing w:line="360" w:lineRule="auto"/>
              <w:jc w:val="both"/>
              <w:rPr>
                <w:rFonts w:asciiTheme="majorBidi" w:hAnsiTheme="majorBidi" w:cstheme="majorBidi"/>
              </w:rPr>
            </w:pPr>
            <w:r w:rsidRPr="00BB6FA3">
              <w:rPr>
                <w:rFonts w:asciiTheme="majorBidi" w:hAnsiTheme="majorBidi" w:cstheme="majorBidi"/>
              </w:rPr>
              <w:lastRenderedPageBreak/>
              <w:t>Le système affiche une fenêtre de confirmation.</w:t>
            </w:r>
          </w:p>
          <w:p w14:paraId="1EE969D1" w14:textId="53B9923F" w:rsidR="00D7692F" w:rsidRPr="00D7692F" w:rsidDel="003C4699" w:rsidRDefault="00D7692F" w:rsidP="000B59EB">
            <w:pPr>
              <w:spacing w:line="360" w:lineRule="auto"/>
              <w:jc w:val="both"/>
              <w:rPr>
                <w:del w:id="570" w:author="Rafik" w:date="2022-05-27T23:04:00Z"/>
                <w:rFonts w:asciiTheme="majorBidi" w:hAnsiTheme="majorBidi" w:cstheme="majorBidi"/>
              </w:rPr>
            </w:pPr>
            <w:r w:rsidRPr="00D7692F">
              <w:rPr>
                <w:rFonts w:asciiTheme="majorBidi" w:hAnsiTheme="majorBidi" w:cstheme="majorBidi"/>
              </w:rPr>
              <w:t>Le membre clique sur le bouton « ok ».</w:t>
            </w:r>
          </w:p>
          <w:p w14:paraId="1F9BFD1E" w14:textId="77777777" w:rsidR="004F7B27" w:rsidRPr="00BB6FA3" w:rsidDel="003C4699" w:rsidRDefault="004F7B27" w:rsidP="000B59EB">
            <w:pPr>
              <w:pStyle w:val="Paragraphedeliste"/>
              <w:spacing w:line="360" w:lineRule="auto"/>
              <w:jc w:val="both"/>
              <w:rPr>
                <w:del w:id="571" w:author="Rafik" w:date="2022-05-27T23:04:00Z"/>
                <w:rFonts w:asciiTheme="majorBidi" w:hAnsiTheme="majorBidi" w:cstheme="majorBidi"/>
              </w:rPr>
            </w:pPr>
          </w:p>
          <w:p w14:paraId="3E4A3227" w14:textId="77777777" w:rsidR="004F7B27" w:rsidRPr="00BB6FA3" w:rsidRDefault="004F7B27" w:rsidP="003C4699">
            <w:pPr>
              <w:spacing w:line="360" w:lineRule="auto"/>
              <w:jc w:val="both"/>
              <w:rPr>
                <w:rFonts w:asciiTheme="majorBidi" w:hAnsiTheme="majorBidi" w:cstheme="majorBidi"/>
              </w:rPr>
              <w:pPrChange w:id="572" w:author="Rafik" w:date="2022-05-27T23:04:00Z">
                <w:pPr>
                  <w:spacing w:line="360" w:lineRule="auto"/>
                  <w:ind w:left="360"/>
                  <w:jc w:val="both"/>
                </w:pPr>
              </w:pPrChange>
            </w:pPr>
          </w:p>
        </w:tc>
      </w:tr>
      <w:tr w:rsidR="004F7B27" w:rsidRPr="00BB6FA3" w14:paraId="46D8083F" w14:textId="77777777" w:rsidTr="00920D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553"/>
        </w:trPr>
        <w:tc>
          <w:tcPr>
            <w:tcW w:w="2767" w:type="dxa"/>
            <w:shd w:val="clear" w:color="auto" w:fill="F2F2F2" w:themeFill="background1" w:themeFillShade="F2"/>
          </w:tcPr>
          <w:p w14:paraId="3477AA03" w14:textId="77777777" w:rsidR="004F7B27" w:rsidRPr="00BB6FA3" w:rsidRDefault="004F7B27" w:rsidP="000B59EB">
            <w:pPr>
              <w:pStyle w:val="Paragraphedeliste"/>
              <w:spacing w:line="360" w:lineRule="auto"/>
              <w:ind w:left="0"/>
              <w:jc w:val="both"/>
              <w:rPr>
                <w:rFonts w:asciiTheme="majorBidi" w:hAnsiTheme="majorBidi" w:cstheme="majorBidi"/>
                <w:b/>
                <w:bCs/>
                <w:sz w:val="28"/>
                <w:szCs w:val="28"/>
              </w:rPr>
            </w:pPr>
            <w:r w:rsidRPr="00BB6FA3">
              <w:rPr>
                <w:rFonts w:asciiTheme="majorBidi" w:hAnsiTheme="majorBidi" w:cstheme="majorBidi"/>
                <w:b/>
                <w:bCs/>
              </w:rPr>
              <w:lastRenderedPageBreak/>
              <w:t>Scenarios alternatif</w:t>
            </w:r>
          </w:p>
        </w:tc>
        <w:tc>
          <w:tcPr>
            <w:tcW w:w="6814" w:type="dxa"/>
          </w:tcPr>
          <w:p w14:paraId="6DC2021D" w14:textId="77777777" w:rsidR="004F7B27" w:rsidRPr="00BB6FA3" w:rsidRDefault="004F7B27" w:rsidP="007B51A2">
            <w:pPr>
              <w:pStyle w:val="Paragraphedeliste"/>
              <w:keepNext/>
              <w:spacing w:line="360" w:lineRule="auto"/>
              <w:ind w:left="0"/>
              <w:jc w:val="both"/>
              <w:rPr>
                <w:rFonts w:asciiTheme="majorBidi" w:hAnsiTheme="majorBidi" w:cstheme="majorBidi"/>
                <w:sz w:val="28"/>
                <w:szCs w:val="28"/>
              </w:rPr>
            </w:pPr>
            <w:r w:rsidRPr="00BB6FA3">
              <w:rPr>
                <w:rFonts w:asciiTheme="majorBidi" w:hAnsiTheme="majorBidi" w:cstheme="majorBidi"/>
                <w:sz w:val="28"/>
                <w:szCs w:val="28"/>
              </w:rPr>
              <w:t>En cas d’absence des postes, un message indiquant qu’il n’y a pas des postes à accepter ni à supprimer.</w:t>
            </w:r>
          </w:p>
        </w:tc>
      </w:tr>
    </w:tbl>
    <w:p w14:paraId="1ECB722E" w14:textId="45032F2C" w:rsidR="00A47669" w:rsidRPr="007B51A2" w:rsidRDefault="007B51A2" w:rsidP="007B51A2">
      <w:pPr>
        <w:pStyle w:val="Lgende"/>
        <w:jc w:val="center"/>
        <w:rPr>
          <w:rFonts w:asciiTheme="majorBidi" w:hAnsiTheme="majorBidi" w:cstheme="majorBidi"/>
          <w:sz w:val="24"/>
          <w:szCs w:val="24"/>
        </w:rPr>
      </w:pPr>
      <w:bookmarkStart w:id="573" w:name="_Toc104390842"/>
      <w:r w:rsidRPr="007B51A2">
        <w:rPr>
          <w:sz w:val="24"/>
          <w:szCs w:val="24"/>
        </w:rPr>
        <w:t xml:space="preserve">Tableau </w:t>
      </w:r>
      <w:r w:rsidRPr="007B51A2">
        <w:rPr>
          <w:sz w:val="24"/>
          <w:szCs w:val="24"/>
        </w:rPr>
        <w:fldChar w:fldCharType="begin"/>
      </w:r>
      <w:r w:rsidRPr="007B51A2">
        <w:rPr>
          <w:sz w:val="24"/>
          <w:szCs w:val="24"/>
        </w:rPr>
        <w:instrText xml:space="preserve"> SEQ Tableau \* ARABIC </w:instrText>
      </w:r>
      <w:r w:rsidRPr="007B51A2">
        <w:rPr>
          <w:sz w:val="24"/>
          <w:szCs w:val="24"/>
        </w:rPr>
        <w:fldChar w:fldCharType="separate"/>
      </w:r>
      <w:r w:rsidR="00A66100">
        <w:rPr>
          <w:noProof/>
          <w:sz w:val="24"/>
          <w:szCs w:val="24"/>
        </w:rPr>
        <w:t>15</w:t>
      </w:r>
      <w:r w:rsidRPr="007B51A2">
        <w:rPr>
          <w:sz w:val="24"/>
          <w:szCs w:val="24"/>
        </w:rPr>
        <w:fldChar w:fldCharType="end"/>
      </w:r>
      <w:r w:rsidRPr="007B51A2">
        <w:rPr>
          <w:sz w:val="24"/>
          <w:szCs w:val="24"/>
        </w:rPr>
        <w:t xml:space="preserve"> : Description textuelle  "Gestion des cours guidées"</w:t>
      </w:r>
      <w:bookmarkEnd w:id="573"/>
    </w:p>
    <w:p w14:paraId="2BB7C9B0" w14:textId="13C1C2E9" w:rsidR="00137F53" w:rsidRPr="00BB6FA3" w:rsidRDefault="00D04044" w:rsidP="007B51A2">
      <w:pPr>
        <w:pStyle w:val="Titre3"/>
        <w:numPr>
          <w:ilvl w:val="2"/>
          <w:numId w:val="39"/>
        </w:numPr>
      </w:pPr>
      <w:bookmarkStart w:id="574" w:name="_Toc104390724"/>
      <w:r w:rsidRPr="00BB6FA3">
        <w:t>Item « Consulter les statistiques »</w:t>
      </w:r>
      <w:bookmarkEnd w:id="574"/>
    </w:p>
    <w:p w14:paraId="60F2F743" w14:textId="77777777" w:rsidR="00137F53" w:rsidRPr="00BB6FA3" w:rsidRDefault="00137F53" w:rsidP="000B59EB">
      <w:pPr>
        <w:pStyle w:val="Paragraphedeliste"/>
        <w:spacing w:after="0" w:line="360" w:lineRule="auto"/>
        <w:ind w:left="1211"/>
        <w:jc w:val="both"/>
        <w:rPr>
          <w:rFonts w:asciiTheme="majorBidi" w:hAnsiTheme="majorBidi" w:cstheme="majorBidi"/>
          <w:sz w:val="28"/>
          <w:szCs w:val="28"/>
        </w:rPr>
      </w:pPr>
    </w:p>
    <w:p w14:paraId="4D9F43F2" w14:textId="4B28965A" w:rsidR="00A47669" w:rsidRPr="00BB6FA3" w:rsidRDefault="00A47669" w:rsidP="007B51A2">
      <w:pPr>
        <w:pStyle w:val="Titre2"/>
        <w:numPr>
          <w:ilvl w:val="1"/>
          <w:numId w:val="39"/>
        </w:numPr>
      </w:pPr>
      <w:bookmarkStart w:id="575" w:name="_Toc104390725"/>
      <w:r w:rsidRPr="00BB6FA3">
        <w:t>Diagramme de séquence :</w:t>
      </w:r>
      <w:bookmarkEnd w:id="575"/>
    </w:p>
    <w:p w14:paraId="71FE883B" w14:textId="000745C6" w:rsidR="00A47669" w:rsidRPr="00953B0C" w:rsidRDefault="00A47669" w:rsidP="00880433">
      <w:pPr>
        <w:pStyle w:val="Titre3"/>
      </w:pPr>
      <w:bookmarkStart w:id="576" w:name="_Toc104390726"/>
      <w:r w:rsidRPr="00BB6FA3">
        <w:t xml:space="preserve">Pour qu’un développeur puisse définir le flux de travail de son </w:t>
      </w:r>
      <w:r w:rsidR="00273281" w:rsidRPr="00BB6FA3">
        <w:t>système,</w:t>
      </w:r>
      <w:r w:rsidRPr="00BB6FA3">
        <w:t xml:space="preserve"> il doit </w:t>
      </w:r>
      <w:r w:rsidR="00273281" w:rsidRPr="00BB6FA3">
        <w:t>définir</w:t>
      </w:r>
      <w:r w:rsidRPr="00BB6FA3">
        <w:t xml:space="preserve"> les diagrammes de </w:t>
      </w:r>
      <w:r w:rsidR="00273281" w:rsidRPr="00BB6FA3">
        <w:t>séquences.</w:t>
      </w:r>
      <w:bookmarkEnd w:id="576"/>
      <w:r w:rsidRPr="00BB6FA3">
        <w:t xml:space="preserve"> </w:t>
      </w:r>
    </w:p>
    <w:p w14:paraId="4CBD4029" w14:textId="7F95FED3" w:rsidR="00A47669" w:rsidRPr="00953B0C" w:rsidRDefault="00A47669" w:rsidP="00813401">
      <w:pPr>
        <w:pStyle w:val="Titre3"/>
        <w:numPr>
          <w:ilvl w:val="2"/>
          <w:numId w:val="58"/>
        </w:numPr>
      </w:pPr>
      <w:bookmarkStart w:id="577" w:name="_Toc104390727"/>
      <w:r w:rsidRPr="00953B0C">
        <w:t>Diagramme de séquence « …… »</w:t>
      </w:r>
      <w:bookmarkEnd w:id="577"/>
    </w:p>
    <w:p w14:paraId="13534122" w14:textId="0402043E" w:rsidR="00A47669" w:rsidRPr="00953B0C" w:rsidRDefault="00A47669" w:rsidP="00813401">
      <w:pPr>
        <w:pStyle w:val="Titre3"/>
        <w:numPr>
          <w:ilvl w:val="2"/>
          <w:numId w:val="58"/>
        </w:numPr>
      </w:pPr>
      <w:bookmarkStart w:id="578" w:name="_Toc104390728"/>
      <w:r w:rsidRPr="00953B0C">
        <w:t>Diagramme de séquence</w:t>
      </w:r>
      <w:r w:rsidR="00F300AD" w:rsidRPr="00953B0C">
        <w:t xml:space="preserve"> « …</w:t>
      </w:r>
      <w:r w:rsidRPr="00953B0C">
        <w:t> »</w:t>
      </w:r>
      <w:bookmarkEnd w:id="578"/>
      <w:r w:rsidRPr="00953B0C">
        <w:t xml:space="preserve">  </w:t>
      </w:r>
    </w:p>
    <w:p w14:paraId="7BF67FD4" w14:textId="53C5E17E" w:rsidR="00A47669" w:rsidRPr="00953B0C" w:rsidRDefault="00A47669" w:rsidP="00813401">
      <w:pPr>
        <w:pStyle w:val="Titre3"/>
        <w:numPr>
          <w:ilvl w:val="2"/>
          <w:numId w:val="58"/>
        </w:numPr>
      </w:pPr>
      <w:bookmarkStart w:id="579" w:name="_Toc104390729"/>
      <w:r w:rsidRPr="00953B0C">
        <w:t xml:space="preserve">Diagramme de séquence </w:t>
      </w:r>
      <w:r w:rsidR="00F300AD" w:rsidRPr="00953B0C">
        <w:t>« …</w:t>
      </w:r>
      <w:r w:rsidRPr="00953B0C">
        <w:t> »</w:t>
      </w:r>
      <w:bookmarkEnd w:id="579"/>
      <w:r w:rsidRPr="00953B0C">
        <w:t xml:space="preserve"> </w:t>
      </w:r>
    </w:p>
    <w:p w14:paraId="3A92D6FC" w14:textId="77777777" w:rsidR="00A47669" w:rsidRPr="00BB6FA3" w:rsidRDefault="00A47669" w:rsidP="000B59EB">
      <w:pPr>
        <w:pStyle w:val="Paragraphedeliste"/>
        <w:spacing w:after="0" w:line="360" w:lineRule="auto"/>
        <w:ind w:left="1211"/>
        <w:jc w:val="both"/>
        <w:rPr>
          <w:rFonts w:asciiTheme="majorBidi" w:hAnsiTheme="majorBidi" w:cstheme="majorBidi"/>
          <w:sz w:val="24"/>
          <w:szCs w:val="24"/>
        </w:rPr>
      </w:pPr>
    </w:p>
    <w:p w14:paraId="2E4E5BD6" w14:textId="3E747011" w:rsidR="00A47669" w:rsidRPr="00BB6FA3" w:rsidRDefault="00A47669" w:rsidP="007B51A2">
      <w:pPr>
        <w:pStyle w:val="Titre2"/>
        <w:numPr>
          <w:ilvl w:val="1"/>
          <w:numId w:val="55"/>
        </w:numPr>
        <w:jc w:val="both"/>
      </w:pPr>
      <w:bookmarkStart w:id="580" w:name="_Toc104390730"/>
      <w:r w:rsidRPr="00BB6FA3">
        <w:t xml:space="preserve">Diagramme des classes du </w:t>
      </w:r>
      <w:r w:rsidR="00D71E0F" w:rsidRPr="00BB6FA3">
        <w:t>2</w:t>
      </w:r>
      <w:r w:rsidRPr="00BB6FA3">
        <w:t xml:space="preserve"> er Sprint</w:t>
      </w:r>
      <w:bookmarkEnd w:id="580"/>
      <w:r w:rsidRPr="00BB6FA3">
        <w:t xml:space="preserve"> </w:t>
      </w:r>
    </w:p>
    <w:p w14:paraId="0F25F5DD" w14:textId="0A28264E" w:rsidR="00A47669" w:rsidRPr="007B51A2" w:rsidRDefault="00A47669" w:rsidP="007B51A2">
      <w:pPr>
        <w:spacing w:after="0" w:line="360" w:lineRule="auto"/>
        <w:jc w:val="both"/>
        <w:rPr>
          <w:rFonts w:asciiTheme="majorBidi" w:hAnsiTheme="majorBidi" w:cstheme="majorBidi"/>
          <w:sz w:val="24"/>
          <w:szCs w:val="24"/>
        </w:rPr>
      </w:pPr>
      <w:r w:rsidRPr="007B51A2">
        <w:rPr>
          <w:rFonts w:asciiTheme="majorBidi" w:hAnsiTheme="majorBidi" w:cstheme="majorBidi"/>
          <w:sz w:val="24"/>
          <w:szCs w:val="24"/>
        </w:rPr>
        <w:t xml:space="preserve">La figure suivante représente le diagramme de classe relatif à ce </w:t>
      </w:r>
      <w:r w:rsidR="00273281" w:rsidRPr="007B51A2">
        <w:rPr>
          <w:rFonts w:asciiTheme="majorBidi" w:hAnsiTheme="majorBidi" w:cstheme="majorBidi"/>
          <w:sz w:val="24"/>
          <w:szCs w:val="24"/>
        </w:rPr>
        <w:t>Sprint.</w:t>
      </w:r>
      <w:r w:rsidRPr="007B51A2">
        <w:rPr>
          <w:rFonts w:asciiTheme="majorBidi" w:hAnsiTheme="majorBidi" w:cstheme="majorBidi"/>
          <w:sz w:val="24"/>
          <w:szCs w:val="24"/>
        </w:rPr>
        <w:t xml:space="preserve"> </w:t>
      </w:r>
    </w:p>
    <w:p w14:paraId="3E55DFF3" w14:textId="31DC005B" w:rsidR="00A47669" w:rsidRPr="00BB6FA3" w:rsidRDefault="00A47669" w:rsidP="007B51A2">
      <w:pPr>
        <w:pStyle w:val="Titre2"/>
        <w:numPr>
          <w:ilvl w:val="1"/>
          <w:numId w:val="55"/>
        </w:numPr>
      </w:pPr>
      <w:bookmarkStart w:id="581" w:name="_Toc104390731"/>
      <w:r w:rsidRPr="00BB6FA3">
        <w:t xml:space="preserve">Réalisation de </w:t>
      </w:r>
      <w:r w:rsidR="00D71E0F" w:rsidRPr="00BB6FA3">
        <w:t xml:space="preserve">deuxième </w:t>
      </w:r>
      <w:r w:rsidRPr="00BB6FA3">
        <w:t>Sprint</w:t>
      </w:r>
      <w:bookmarkEnd w:id="581"/>
      <w:r w:rsidRPr="00BB6FA3">
        <w:t xml:space="preserve"> </w:t>
      </w:r>
    </w:p>
    <w:p w14:paraId="7F7D3DBF" w14:textId="10C10B28" w:rsidR="00A47669" w:rsidRPr="007B51A2" w:rsidRDefault="00A47669" w:rsidP="007B51A2">
      <w:pPr>
        <w:spacing w:after="0" w:line="360" w:lineRule="auto"/>
        <w:jc w:val="both"/>
        <w:rPr>
          <w:rFonts w:asciiTheme="majorBidi" w:hAnsiTheme="majorBidi" w:cstheme="majorBidi"/>
          <w:sz w:val="24"/>
          <w:szCs w:val="24"/>
        </w:rPr>
      </w:pPr>
      <w:r w:rsidRPr="007B51A2">
        <w:rPr>
          <w:rFonts w:asciiTheme="majorBidi" w:hAnsiTheme="majorBidi" w:cstheme="majorBidi"/>
          <w:sz w:val="24"/>
          <w:szCs w:val="24"/>
        </w:rPr>
        <w:t>Dans cette partie nous présentons les interfaces que nous avons utilisé dans ce Sprint.</w:t>
      </w:r>
    </w:p>
    <w:p w14:paraId="02B6CBBD" w14:textId="725251B6" w:rsidR="00A47669" w:rsidRPr="00BB6FA3" w:rsidRDefault="00A47669" w:rsidP="007B51A2">
      <w:pPr>
        <w:pStyle w:val="Titre2"/>
        <w:numPr>
          <w:ilvl w:val="1"/>
          <w:numId w:val="55"/>
        </w:numPr>
      </w:pPr>
      <w:bookmarkStart w:id="582" w:name="_Toc104390732"/>
      <w:r w:rsidRPr="00BB6FA3">
        <w:rPr>
          <w:highlight w:val="yellow"/>
        </w:rPr>
        <w:t>Les interfaces réalisées dans ce Sprint</w:t>
      </w:r>
      <w:bookmarkEnd w:id="582"/>
    </w:p>
    <w:p w14:paraId="39B2D52C" w14:textId="6A5F249A" w:rsidR="00A47669" w:rsidRPr="00BB6FA3" w:rsidRDefault="00A47669" w:rsidP="007B51A2">
      <w:pPr>
        <w:pStyle w:val="Titre2"/>
        <w:numPr>
          <w:ilvl w:val="1"/>
          <w:numId w:val="55"/>
        </w:numPr>
      </w:pPr>
      <w:bookmarkStart w:id="583" w:name="_Toc104390733"/>
      <w:r w:rsidRPr="00BB6FA3">
        <w:t xml:space="preserve">Revue du </w:t>
      </w:r>
      <w:r w:rsidR="00D71E0F" w:rsidRPr="00BB6FA3">
        <w:t>2</w:t>
      </w:r>
      <w:r w:rsidRPr="00BB6FA3">
        <w:rPr>
          <w:vertAlign w:val="superscript"/>
        </w:rPr>
        <w:t>e</w:t>
      </w:r>
      <w:r w:rsidR="00D71E0F" w:rsidRPr="00BB6FA3">
        <w:rPr>
          <w:vertAlign w:val="superscript"/>
        </w:rPr>
        <w:t>me</w:t>
      </w:r>
      <w:r w:rsidRPr="00BB6FA3">
        <w:t xml:space="preserve"> Sprint</w:t>
      </w:r>
      <w:bookmarkEnd w:id="583"/>
    </w:p>
    <w:p w14:paraId="1CA8C5B7" w14:textId="4699B1DF" w:rsidR="00A47669" w:rsidRPr="007B51A2" w:rsidRDefault="00A47669" w:rsidP="007B51A2">
      <w:pPr>
        <w:spacing w:line="360" w:lineRule="auto"/>
        <w:jc w:val="both"/>
        <w:rPr>
          <w:rFonts w:asciiTheme="majorBidi" w:hAnsiTheme="majorBidi" w:cstheme="majorBidi"/>
          <w:sz w:val="24"/>
          <w:szCs w:val="24"/>
        </w:rPr>
      </w:pPr>
      <w:r w:rsidRPr="007B51A2">
        <w:rPr>
          <w:rFonts w:asciiTheme="majorBidi" w:hAnsiTheme="majorBidi" w:cstheme="majorBidi"/>
          <w:sz w:val="24"/>
          <w:szCs w:val="24"/>
        </w:rPr>
        <w:t xml:space="preserve">A la fin de chaque </w:t>
      </w:r>
      <w:r w:rsidR="00D71E0F" w:rsidRPr="007B51A2">
        <w:rPr>
          <w:rFonts w:asciiTheme="majorBidi" w:hAnsiTheme="majorBidi" w:cstheme="majorBidi"/>
          <w:sz w:val="24"/>
          <w:szCs w:val="24"/>
        </w:rPr>
        <w:t>Sprint,</w:t>
      </w:r>
      <w:r w:rsidRPr="007B51A2">
        <w:rPr>
          <w:rFonts w:asciiTheme="majorBidi" w:hAnsiTheme="majorBidi" w:cstheme="majorBidi"/>
          <w:sz w:val="24"/>
          <w:szCs w:val="24"/>
        </w:rPr>
        <w:t xml:space="preserve"> une présentation est </w:t>
      </w:r>
      <w:r w:rsidR="00D71E0F" w:rsidRPr="007B51A2">
        <w:rPr>
          <w:rFonts w:asciiTheme="majorBidi" w:hAnsiTheme="majorBidi" w:cstheme="majorBidi"/>
          <w:sz w:val="24"/>
          <w:szCs w:val="24"/>
        </w:rPr>
        <w:t>faite.</w:t>
      </w:r>
      <w:r w:rsidRPr="007B51A2">
        <w:rPr>
          <w:rFonts w:asciiTheme="majorBidi" w:hAnsiTheme="majorBidi" w:cstheme="majorBidi"/>
          <w:sz w:val="24"/>
          <w:szCs w:val="24"/>
        </w:rPr>
        <w:t xml:space="preserve"> Nous avons discuté de ce que nous avons fait pendant le Sprint 2 et avons donné une </w:t>
      </w:r>
      <w:r w:rsidR="00D71E0F" w:rsidRPr="007B51A2">
        <w:rPr>
          <w:rFonts w:asciiTheme="majorBidi" w:hAnsiTheme="majorBidi" w:cstheme="majorBidi"/>
          <w:sz w:val="24"/>
          <w:szCs w:val="24"/>
        </w:rPr>
        <w:t>démo.</w:t>
      </w:r>
      <w:r w:rsidRPr="007B51A2">
        <w:rPr>
          <w:rFonts w:asciiTheme="majorBidi" w:hAnsiTheme="majorBidi" w:cstheme="majorBidi"/>
          <w:sz w:val="24"/>
          <w:szCs w:val="24"/>
        </w:rPr>
        <w:t xml:space="preserve"> </w:t>
      </w:r>
    </w:p>
    <w:p w14:paraId="73514140" w14:textId="77777777" w:rsidR="00265907" w:rsidRPr="00BB6FA3" w:rsidRDefault="00265907" w:rsidP="000B59EB">
      <w:pPr>
        <w:pStyle w:val="Paragraphedeliste"/>
        <w:spacing w:line="360" w:lineRule="auto"/>
        <w:jc w:val="both"/>
        <w:rPr>
          <w:rFonts w:asciiTheme="majorBidi" w:hAnsiTheme="majorBidi" w:cstheme="majorBidi"/>
          <w:sz w:val="24"/>
          <w:szCs w:val="24"/>
        </w:rPr>
      </w:pPr>
    </w:p>
    <w:p w14:paraId="11B5C7F6" w14:textId="79D25944" w:rsidR="00A47669" w:rsidRPr="00BB6FA3" w:rsidRDefault="00A47669" w:rsidP="00880433">
      <w:pPr>
        <w:pStyle w:val="Titre1"/>
      </w:pPr>
      <w:bookmarkStart w:id="584" w:name="_Toc104390734"/>
      <w:r w:rsidRPr="00BB6FA3">
        <w:t>Conclusion</w:t>
      </w:r>
      <w:r w:rsidR="00265907" w:rsidRPr="00BB6FA3">
        <w:t> :</w:t>
      </w:r>
      <w:bookmarkEnd w:id="584"/>
    </w:p>
    <w:p w14:paraId="15B77832" w14:textId="1B6DEBBC" w:rsidR="00265907" w:rsidRPr="00880433" w:rsidRDefault="00265907" w:rsidP="00880433">
      <w:pPr>
        <w:spacing w:line="360" w:lineRule="auto"/>
        <w:jc w:val="both"/>
        <w:rPr>
          <w:rFonts w:asciiTheme="majorBidi" w:hAnsiTheme="majorBidi" w:cstheme="majorBidi"/>
          <w:sz w:val="24"/>
          <w:szCs w:val="24"/>
        </w:rPr>
      </w:pPr>
      <w:r w:rsidRPr="00880433">
        <w:rPr>
          <w:rFonts w:asciiTheme="majorBidi" w:hAnsiTheme="majorBidi" w:cstheme="majorBidi"/>
          <w:sz w:val="24"/>
          <w:szCs w:val="24"/>
        </w:rPr>
        <w:t>Tout</w:t>
      </w:r>
      <w:r w:rsidRPr="00880433">
        <w:rPr>
          <w:rFonts w:asciiTheme="majorBidi" w:hAnsiTheme="majorBidi" w:cstheme="majorBidi"/>
          <w:sz w:val="28"/>
          <w:szCs w:val="28"/>
        </w:rPr>
        <w:t xml:space="preserve"> </w:t>
      </w:r>
      <w:r w:rsidRPr="00880433">
        <w:rPr>
          <w:rFonts w:asciiTheme="majorBidi" w:hAnsiTheme="majorBidi" w:cstheme="majorBidi"/>
          <w:sz w:val="24"/>
          <w:szCs w:val="24"/>
        </w:rPr>
        <w:t xml:space="preserve">au </w:t>
      </w:r>
      <w:r w:rsidR="002355AA" w:rsidRPr="00880433">
        <w:rPr>
          <w:rFonts w:asciiTheme="majorBidi" w:hAnsiTheme="majorBidi" w:cstheme="majorBidi"/>
          <w:sz w:val="24"/>
          <w:szCs w:val="24"/>
        </w:rPr>
        <w:t>long de</w:t>
      </w:r>
      <w:r w:rsidRPr="00880433">
        <w:rPr>
          <w:rFonts w:asciiTheme="majorBidi" w:hAnsiTheme="majorBidi" w:cstheme="majorBidi"/>
          <w:sz w:val="24"/>
          <w:szCs w:val="24"/>
        </w:rPr>
        <w:t xml:space="preserve"> </w:t>
      </w:r>
      <w:r w:rsidR="002355AA" w:rsidRPr="00880433">
        <w:rPr>
          <w:rFonts w:asciiTheme="majorBidi" w:hAnsiTheme="majorBidi" w:cstheme="majorBidi"/>
          <w:sz w:val="24"/>
          <w:szCs w:val="24"/>
        </w:rPr>
        <w:t>chapitre,</w:t>
      </w:r>
      <w:r w:rsidRPr="00880433">
        <w:rPr>
          <w:rFonts w:asciiTheme="majorBidi" w:hAnsiTheme="majorBidi" w:cstheme="majorBidi"/>
          <w:sz w:val="24"/>
          <w:szCs w:val="24"/>
        </w:rPr>
        <w:t xml:space="preserve"> nous avons présent</w:t>
      </w:r>
      <w:r w:rsidR="002355AA" w:rsidRPr="00880433">
        <w:rPr>
          <w:rFonts w:asciiTheme="majorBidi" w:hAnsiTheme="majorBidi" w:cstheme="majorBidi"/>
          <w:sz w:val="24"/>
          <w:szCs w:val="24"/>
        </w:rPr>
        <w:t>é le travail réalisé durant le Sprint 12</w:t>
      </w:r>
    </w:p>
    <w:p w14:paraId="04FD095C" w14:textId="1748C4E4" w:rsidR="002355AA" w:rsidRPr="00880433" w:rsidRDefault="002355AA" w:rsidP="00880433">
      <w:pPr>
        <w:spacing w:line="360" w:lineRule="auto"/>
        <w:jc w:val="both"/>
        <w:rPr>
          <w:rFonts w:asciiTheme="majorBidi" w:hAnsiTheme="majorBidi" w:cstheme="majorBidi"/>
          <w:sz w:val="28"/>
          <w:szCs w:val="28"/>
        </w:rPr>
      </w:pPr>
      <w:r w:rsidRPr="00880433">
        <w:rPr>
          <w:rFonts w:asciiTheme="majorBidi" w:hAnsiTheme="majorBidi" w:cstheme="majorBidi"/>
          <w:sz w:val="24"/>
          <w:szCs w:val="24"/>
        </w:rPr>
        <w:t>Ce Sprint à visé la réalisation des items « </w:t>
      </w:r>
      <w:r w:rsidR="00273281" w:rsidRPr="00880433">
        <w:rPr>
          <w:rFonts w:asciiTheme="majorBidi" w:hAnsiTheme="majorBidi" w:cstheme="majorBidi"/>
          <w:sz w:val="24"/>
          <w:szCs w:val="24"/>
        </w:rPr>
        <w:t>……</w:t>
      </w:r>
      <w:r w:rsidRPr="00880433">
        <w:rPr>
          <w:rFonts w:asciiTheme="majorBidi" w:hAnsiTheme="majorBidi" w:cstheme="majorBidi"/>
          <w:sz w:val="24"/>
          <w:szCs w:val="24"/>
        </w:rPr>
        <w:t> » et « …</w:t>
      </w:r>
      <w:r w:rsidR="00273281" w:rsidRPr="00880433">
        <w:rPr>
          <w:rFonts w:asciiTheme="majorBidi" w:hAnsiTheme="majorBidi" w:cstheme="majorBidi"/>
          <w:sz w:val="24"/>
          <w:szCs w:val="24"/>
        </w:rPr>
        <w:t>……</w:t>
      </w:r>
      <w:r w:rsidRPr="00880433">
        <w:rPr>
          <w:rFonts w:asciiTheme="majorBidi" w:hAnsiTheme="majorBidi" w:cstheme="majorBidi"/>
          <w:sz w:val="24"/>
          <w:szCs w:val="24"/>
        </w:rPr>
        <w:t> »</w:t>
      </w:r>
    </w:p>
    <w:p w14:paraId="05FDF420" w14:textId="5E53A8E0" w:rsidR="00A47669" w:rsidRPr="00BB6FA3" w:rsidRDefault="00A47669" w:rsidP="000B59EB">
      <w:pPr>
        <w:pStyle w:val="Paragraphedeliste"/>
        <w:spacing w:after="0" w:line="360" w:lineRule="auto"/>
        <w:ind w:left="1211"/>
        <w:jc w:val="both"/>
        <w:rPr>
          <w:rFonts w:asciiTheme="majorBidi" w:hAnsiTheme="majorBidi" w:cstheme="majorBidi"/>
          <w:sz w:val="28"/>
          <w:szCs w:val="28"/>
        </w:rPr>
      </w:pPr>
    </w:p>
    <w:p w14:paraId="4A828D10" w14:textId="0D6A8A0A" w:rsidR="00D71E0F" w:rsidRPr="00BB6FA3" w:rsidDel="003C4699" w:rsidRDefault="00D71E0F" w:rsidP="000B59EB">
      <w:pPr>
        <w:pStyle w:val="Paragraphedeliste"/>
        <w:spacing w:after="0" w:line="360" w:lineRule="auto"/>
        <w:ind w:left="1211"/>
        <w:jc w:val="both"/>
        <w:rPr>
          <w:del w:id="585" w:author="Rafik" w:date="2022-05-27T23:04:00Z"/>
          <w:rFonts w:asciiTheme="majorBidi" w:hAnsiTheme="majorBidi" w:cstheme="majorBidi"/>
          <w:sz w:val="28"/>
          <w:szCs w:val="28"/>
        </w:rPr>
      </w:pPr>
    </w:p>
    <w:p w14:paraId="72736F51" w14:textId="77777777" w:rsidR="007C1BA4" w:rsidRPr="003C4699" w:rsidRDefault="007C1BA4" w:rsidP="003C4699">
      <w:pPr>
        <w:spacing w:after="0" w:line="360" w:lineRule="auto"/>
        <w:jc w:val="both"/>
        <w:rPr>
          <w:rFonts w:asciiTheme="majorBidi" w:hAnsiTheme="majorBidi" w:cstheme="majorBidi"/>
          <w:sz w:val="28"/>
          <w:szCs w:val="28"/>
          <w:rPrChange w:id="586" w:author="Rafik" w:date="2022-05-27T23:04:00Z">
            <w:rPr/>
          </w:rPrChange>
        </w:rPr>
        <w:pPrChange w:id="587" w:author="Rafik" w:date="2022-05-27T23:04:00Z">
          <w:pPr>
            <w:pStyle w:val="Paragraphedeliste"/>
            <w:spacing w:after="0" w:line="360" w:lineRule="auto"/>
            <w:jc w:val="both"/>
          </w:pPr>
        </w:pPrChange>
      </w:pPr>
    </w:p>
    <w:p w14:paraId="192B5331" w14:textId="77777777" w:rsidR="000914B9" w:rsidRPr="003C4699" w:rsidRDefault="000914B9" w:rsidP="003C4699">
      <w:pPr>
        <w:spacing w:after="0" w:line="360" w:lineRule="auto"/>
        <w:jc w:val="both"/>
        <w:rPr>
          <w:rFonts w:asciiTheme="majorBidi" w:hAnsiTheme="majorBidi" w:cstheme="majorBidi"/>
          <w:sz w:val="28"/>
          <w:szCs w:val="28"/>
          <w:rPrChange w:id="588" w:author="Rafik" w:date="2022-05-27T23:05:00Z">
            <w:rPr/>
          </w:rPrChange>
        </w:rPr>
        <w:pPrChange w:id="589" w:author="Rafik" w:date="2022-05-27T23:05:00Z">
          <w:pPr>
            <w:pStyle w:val="Paragraphedeliste"/>
            <w:spacing w:after="0" w:line="360" w:lineRule="auto"/>
            <w:jc w:val="both"/>
          </w:pPr>
        </w:pPrChange>
      </w:pPr>
    </w:p>
    <w:p w14:paraId="2A19B093" w14:textId="0AEFFEFC" w:rsidR="00D71E0F" w:rsidRPr="00F908D9" w:rsidRDefault="00D71E0F" w:rsidP="00F908D9">
      <w:pPr>
        <w:pStyle w:val="Titre1"/>
        <w:jc w:val="center"/>
        <w:rPr>
          <w:sz w:val="40"/>
          <w:szCs w:val="40"/>
        </w:rPr>
      </w:pPr>
      <w:bookmarkStart w:id="590" w:name="_Toc104390735"/>
      <w:r w:rsidRPr="00F908D9">
        <w:rPr>
          <w:sz w:val="40"/>
          <w:szCs w:val="40"/>
        </w:rPr>
        <w:t>Chapitre 5 : Sprint 3</w:t>
      </w:r>
      <w:bookmarkEnd w:id="590"/>
    </w:p>
    <w:p w14:paraId="394C997F" w14:textId="77777777" w:rsidR="004F7AF2" w:rsidRPr="00BB6FA3" w:rsidRDefault="004F7AF2" w:rsidP="000B59EB">
      <w:pPr>
        <w:spacing w:line="360" w:lineRule="auto"/>
        <w:jc w:val="both"/>
        <w:rPr>
          <w:rFonts w:asciiTheme="majorBidi" w:hAnsiTheme="majorBidi" w:cstheme="majorBidi"/>
          <w:b/>
          <w:bCs/>
          <w:sz w:val="40"/>
          <w:szCs w:val="40"/>
        </w:rPr>
      </w:pPr>
    </w:p>
    <w:p w14:paraId="0F2C111F" w14:textId="77777777" w:rsidR="00303DC8" w:rsidRPr="00BB6FA3" w:rsidRDefault="00303DC8" w:rsidP="000B59EB">
      <w:pPr>
        <w:pStyle w:val="Paragraphedeliste"/>
        <w:numPr>
          <w:ilvl w:val="0"/>
          <w:numId w:val="18"/>
        </w:numPr>
        <w:spacing w:line="360" w:lineRule="auto"/>
        <w:jc w:val="both"/>
        <w:rPr>
          <w:rFonts w:asciiTheme="majorBidi" w:hAnsiTheme="majorBidi" w:cstheme="majorBidi"/>
          <w:sz w:val="28"/>
          <w:szCs w:val="28"/>
        </w:rPr>
      </w:pPr>
      <w:r w:rsidRPr="00BB6FA3">
        <w:rPr>
          <w:rFonts w:asciiTheme="majorBidi" w:hAnsiTheme="majorBidi" w:cstheme="majorBidi"/>
          <w:sz w:val="28"/>
          <w:szCs w:val="28"/>
        </w:rPr>
        <w:t>Le Backlog du sprint 1</w:t>
      </w:r>
    </w:p>
    <w:p w14:paraId="289979AD" w14:textId="77777777" w:rsidR="00303DC8" w:rsidRPr="00BB6FA3" w:rsidRDefault="00303DC8" w:rsidP="000B59EB">
      <w:pPr>
        <w:pStyle w:val="Paragraphedeliste"/>
        <w:numPr>
          <w:ilvl w:val="0"/>
          <w:numId w:val="18"/>
        </w:numPr>
        <w:spacing w:line="360" w:lineRule="auto"/>
        <w:jc w:val="both"/>
        <w:rPr>
          <w:rFonts w:asciiTheme="majorBidi" w:hAnsiTheme="majorBidi" w:cstheme="majorBidi"/>
          <w:sz w:val="28"/>
          <w:szCs w:val="28"/>
        </w:rPr>
      </w:pPr>
      <w:r w:rsidRPr="00BB6FA3">
        <w:rPr>
          <w:rFonts w:asciiTheme="majorBidi" w:hAnsiTheme="majorBidi" w:cstheme="majorBidi"/>
          <w:sz w:val="28"/>
          <w:szCs w:val="28"/>
        </w:rPr>
        <w:t>Spécification fonctionnelle du sprint 1</w:t>
      </w:r>
    </w:p>
    <w:p w14:paraId="22DDAA28" w14:textId="77777777" w:rsidR="00303DC8" w:rsidRPr="00BB6FA3" w:rsidRDefault="00303DC8" w:rsidP="000B59EB">
      <w:pPr>
        <w:pStyle w:val="Paragraphedeliste"/>
        <w:numPr>
          <w:ilvl w:val="1"/>
          <w:numId w:val="18"/>
        </w:numPr>
        <w:spacing w:line="360" w:lineRule="auto"/>
        <w:jc w:val="both"/>
        <w:rPr>
          <w:rFonts w:asciiTheme="majorBidi" w:hAnsiTheme="majorBidi" w:cstheme="majorBidi"/>
          <w:sz w:val="28"/>
          <w:szCs w:val="28"/>
        </w:rPr>
      </w:pPr>
      <w:r w:rsidRPr="00BB6FA3">
        <w:rPr>
          <w:rFonts w:asciiTheme="majorBidi" w:hAnsiTheme="majorBidi" w:cstheme="majorBidi"/>
          <w:sz w:val="28"/>
          <w:szCs w:val="28"/>
        </w:rPr>
        <w:t xml:space="preserve">Diagramme de cas d’utilisation </w:t>
      </w:r>
    </w:p>
    <w:p w14:paraId="2CD57EE0" w14:textId="77777777" w:rsidR="00303DC8" w:rsidRPr="00BB6FA3" w:rsidRDefault="00303DC8" w:rsidP="000B59EB">
      <w:pPr>
        <w:pStyle w:val="Paragraphedeliste"/>
        <w:numPr>
          <w:ilvl w:val="2"/>
          <w:numId w:val="18"/>
        </w:numPr>
        <w:spacing w:line="360" w:lineRule="auto"/>
        <w:jc w:val="both"/>
        <w:rPr>
          <w:rFonts w:asciiTheme="majorBidi" w:hAnsiTheme="majorBidi" w:cstheme="majorBidi"/>
          <w:sz w:val="28"/>
          <w:szCs w:val="28"/>
        </w:rPr>
      </w:pPr>
      <w:r w:rsidRPr="00BB6FA3">
        <w:rPr>
          <w:rFonts w:asciiTheme="majorBidi" w:hAnsiTheme="majorBidi" w:cstheme="majorBidi"/>
          <w:sz w:val="28"/>
          <w:szCs w:val="28"/>
        </w:rPr>
        <w:t>Item « …… »</w:t>
      </w:r>
    </w:p>
    <w:p w14:paraId="15710FA6" w14:textId="77777777" w:rsidR="00303DC8" w:rsidRPr="00BB6FA3" w:rsidRDefault="00303DC8" w:rsidP="000B59EB">
      <w:pPr>
        <w:pStyle w:val="Paragraphedeliste"/>
        <w:numPr>
          <w:ilvl w:val="2"/>
          <w:numId w:val="18"/>
        </w:numPr>
        <w:spacing w:line="360" w:lineRule="auto"/>
        <w:jc w:val="both"/>
        <w:rPr>
          <w:rFonts w:asciiTheme="majorBidi" w:hAnsiTheme="majorBidi" w:cstheme="majorBidi"/>
          <w:sz w:val="28"/>
          <w:szCs w:val="28"/>
        </w:rPr>
      </w:pPr>
      <w:r w:rsidRPr="00BB6FA3">
        <w:rPr>
          <w:rFonts w:asciiTheme="majorBidi" w:hAnsiTheme="majorBidi" w:cstheme="majorBidi"/>
          <w:sz w:val="28"/>
          <w:szCs w:val="28"/>
        </w:rPr>
        <w:t>Item « … »</w:t>
      </w:r>
    </w:p>
    <w:p w14:paraId="2D721697" w14:textId="77777777" w:rsidR="00303DC8" w:rsidRPr="00BB6FA3" w:rsidRDefault="00303DC8" w:rsidP="000B59EB">
      <w:pPr>
        <w:pStyle w:val="Paragraphedeliste"/>
        <w:numPr>
          <w:ilvl w:val="2"/>
          <w:numId w:val="18"/>
        </w:numPr>
        <w:spacing w:line="360" w:lineRule="auto"/>
        <w:jc w:val="both"/>
        <w:rPr>
          <w:rFonts w:asciiTheme="majorBidi" w:hAnsiTheme="majorBidi" w:cstheme="majorBidi"/>
          <w:sz w:val="28"/>
          <w:szCs w:val="28"/>
        </w:rPr>
      </w:pPr>
      <w:r w:rsidRPr="00BB6FA3">
        <w:rPr>
          <w:rFonts w:asciiTheme="majorBidi" w:hAnsiTheme="majorBidi" w:cstheme="majorBidi"/>
          <w:sz w:val="28"/>
          <w:szCs w:val="28"/>
        </w:rPr>
        <w:t>Item « … »</w:t>
      </w:r>
    </w:p>
    <w:p w14:paraId="0CD97D0B" w14:textId="77777777" w:rsidR="00303DC8" w:rsidRPr="00BB6FA3" w:rsidRDefault="00303DC8" w:rsidP="000B59EB">
      <w:pPr>
        <w:pStyle w:val="Paragraphedeliste"/>
        <w:numPr>
          <w:ilvl w:val="1"/>
          <w:numId w:val="18"/>
        </w:numPr>
        <w:spacing w:line="360" w:lineRule="auto"/>
        <w:jc w:val="both"/>
        <w:rPr>
          <w:rFonts w:asciiTheme="majorBidi" w:hAnsiTheme="majorBidi" w:cstheme="majorBidi"/>
          <w:sz w:val="28"/>
          <w:szCs w:val="28"/>
        </w:rPr>
      </w:pPr>
      <w:r w:rsidRPr="00BB6FA3">
        <w:rPr>
          <w:rFonts w:asciiTheme="majorBidi" w:hAnsiTheme="majorBidi" w:cstheme="majorBidi"/>
          <w:sz w:val="28"/>
          <w:szCs w:val="28"/>
        </w:rPr>
        <w:t>Diagramme de séquence</w:t>
      </w:r>
    </w:p>
    <w:p w14:paraId="0E9ECED7" w14:textId="77777777" w:rsidR="00303DC8" w:rsidRPr="00BB6FA3" w:rsidRDefault="00303DC8" w:rsidP="000B59EB">
      <w:pPr>
        <w:pStyle w:val="Paragraphedeliste"/>
        <w:numPr>
          <w:ilvl w:val="2"/>
          <w:numId w:val="18"/>
        </w:numPr>
        <w:spacing w:line="360" w:lineRule="auto"/>
        <w:jc w:val="both"/>
        <w:rPr>
          <w:rFonts w:asciiTheme="majorBidi" w:hAnsiTheme="majorBidi" w:cstheme="majorBidi"/>
          <w:sz w:val="28"/>
          <w:szCs w:val="28"/>
        </w:rPr>
      </w:pPr>
      <w:r w:rsidRPr="00BB6FA3">
        <w:rPr>
          <w:rFonts w:asciiTheme="majorBidi" w:hAnsiTheme="majorBidi" w:cstheme="majorBidi"/>
          <w:sz w:val="28"/>
          <w:szCs w:val="28"/>
        </w:rPr>
        <w:t>Diagramme de séquence ……</w:t>
      </w:r>
    </w:p>
    <w:p w14:paraId="7D71B849" w14:textId="77777777" w:rsidR="00303DC8" w:rsidRPr="00BB6FA3" w:rsidRDefault="00303DC8" w:rsidP="000B59EB">
      <w:pPr>
        <w:pStyle w:val="Paragraphedeliste"/>
        <w:numPr>
          <w:ilvl w:val="2"/>
          <w:numId w:val="18"/>
        </w:numPr>
        <w:spacing w:line="360" w:lineRule="auto"/>
        <w:jc w:val="both"/>
        <w:rPr>
          <w:rFonts w:asciiTheme="majorBidi" w:hAnsiTheme="majorBidi" w:cstheme="majorBidi"/>
          <w:sz w:val="28"/>
          <w:szCs w:val="28"/>
        </w:rPr>
      </w:pPr>
      <w:r w:rsidRPr="00BB6FA3">
        <w:rPr>
          <w:rFonts w:asciiTheme="majorBidi" w:hAnsiTheme="majorBidi" w:cstheme="majorBidi"/>
          <w:sz w:val="28"/>
          <w:szCs w:val="28"/>
        </w:rPr>
        <w:t>Diagramme de séquence…….</w:t>
      </w:r>
    </w:p>
    <w:p w14:paraId="0EB7D2D7" w14:textId="77777777" w:rsidR="00303DC8" w:rsidRPr="00BB6FA3" w:rsidRDefault="00303DC8" w:rsidP="000B59EB">
      <w:pPr>
        <w:pStyle w:val="Paragraphedeliste"/>
        <w:numPr>
          <w:ilvl w:val="2"/>
          <w:numId w:val="18"/>
        </w:numPr>
        <w:spacing w:line="360" w:lineRule="auto"/>
        <w:jc w:val="both"/>
        <w:rPr>
          <w:rFonts w:asciiTheme="majorBidi" w:hAnsiTheme="majorBidi" w:cstheme="majorBidi"/>
          <w:sz w:val="28"/>
          <w:szCs w:val="28"/>
        </w:rPr>
      </w:pPr>
      <w:r w:rsidRPr="00BB6FA3">
        <w:rPr>
          <w:rFonts w:asciiTheme="majorBidi" w:hAnsiTheme="majorBidi" w:cstheme="majorBidi"/>
          <w:sz w:val="28"/>
          <w:szCs w:val="28"/>
        </w:rPr>
        <w:t xml:space="preserve">Diagramme de séquence …   </w:t>
      </w:r>
    </w:p>
    <w:p w14:paraId="3D204192" w14:textId="77777777" w:rsidR="00303DC8" w:rsidRPr="00BB6FA3" w:rsidRDefault="00303DC8" w:rsidP="000B59EB">
      <w:pPr>
        <w:pStyle w:val="Paragraphedeliste"/>
        <w:numPr>
          <w:ilvl w:val="1"/>
          <w:numId w:val="18"/>
        </w:numPr>
        <w:spacing w:line="360" w:lineRule="auto"/>
        <w:jc w:val="both"/>
        <w:rPr>
          <w:rFonts w:asciiTheme="majorBidi" w:hAnsiTheme="majorBidi" w:cstheme="majorBidi"/>
          <w:sz w:val="28"/>
          <w:szCs w:val="28"/>
        </w:rPr>
      </w:pPr>
      <w:r w:rsidRPr="00BB6FA3">
        <w:rPr>
          <w:rFonts w:asciiTheme="majorBidi" w:hAnsiTheme="majorBidi" w:cstheme="majorBidi"/>
          <w:sz w:val="28"/>
          <w:szCs w:val="28"/>
        </w:rPr>
        <w:t>Diagramme de classe du Sprint 1</w:t>
      </w:r>
    </w:p>
    <w:p w14:paraId="1980521C" w14:textId="77777777" w:rsidR="00303DC8" w:rsidRPr="00BB6FA3" w:rsidRDefault="00303DC8" w:rsidP="000B59EB">
      <w:pPr>
        <w:pStyle w:val="Paragraphedeliste"/>
        <w:numPr>
          <w:ilvl w:val="1"/>
          <w:numId w:val="18"/>
        </w:numPr>
        <w:spacing w:line="360" w:lineRule="auto"/>
        <w:jc w:val="both"/>
        <w:rPr>
          <w:rFonts w:asciiTheme="majorBidi" w:hAnsiTheme="majorBidi" w:cstheme="majorBidi"/>
          <w:sz w:val="28"/>
          <w:szCs w:val="28"/>
        </w:rPr>
      </w:pPr>
      <w:r w:rsidRPr="00BB6FA3">
        <w:rPr>
          <w:rFonts w:asciiTheme="majorBidi" w:hAnsiTheme="majorBidi" w:cstheme="majorBidi"/>
          <w:sz w:val="28"/>
          <w:szCs w:val="28"/>
        </w:rPr>
        <w:t>Réalisation du Sprint 1</w:t>
      </w:r>
    </w:p>
    <w:p w14:paraId="6ADACE5E" w14:textId="77777777" w:rsidR="00303DC8" w:rsidRPr="00BB6FA3" w:rsidRDefault="00303DC8" w:rsidP="000B59EB">
      <w:pPr>
        <w:pStyle w:val="Paragraphedeliste"/>
        <w:numPr>
          <w:ilvl w:val="1"/>
          <w:numId w:val="18"/>
        </w:numPr>
        <w:spacing w:line="360" w:lineRule="auto"/>
        <w:jc w:val="both"/>
        <w:rPr>
          <w:rFonts w:asciiTheme="majorBidi" w:hAnsiTheme="majorBidi" w:cstheme="majorBidi"/>
          <w:sz w:val="28"/>
          <w:szCs w:val="28"/>
        </w:rPr>
      </w:pPr>
      <w:r w:rsidRPr="00BB6FA3">
        <w:rPr>
          <w:rFonts w:asciiTheme="majorBidi" w:hAnsiTheme="majorBidi" w:cstheme="majorBidi"/>
          <w:sz w:val="28"/>
          <w:szCs w:val="28"/>
        </w:rPr>
        <w:t>Revue de Sprint 1</w:t>
      </w:r>
    </w:p>
    <w:p w14:paraId="594669D8" w14:textId="77777777" w:rsidR="00D71E0F" w:rsidRPr="00BB6FA3" w:rsidRDefault="00D71E0F" w:rsidP="000B59EB">
      <w:pPr>
        <w:pStyle w:val="Paragraphedeliste"/>
        <w:spacing w:after="0" w:line="360" w:lineRule="auto"/>
        <w:jc w:val="both"/>
        <w:rPr>
          <w:rFonts w:asciiTheme="majorBidi" w:hAnsiTheme="majorBidi" w:cstheme="majorBidi"/>
          <w:sz w:val="28"/>
          <w:szCs w:val="28"/>
        </w:rPr>
      </w:pPr>
    </w:p>
    <w:p w14:paraId="7D5759A2" w14:textId="77777777" w:rsidR="00D71E0F" w:rsidRPr="00BB6FA3" w:rsidRDefault="00D71E0F" w:rsidP="000B59EB">
      <w:pPr>
        <w:pStyle w:val="Paragraphedeliste"/>
        <w:spacing w:after="0" w:line="360" w:lineRule="auto"/>
        <w:jc w:val="both"/>
        <w:rPr>
          <w:rFonts w:asciiTheme="majorBidi" w:hAnsiTheme="majorBidi" w:cstheme="majorBidi"/>
          <w:sz w:val="28"/>
          <w:szCs w:val="28"/>
        </w:rPr>
      </w:pPr>
    </w:p>
    <w:p w14:paraId="1B1697B6" w14:textId="77777777" w:rsidR="00D71E0F" w:rsidRPr="00BB6FA3" w:rsidRDefault="00D71E0F" w:rsidP="000B59EB">
      <w:pPr>
        <w:pStyle w:val="Paragraphedeliste"/>
        <w:spacing w:after="0" w:line="360" w:lineRule="auto"/>
        <w:ind w:left="1211"/>
        <w:jc w:val="both"/>
        <w:rPr>
          <w:rFonts w:asciiTheme="majorBidi" w:hAnsiTheme="majorBidi" w:cstheme="majorBidi"/>
          <w:b/>
          <w:bCs/>
          <w:sz w:val="24"/>
          <w:szCs w:val="24"/>
        </w:rPr>
      </w:pPr>
    </w:p>
    <w:p w14:paraId="4CC6DE55" w14:textId="77777777" w:rsidR="00D71E0F" w:rsidRPr="00BB6FA3" w:rsidRDefault="00D71E0F" w:rsidP="000B59EB">
      <w:pPr>
        <w:pStyle w:val="Paragraphedeliste"/>
        <w:spacing w:after="0" w:line="360" w:lineRule="auto"/>
        <w:ind w:left="1211"/>
        <w:jc w:val="both"/>
        <w:rPr>
          <w:rFonts w:asciiTheme="majorBidi" w:hAnsiTheme="majorBidi" w:cstheme="majorBidi"/>
          <w:b/>
          <w:bCs/>
          <w:sz w:val="24"/>
          <w:szCs w:val="24"/>
        </w:rPr>
      </w:pPr>
    </w:p>
    <w:p w14:paraId="044C4C15" w14:textId="77777777" w:rsidR="00D71E0F" w:rsidRPr="00BB6FA3" w:rsidRDefault="00D71E0F" w:rsidP="000B59EB">
      <w:pPr>
        <w:spacing w:after="0" w:line="360" w:lineRule="auto"/>
        <w:jc w:val="both"/>
        <w:rPr>
          <w:rFonts w:asciiTheme="majorBidi" w:hAnsiTheme="majorBidi" w:cstheme="majorBidi"/>
          <w:b/>
          <w:bCs/>
          <w:sz w:val="24"/>
          <w:szCs w:val="24"/>
        </w:rPr>
      </w:pPr>
    </w:p>
    <w:p w14:paraId="7E0F7600" w14:textId="77777777" w:rsidR="00D71E0F" w:rsidRPr="00BB6FA3" w:rsidRDefault="00D71E0F" w:rsidP="000B59EB">
      <w:pPr>
        <w:spacing w:after="0" w:line="360" w:lineRule="auto"/>
        <w:jc w:val="both"/>
        <w:rPr>
          <w:rFonts w:asciiTheme="majorBidi" w:hAnsiTheme="majorBidi" w:cstheme="majorBidi"/>
          <w:b/>
          <w:bCs/>
          <w:sz w:val="24"/>
          <w:szCs w:val="24"/>
        </w:rPr>
      </w:pPr>
    </w:p>
    <w:p w14:paraId="322EDCEE" w14:textId="1BB6CCFB" w:rsidR="00D71E0F" w:rsidRPr="00BB6FA3" w:rsidRDefault="00D71E0F" w:rsidP="000B59EB">
      <w:pPr>
        <w:pStyle w:val="Paragraphedeliste"/>
        <w:spacing w:after="0" w:line="360" w:lineRule="auto"/>
        <w:ind w:left="1211"/>
        <w:jc w:val="both"/>
        <w:rPr>
          <w:rFonts w:asciiTheme="majorBidi" w:hAnsiTheme="majorBidi" w:cstheme="majorBidi"/>
          <w:b/>
          <w:bCs/>
          <w:sz w:val="24"/>
          <w:szCs w:val="24"/>
        </w:rPr>
      </w:pPr>
    </w:p>
    <w:p w14:paraId="4EE26C82" w14:textId="5F69A153" w:rsidR="00303DC8" w:rsidRPr="00BB6FA3" w:rsidRDefault="00303DC8" w:rsidP="000B59EB">
      <w:pPr>
        <w:pStyle w:val="Paragraphedeliste"/>
        <w:spacing w:after="0" w:line="360" w:lineRule="auto"/>
        <w:ind w:left="1211"/>
        <w:jc w:val="both"/>
        <w:rPr>
          <w:rFonts w:asciiTheme="majorBidi" w:hAnsiTheme="majorBidi" w:cstheme="majorBidi"/>
          <w:b/>
          <w:bCs/>
          <w:sz w:val="24"/>
          <w:szCs w:val="24"/>
        </w:rPr>
      </w:pPr>
    </w:p>
    <w:p w14:paraId="725ECEC8" w14:textId="3A2FC27F" w:rsidR="00303DC8" w:rsidRPr="00BB6FA3" w:rsidRDefault="00303DC8" w:rsidP="000B59EB">
      <w:pPr>
        <w:pStyle w:val="Paragraphedeliste"/>
        <w:spacing w:after="0" w:line="360" w:lineRule="auto"/>
        <w:ind w:left="1211"/>
        <w:jc w:val="both"/>
        <w:rPr>
          <w:rFonts w:asciiTheme="majorBidi" w:hAnsiTheme="majorBidi" w:cstheme="majorBidi"/>
          <w:b/>
          <w:bCs/>
          <w:sz w:val="24"/>
          <w:szCs w:val="24"/>
        </w:rPr>
      </w:pPr>
    </w:p>
    <w:p w14:paraId="55455515" w14:textId="5FDDE363" w:rsidR="00303DC8" w:rsidRPr="00BB6FA3" w:rsidRDefault="00303DC8" w:rsidP="000B59EB">
      <w:pPr>
        <w:pStyle w:val="Paragraphedeliste"/>
        <w:spacing w:after="0" w:line="360" w:lineRule="auto"/>
        <w:ind w:left="1211"/>
        <w:jc w:val="both"/>
        <w:rPr>
          <w:rFonts w:asciiTheme="majorBidi" w:hAnsiTheme="majorBidi" w:cstheme="majorBidi"/>
          <w:b/>
          <w:bCs/>
          <w:sz w:val="24"/>
          <w:szCs w:val="24"/>
        </w:rPr>
      </w:pPr>
    </w:p>
    <w:p w14:paraId="686055CF" w14:textId="77777777" w:rsidR="00303DC8" w:rsidRPr="008A060C" w:rsidRDefault="00303DC8" w:rsidP="008A060C">
      <w:pPr>
        <w:spacing w:after="0" w:line="360" w:lineRule="auto"/>
        <w:jc w:val="both"/>
        <w:rPr>
          <w:rFonts w:asciiTheme="majorBidi" w:hAnsiTheme="majorBidi" w:cstheme="majorBidi"/>
          <w:b/>
          <w:bCs/>
          <w:sz w:val="24"/>
          <w:szCs w:val="24"/>
        </w:rPr>
      </w:pPr>
    </w:p>
    <w:p w14:paraId="4ADE64E9" w14:textId="3606E749" w:rsidR="00D71E0F" w:rsidRPr="00BB6FA3" w:rsidRDefault="00D71E0F" w:rsidP="008A060C">
      <w:pPr>
        <w:pStyle w:val="Titre1"/>
      </w:pPr>
      <w:bookmarkStart w:id="591" w:name="_Toc104390736"/>
      <w:r w:rsidRPr="00BB6FA3">
        <w:lastRenderedPageBreak/>
        <w:t>Introduction :</w:t>
      </w:r>
      <w:bookmarkEnd w:id="591"/>
    </w:p>
    <w:p w14:paraId="50D21F4D" w14:textId="5798444F" w:rsidR="00D71E0F" w:rsidRPr="00BB6FA3" w:rsidRDefault="00074F7B" w:rsidP="00F908D9">
      <w:pPr>
        <w:spacing w:after="0" w:line="360" w:lineRule="auto"/>
        <w:ind w:firstLine="360"/>
        <w:jc w:val="both"/>
        <w:rPr>
          <w:rFonts w:asciiTheme="majorBidi" w:hAnsiTheme="majorBidi" w:cstheme="majorBidi"/>
          <w:b/>
          <w:bCs/>
          <w:sz w:val="24"/>
          <w:szCs w:val="24"/>
        </w:rPr>
      </w:pPr>
      <w:r w:rsidRPr="00BB6FA3">
        <w:rPr>
          <w:rFonts w:asciiTheme="majorBidi" w:hAnsiTheme="majorBidi" w:cstheme="majorBidi"/>
          <w:sz w:val="28"/>
          <w:szCs w:val="28"/>
        </w:rPr>
        <w:t xml:space="preserve">Dans ce chapitre nous allons entamer </w:t>
      </w:r>
      <w:r w:rsidR="00781B0D" w:rsidRPr="00BB6FA3">
        <w:rPr>
          <w:rFonts w:asciiTheme="majorBidi" w:hAnsiTheme="majorBidi" w:cstheme="majorBidi"/>
          <w:sz w:val="28"/>
          <w:szCs w:val="28"/>
        </w:rPr>
        <w:t>la description détaillée</w:t>
      </w:r>
      <w:r w:rsidRPr="00BB6FA3">
        <w:rPr>
          <w:rFonts w:asciiTheme="majorBidi" w:hAnsiTheme="majorBidi" w:cstheme="majorBidi"/>
          <w:sz w:val="28"/>
          <w:szCs w:val="28"/>
        </w:rPr>
        <w:t xml:space="preserve"> du troisième sprint</w:t>
      </w:r>
      <w:r w:rsidR="002B3E07" w:rsidRPr="00BB6FA3">
        <w:rPr>
          <w:rFonts w:asciiTheme="majorBidi" w:hAnsiTheme="majorBidi" w:cstheme="majorBidi"/>
          <w:sz w:val="28"/>
          <w:szCs w:val="28"/>
        </w:rPr>
        <w:t>, nous nous intéressons par</w:t>
      </w:r>
      <w:r w:rsidRPr="00BB6FA3">
        <w:rPr>
          <w:rFonts w:asciiTheme="majorBidi" w:hAnsiTheme="majorBidi" w:cstheme="majorBidi"/>
          <w:sz w:val="28"/>
          <w:szCs w:val="28"/>
        </w:rPr>
        <w:t xml:space="preserve"> l’analyse</w:t>
      </w:r>
      <w:r w:rsidR="002B3E07" w:rsidRPr="00BB6FA3">
        <w:rPr>
          <w:rFonts w:asciiTheme="majorBidi" w:hAnsiTheme="majorBidi" w:cstheme="majorBidi"/>
          <w:sz w:val="28"/>
          <w:szCs w:val="28"/>
        </w:rPr>
        <w:t xml:space="preserve"> suivi par la </w:t>
      </w:r>
      <w:r w:rsidRPr="00BB6FA3">
        <w:rPr>
          <w:rFonts w:asciiTheme="majorBidi" w:hAnsiTheme="majorBidi" w:cstheme="majorBidi"/>
          <w:sz w:val="28"/>
          <w:szCs w:val="28"/>
        </w:rPr>
        <w:t xml:space="preserve">conception, </w:t>
      </w:r>
      <w:r w:rsidR="002B3E07" w:rsidRPr="00BB6FA3">
        <w:rPr>
          <w:rFonts w:asciiTheme="majorBidi" w:hAnsiTheme="majorBidi" w:cstheme="majorBidi"/>
          <w:sz w:val="28"/>
          <w:szCs w:val="28"/>
        </w:rPr>
        <w:t xml:space="preserve">et </w:t>
      </w:r>
      <w:r w:rsidRPr="00BB6FA3">
        <w:rPr>
          <w:rFonts w:asciiTheme="majorBidi" w:hAnsiTheme="majorBidi" w:cstheme="majorBidi"/>
          <w:sz w:val="28"/>
          <w:szCs w:val="28"/>
        </w:rPr>
        <w:t>terminons</w:t>
      </w:r>
      <w:r w:rsidR="002B3E07" w:rsidRPr="00BB6FA3">
        <w:rPr>
          <w:rFonts w:asciiTheme="majorBidi" w:hAnsiTheme="majorBidi" w:cstheme="majorBidi"/>
          <w:sz w:val="28"/>
          <w:szCs w:val="28"/>
        </w:rPr>
        <w:t xml:space="preserve"> par </w:t>
      </w:r>
      <w:r w:rsidRPr="00BB6FA3">
        <w:rPr>
          <w:rFonts w:asciiTheme="majorBidi" w:hAnsiTheme="majorBidi" w:cstheme="majorBidi"/>
          <w:sz w:val="28"/>
          <w:szCs w:val="28"/>
        </w:rPr>
        <w:t>la revue de sprint.</w:t>
      </w:r>
    </w:p>
    <w:p w14:paraId="2807B2F4" w14:textId="1A7E0B38" w:rsidR="00D71E0F" w:rsidRPr="00CA7978" w:rsidRDefault="00D71E0F" w:rsidP="008A060C">
      <w:pPr>
        <w:pStyle w:val="Titre1"/>
        <w:numPr>
          <w:ilvl w:val="0"/>
          <w:numId w:val="66"/>
        </w:numPr>
      </w:pPr>
      <w:bookmarkStart w:id="592" w:name="_Toc104390737"/>
      <w:r w:rsidRPr="00CA7978">
        <w:t>Le backlog de sprint :</w:t>
      </w:r>
      <w:bookmarkEnd w:id="592"/>
    </w:p>
    <w:p w14:paraId="4A68F649" w14:textId="27B8B39B" w:rsidR="00D71E0F" w:rsidRPr="00BB6FA3" w:rsidRDefault="00611C64" w:rsidP="000B59EB">
      <w:pPr>
        <w:pStyle w:val="Paragraphedeliste"/>
        <w:spacing w:after="0" w:line="360" w:lineRule="auto"/>
        <w:jc w:val="both"/>
        <w:rPr>
          <w:rFonts w:asciiTheme="majorBidi" w:hAnsiTheme="majorBidi" w:cstheme="majorBidi"/>
          <w:sz w:val="24"/>
          <w:szCs w:val="24"/>
        </w:rPr>
      </w:pPr>
      <w:r w:rsidRPr="00BB6FA3">
        <w:rPr>
          <w:rFonts w:asciiTheme="majorBidi" w:hAnsiTheme="majorBidi" w:cstheme="majorBidi"/>
          <w:sz w:val="24"/>
          <w:szCs w:val="24"/>
        </w:rPr>
        <w:t xml:space="preserve">Selon le </w:t>
      </w:r>
      <w:r w:rsidR="00781B0D" w:rsidRPr="00BB6FA3">
        <w:rPr>
          <w:rFonts w:asciiTheme="majorBidi" w:hAnsiTheme="majorBidi" w:cstheme="majorBidi"/>
          <w:sz w:val="24"/>
          <w:szCs w:val="24"/>
        </w:rPr>
        <w:t>plan,</w:t>
      </w:r>
      <w:r w:rsidRPr="00BB6FA3">
        <w:rPr>
          <w:rFonts w:asciiTheme="majorBidi" w:hAnsiTheme="majorBidi" w:cstheme="majorBidi"/>
          <w:sz w:val="24"/>
          <w:szCs w:val="24"/>
        </w:rPr>
        <w:t xml:space="preserve"> ce sprint </w:t>
      </w:r>
      <w:r w:rsidR="00781B0D">
        <w:rPr>
          <w:rFonts w:asciiTheme="majorBidi" w:hAnsiTheme="majorBidi" w:cstheme="majorBidi"/>
          <w:sz w:val="24"/>
          <w:szCs w:val="24"/>
        </w:rPr>
        <w:t>s</w:t>
      </w:r>
      <w:r w:rsidRPr="00BB6FA3">
        <w:rPr>
          <w:rFonts w:asciiTheme="majorBidi" w:hAnsiTheme="majorBidi" w:cstheme="majorBidi"/>
          <w:sz w:val="24"/>
          <w:szCs w:val="24"/>
        </w:rPr>
        <w:t xml:space="preserve">e concentre </w:t>
      </w:r>
      <w:r w:rsidR="002B3E07" w:rsidRPr="00BB6FA3">
        <w:rPr>
          <w:rFonts w:asciiTheme="majorBidi" w:hAnsiTheme="majorBidi" w:cstheme="majorBidi"/>
          <w:sz w:val="24"/>
          <w:szCs w:val="24"/>
        </w:rPr>
        <w:t>principalement</w:t>
      </w:r>
      <w:r w:rsidRPr="00BB6FA3">
        <w:rPr>
          <w:rFonts w:asciiTheme="majorBidi" w:hAnsiTheme="majorBidi" w:cstheme="majorBidi"/>
          <w:sz w:val="24"/>
          <w:szCs w:val="24"/>
        </w:rPr>
        <w:t xml:space="preserve"> aux items</w:t>
      </w:r>
      <w:r w:rsidR="00781B0D" w:rsidRPr="00BB6FA3">
        <w:rPr>
          <w:rFonts w:asciiTheme="majorBidi" w:hAnsiTheme="majorBidi" w:cstheme="majorBidi"/>
          <w:sz w:val="24"/>
          <w:szCs w:val="24"/>
        </w:rPr>
        <w:t xml:space="preserve"> « …</w:t>
      </w:r>
      <w:r w:rsidRPr="00BB6FA3">
        <w:rPr>
          <w:rFonts w:asciiTheme="majorBidi" w:hAnsiTheme="majorBidi" w:cstheme="majorBidi"/>
          <w:sz w:val="24"/>
          <w:szCs w:val="24"/>
        </w:rPr>
        <w:t> </w:t>
      </w:r>
      <w:r w:rsidR="00781B0D" w:rsidRPr="00BB6FA3">
        <w:rPr>
          <w:rFonts w:asciiTheme="majorBidi" w:hAnsiTheme="majorBidi" w:cstheme="majorBidi"/>
          <w:sz w:val="24"/>
          <w:szCs w:val="24"/>
        </w:rPr>
        <w:t>»,</w:t>
      </w:r>
      <w:r w:rsidRPr="00BB6FA3">
        <w:rPr>
          <w:rFonts w:asciiTheme="majorBidi" w:hAnsiTheme="majorBidi" w:cstheme="majorBidi"/>
          <w:sz w:val="24"/>
          <w:szCs w:val="24"/>
        </w:rPr>
        <w:t> « … » et</w:t>
      </w:r>
      <w:r w:rsidR="00781B0D" w:rsidRPr="00BB6FA3">
        <w:rPr>
          <w:rFonts w:asciiTheme="majorBidi" w:hAnsiTheme="majorBidi" w:cstheme="majorBidi"/>
          <w:sz w:val="24"/>
          <w:szCs w:val="24"/>
        </w:rPr>
        <w:t xml:space="preserve"> « …</w:t>
      </w:r>
      <w:r w:rsidRPr="00BB6FA3">
        <w:rPr>
          <w:rFonts w:asciiTheme="majorBidi" w:hAnsiTheme="majorBidi" w:cstheme="majorBidi"/>
          <w:sz w:val="24"/>
          <w:szCs w:val="24"/>
        </w:rPr>
        <w:t> »</w:t>
      </w:r>
      <w:r w:rsidR="00D71E0F" w:rsidRPr="00BB6FA3">
        <w:rPr>
          <w:rFonts w:asciiTheme="majorBidi" w:hAnsiTheme="majorBidi" w:cstheme="majorBidi"/>
          <w:sz w:val="24"/>
          <w:szCs w:val="24"/>
        </w:rPr>
        <w:t>.</w:t>
      </w:r>
    </w:p>
    <w:p w14:paraId="37BD1879" w14:textId="77777777" w:rsidR="00D71E0F" w:rsidRPr="00BB6FA3" w:rsidRDefault="00D71E0F" w:rsidP="000B59EB">
      <w:pPr>
        <w:spacing w:after="0" w:line="360" w:lineRule="auto"/>
        <w:jc w:val="both"/>
        <w:rPr>
          <w:rFonts w:asciiTheme="majorBidi" w:hAnsiTheme="majorBidi" w:cstheme="majorBidi"/>
          <w:b/>
          <w:bCs/>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3262"/>
        <w:gridCol w:w="1270"/>
      </w:tblGrid>
      <w:tr w:rsidR="00D71E0F" w:rsidRPr="00BB6FA3" w14:paraId="253CE3E7" w14:textId="77777777" w:rsidTr="005750A7">
        <w:trPr>
          <w:trHeight w:val="690"/>
        </w:trPr>
        <w:tc>
          <w:tcPr>
            <w:tcW w:w="2265" w:type="dxa"/>
            <w:shd w:val="clear" w:color="auto" w:fill="F2F2F2" w:themeFill="background1" w:themeFillShade="F2"/>
          </w:tcPr>
          <w:p w14:paraId="6C60BE82" w14:textId="77777777" w:rsidR="00D71E0F" w:rsidRPr="00BB6FA3" w:rsidRDefault="00D71E0F" w:rsidP="000B59EB">
            <w:pPr>
              <w:spacing w:line="360" w:lineRule="auto"/>
              <w:jc w:val="both"/>
              <w:rPr>
                <w:rFonts w:asciiTheme="majorBidi" w:hAnsiTheme="majorBidi" w:cstheme="majorBidi"/>
                <w:b/>
                <w:bCs/>
                <w:sz w:val="20"/>
                <w:szCs w:val="20"/>
              </w:rPr>
            </w:pPr>
            <w:r w:rsidRPr="00BB6FA3">
              <w:rPr>
                <w:rFonts w:asciiTheme="majorBidi" w:hAnsiTheme="majorBidi" w:cstheme="majorBidi"/>
                <w:b/>
                <w:bCs/>
                <w:sz w:val="20"/>
                <w:szCs w:val="20"/>
              </w:rPr>
              <w:t>Items</w:t>
            </w:r>
          </w:p>
        </w:tc>
        <w:tc>
          <w:tcPr>
            <w:tcW w:w="2265" w:type="dxa"/>
            <w:shd w:val="clear" w:color="auto" w:fill="F2F2F2" w:themeFill="background1" w:themeFillShade="F2"/>
          </w:tcPr>
          <w:p w14:paraId="56797849" w14:textId="77777777" w:rsidR="00D71E0F" w:rsidRPr="00BB6FA3" w:rsidRDefault="00D71E0F" w:rsidP="000B59EB">
            <w:pPr>
              <w:spacing w:line="360" w:lineRule="auto"/>
              <w:jc w:val="both"/>
              <w:rPr>
                <w:rFonts w:asciiTheme="majorBidi" w:hAnsiTheme="majorBidi" w:cstheme="majorBidi"/>
                <w:b/>
                <w:bCs/>
                <w:sz w:val="20"/>
                <w:szCs w:val="20"/>
              </w:rPr>
            </w:pPr>
            <w:r w:rsidRPr="00BB6FA3">
              <w:rPr>
                <w:rFonts w:asciiTheme="majorBidi" w:hAnsiTheme="majorBidi" w:cstheme="majorBidi"/>
                <w:b/>
                <w:bCs/>
                <w:sz w:val="20"/>
                <w:szCs w:val="20"/>
              </w:rPr>
              <w:t>User Stories</w:t>
            </w:r>
          </w:p>
        </w:tc>
        <w:tc>
          <w:tcPr>
            <w:tcW w:w="3262" w:type="dxa"/>
            <w:shd w:val="clear" w:color="auto" w:fill="F2F2F2" w:themeFill="background1" w:themeFillShade="F2"/>
          </w:tcPr>
          <w:p w14:paraId="0D087A7D" w14:textId="77777777" w:rsidR="00D71E0F" w:rsidRPr="00BB6FA3" w:rsidRDefault="00D71E0F" w:rsidP="000B59EB">
            <w:pPr>
              <w:spacing w:line="360" w:lineRule="auto"/>
              <w:jc w:val="both"/>
              <w:rPr>
                <w:rFonts w:asciiTheme="majorBidi" w:hAnsiTheme="majorBidi" w:cstheme="majorBidi"/>
                <w:b/>
                <w:bCs/>
                <w:sz w:val="20"/>
                <w:szCs w:val="20"/>
              </w:rPr>
            </w:pPr>
            <w:r w:rsidRPr="00BB6FA3">
              <w:rPr>
                <w:rFonts w:asciiTheme="majorBidi" w:hAnsiTheme="majorBidi" w:cstheme="majorBidi"/>
                <w:b/>
                <w:bCs/>
                <w:sz w:val="20"/>
                <w:szCs w:val="20"/>
              </w:rPr>
              <w:t>Taches</w:t>
            </w:r>
          </w:p>
        </w:tc>
        <w:tc>
          <w:tcPr>
            <w:tcW w:w="1270" w:type="dxa"/>
            <w:shd w:val="clear" w:color="auto" w:fill="F2F2F2" w:themeFill="background1" w:themeFillShade="F2"/>
          </w:tcPr>
          <w:p w14:paraId="194FCB74" w14:textId="77777777" w:rsidR="00D71E0F" w:rsidRPr="00BB6FA3" w:rsidRDefault="00D71E0F" w:rsidP="000B59EB">
            <w:pPr>
              <w:spacing w:line="360" w:lineRule="auto"/>
              <w:jc w:val="both"/>
              <w:rPr>
                <w:rFonts w:asciiTheme="majorBidi" w:hAnsiTheme="majorBidi" w:cstheme="majorBidi"/>
                <w:b/>
                <w:bCs/>
              </w:rPr>
            </w:pPr>
            <w:r w:rsidRPr="00BB6FA3">
              <w:rPr>
                <w:rFonts w:asciiTheme="majorBidi" w:hAnsiTheme="majorBidi" w:cstheme="majorBidi"/>
                <w:b/>
                <w:bCs/>
              </w:rPr>
              <w:t xml:space="preserve"> Estimation</w:t>
            </w:r>
          </w:p>
        </w:tc>
      </w:tr>
      <w:tr w:rsidR="00707D12" w:rsidRPr="00BB6FA3" w14:paraId="55B22431" w14:textId="77777777" w:rsidTr="005750A7">
        <w:trPr>
          <w:trHeight w:val="328"/>
        </w:trPr>
        <w:tc>
          <w:tcPr>
            <w:tcW w:w="2265" w:type="dxa"/>
            <w:vMerge w:val="restart"/>
          </w:tcPr>
          <w:p w14:paraId="71998032" w14:textId="77777777" w:rsidR="00707D12" w:rsidRDefault="00707D12" w:rsidP="000B59EB">
            <w:pPr>
              <w:spacing w:line="360" w:lineRule="auto"/>
              <w:jc w:val="both"/>
              <w:rPr>
                <w:rFonts w:asciiTheme="majorBidi" w:hAnsiTheme="majorBidi" w:cstheme="majorBidi"/>
                <w:b/>
                <w:bCs/>
                <w:sz w:val="20"/>
                <w:szCs w:val="20"/>
              </w:rPr>
            </w:pPr>
          </w:p>
          <w:p w14:paraId="7E7D4DF7" w14:textId="77777777" w:rsidR="00707D12" w:rsidRDefault="00707D12" w:rsidP="000B59EB">
            <w:pPr>
              <w:spacing w:line="360" w:lineRule="auto"/>
              <w:jc w:val="both"/>
              <w:rPr>
                <w:rFonts w:asciiTheme="majorBidi" w:hAnsiTheme="majorBidi" w:cstheme="majorBidi"/>
                <w:b/>
                <w:bCs/>
                <w:sz w:val="20"/>
                <w:szCs w:val="20"/>
              </w:rPr>
            </w:pPr>
          </w:p>
          <w:p w14:paraId="2CF15B31" w14:textId="360895D9" w:rsidR="00707D12" w:rsidRDefault="00707D12" w:rsidP="000B59EB">
            <w:pPr>
              <w:spacing w:line="360" w:lineRule="auto"/>
              <w:jc w:val="both"/>
              <w:rPr>
                <w:rFonts w:asciiTheme="majorBidi" w:hAnsiTheme="majorBidi" w:cstheme="majorBidi"/>
                <w:b/>
                <w:bCs/>
                <w:sz w:val="20"/>
                <w:szCs w:val="20"/>
              </w:rPr>
            </w:pPr>
            <w:r w:rsidRPr="00BB6FA3">
              <w:rPr>
                <w:rFonts w:asciiTheme="majorBidi" w:hAnsiTheme="majorBidi" w:cstheme="majorBidi"/>
                <w:b/>
                <w:bCs/>
                <w:sz w:val="20"/>
                <w:szCs w:val="20"/>
              </w:rPr>
              <w:t>Acheter des cours guidées</w:t>
            </w:r>
          </w:p>
          <w:p w14:paraId="4E205461" w14:textId="77777777" w:rsidR="00707D12" w:rsidRDefault="00707D12" w:rsidP="000B59EB">
            <w:pPr>
              <w:spacing w:line="360" w:lineRule="auto"/>
              <w:jc w:val="both"/>
              <w:rPr>
                <w:rFonts w:asciiTheme="majorBidi" w:hAnsiTheme="majorBidi" w:cstheme="majorBidi"/>
                <w:b/>
                <w:bCs/>
                <w:sz w:val="20"/>
                <w:szCs w:val="20"/>
              </w:rPr>
            </w:pPr>
          </w:p>
          <w:p w14:paraId="694DF714" w14:textId="77777777" w:rsidR="00707D12" w:rsidRDefault="00707D12" w:rsidP="000B59EB">
            <w:pPr>
              <w:spacing w:line="360" w:lineRule="auto"/>
              <w:jc w:val="both"/>
              <w:rPr>
                <w:rFonts w:asciiTheme="majorBidi" w:hAnsiTheme="majorBidi" w:cstheme="majorBidi"/>
                <w:b/>
                <w:bCs/>
                <w:sz w:val="20"/>
                <w:szCs w:val="20"/>
              </w:rPr>
            </w:pPr>
          </w:p>
          <w:p w14:paraId="52BFA8C7" w14:textId="77777777" w:rsidR="00707D12" w:rsidRDefault="00707D12" w:rsidP="000B59EB">
            <w:pPr>
              <w:spacing w:line="360" w:lineRule="auto"/>
              <w:jc w:val="both"/>
              <w:rPr>
                <w:rFonts w:asciiTheme="majorBidi" w:hAnsiTheme="majorBidi" w:cstheme="majorBidi"/>
                <w:b/>
                <w:bCs/>
                <w:sz w:val="20"/>
                <w:szCs w:val="20"/>
              </w:rPr>
            </w:pPr>
          </w:p>
          <w:p w14:paraId="2154EEBB" w14:textId="77777777" w:rsidR="00707D12" w:rsidRDefault="00707D12" w:rsidP="000B59EB">
            <w:pPr>
              <w:spacing w:line="360" w:lineRule="auto"/>
              <w:jc w:val="both"/>
              <w:rPr>
                <w:rFonts w:asciiTheme="majorBidi" w:hAnsiTheme="majorBidi" w:cstheme="majorBidi"/>
                <w:b/>
                <w:bCs/>
                <w:sz w:val="20"/>
                <w:szCs w:val="20"/>
              </w:rPr>
            </w:pPr>
          </w:p>
          <w:p w14:paraId="75B72155" w14:textId="77777777" w:rsidR="00707D12" w:rsidRDefault="00707D12" w:rsidP="000B59EB">
            <w:pPr>
              <w:spacing w:line="360" w:lineRule="auto"/>
              <w:jc w:val="both"/>
              <w:rPr>
                <w:rFonts w:asciiTheme="majorBidi" w:hAnsiTheme="majorBidi" w:cstheme="majorBidi"/>
                <w:b/>
                <w:bCs/>
                <w:sz w:val="20"/>
                <w:szCs w:val="20"/>
              </w:rPr>
            </w:pPr>
          </w:p>
          <w:p w14:paraId="0144EFEB" w14:textId="77777777" w:rsidR="00707D12" w:rsidRDefault="00707D12" w:rsidP="000B59EB">
            <w:pPr>
              <w:spacing w:line="360" w:lineRule="auto"/>
              <w:jc w:val="both"/>
              <w:rPr>
                <w:rFonts w:asciiTheme="majorBidi" w:hAnsiTheme="majorBidi" w:cstheme="majorBidi"/>
                <w:b/>
                <w:bCs/>
                <w:sz w:val="20"/>
                <w:szCs w:val="20"/>
              </w:rPr>
            </w:pPr>
          </w:p>
          <w:p w14:paraId="2BFFE8B0" w14:textId="0D86A3C2" w:rsidR="00707D12" w:rsidRPr="00BB6FA3" w:rsidRDefault="00707D12" w:rsidP="000B59EB">
            <w:pPr>
              <w:spacing w:line="360" w:lineRule="auto"/>
              <w:jc w:val="both"/>
              <w:rPr>
                <w:rFonts w:asciiTheme="majorBidi" w:hAnsiTheme="majorBidi" w:cstheme="majorBidi"/>
                <w:b/>
                <w:bCs/>
                <w:sz w:val="20"/>
                <w:szCs w:val="20"/>
              </w:rPr>
            </w:pPr>
          </w:p>
        </w:tc>
        <w:tc>
          <w:tcPr>
            <w:tcW w:w="2265" w:type="dxa"/>
            <w:vMerge w:val="restart"/>
          </w:tcPr>
          <w:p w14:paraId="471BD2E1" w14:textId="77777777" w:rsidR="00707D12" w:rsidRPr="003D7320" w:rsidRDefault="00707D12" w:rsidP="000B59EB">
            <w:pPr>
              <w:spacing w:line="360" w:lineRule="auto"/>
              <w:jc w:val="both"/>
              <w:rPr>
                <w:rFonts w:asciiTheme="majorBidi" w:hAnsiTheme="majorBidi" w:cstheme="majorBidi"/>
                <w:sz w:val="20"/>
                <w:szCs w:val="20"/>
              </w:rPr>
            </w:pPr>
            <w:r w:rsidRPr="003D7320">
              <w:rPr>
                <w:rFonts w:asciiTheme="majorBidi" w:hAnsiTheme="majorBidi" w:cstheme="majorBidi"/>
                <w:sz w:val="20"/>
                <w:szCs w:val="20"/>
              </w:rPr>
              <w:t>Acheter un cours.</w:t>
            </w:r>
          </w:p>
          <w:p w14:paraId="138E84A0" w14:textId="61251316" w:rsidR="00707D12" w:rsidRPr="00BB6FA3" w:rsidRDefault="00707D12" w:rsidP="000B59EB">
            <w:pPr>
              <w:spacing w:line="360" w:lineRule="auto"/>
              <w:jc w:val="both"/>
              <w:rPr>
                <w:rFonts w:asciiTheme="majorBidi" w:hAnsiTheme="majorBidi" w:cstheme="majorBidi"/>
                <w:b/>
                <w:bCs/>
                <w:sz w:val="20"/>
                <w:szCs w:val="20"/>
              </w:rPr>
            </w:pPr>
          </w:p>
        </w:tc>
        <w:tc>
          <w:tcPr>
            <w:tcW w:w="3262" w:type="dxa"/>
          </w:tcPr>
          <w:p w14:paraId="5D82BC0D" w14:textId="22E36E81" w:rsidR="00707D12" w:rsidRPr="003D7320" w:rsidRDefault="00707D12" w:rsidP="000B59EB">
            <w:pPr>
              <w:spacing w:line="360" w:lineRule="auto"/>
              <w:jc w:val="both"/>
              <w:rPr>
                <w:rFonts w:asciiTheme="majorBidi" w:hAnsiTheme="majorBidi" w:cstheme="majorBidi"/>
                <w:sz w:val="20"/>
                <w:szCs w:val="20"/>
              </w:rPr>
            </w:pPr>
            <w:r w:rsidRPr="003D7320">
              <w:rPr>
                <w:rFonts w:asciiTheme="majorBidi" w:hAnsiTheme="majorBidi" w:cstheme="majorBidi"/>
                <w:sz w:val="20"/>
                <w:szCs w:val="20"/>
              </w:rPr>
              <w:t xml:space="preserve">Créer les </w:t>
            </w:r>
            <w:proofErr w:type="spellStart"/>
            <w:r w:rsidRPr="003D7320">
              <w:rPr>
                <w:rFonts w:asciiTheme="majorBidi" w:hAnsiTheme="majorBidi" w:cstheme="majorBidi"/>
                <w:sz w:val="20"/>
                <w:szCs w:val="20"/>
              </w:rPr>
              <w:t>IHMs</w:t>
            </w:r>
            <w:proofErr w:type="spellEnd"/>
            <w:r w:rsidRPr="003D7320">
              <w:rPr>
                <w:rFonts w:asciiTheme="majorBidi" w:hAnsiTheme="majorBidi" w:cstheme="majorBidi"/>
                <w:sz w:val="20"/>
                <w:szCs w:val="20"/>
              </w:rPr>
              <w:t>.</w:t>
            </w:r>
          </w:p>
        </w:tc>
        <w:tc>
          <w:tcPr>
            <w:tcW w:w="1270" w:type="dxa"/>
            <w:vMerge w:val="restart"/>
          </w:tcPr>
          <w:p w14:paraId="7B7514F6" w14:textId="77777777" w:rsidR="00707D12" w:rsidRPr="00BB6FA3" w:rsidRDefault="00707D12" w:rsidP="000B59EB">
            <w:pPr>
              <w:spacing w:line="360" w:lineRule="auto"/>
              <w:jc w:val="both"/>
              <w:rPr>
                <w:rFonts w:asciiTheme="majorBidi" w:hAnsiTheme="majorBidi" w:cstheme="majorBidi"/>
                <w:b/>
                <w:bCs/>
                <w:sz w:val="20"/>
                <w:szCs w:val="20"/>
              </w:rPr>
            </w:pPr>
          </w:p>
        </w:tc>
      </w:tr>
      <w:tr w:rsidR="00707D12" w:rsidRPr="00BB6FA3" w14:paraId="3412B023" w14:textId="77777777" w:rsidTr="005750A7">
        <w:trPr>
          <w:trHeight w:val="392"/>
        </w:trPr>
        <w:tc>
          <w:tcPr>
            <w:tcW w:w="2265" w:type="dxa"/>
            <w:vMerge/>
          </w:tcPr>
          <w:p w14:paraId="21D7C018" w14:textId="77777777" w:rsidR="00707D12" w:rsidRDefault="00707D12" w:rsidP="000B59EB">
            <w:pPr>
              <w:spacing w:line="360" w:lineRule="auto"/>
              <w:jc w:val="both"/>
              <w:rPr>
                <w:rFonts w:asciiTheme="majorBidi" w:hAnsiTheme="majorBidi" w:cstheme="majorBidi"/>
                <w:b/>
                <w:bCs/>
                <w:sz w:val="20"/>
                <w:szCs w:val="20"/>
              </w:rPr>
            </w:pPr>
          </w:p>
        </w:tc>
        <w:tc>
          <w:tcPr>
            <w:tcW w:w="2265" w:type="dxa"/>
            <w:vMerge/>
          </w:tcPr>
          <w:p w14:paraId="6CF11AE1" w14:textId="77777777" w:rsidR="00707D12" w:rsidRPr="00BB6FA3" w:rsidRDefault="00707D12" w:rsidP="000B59EB">
            <w:pPr>
              <w:spacing w:line="360" w:lineRule="auto"/>
              <w:jc w:val="both"/>
              <w:rPr>
                <w:rFonts w:asciiTheme="majorBidi" w:hAnsiTheme="majorBidi" w:cstheme="majorBidi"/>
                <w:b/>
                <w:bCs/>
                <w:sz w:val="20"/>
                <w:szCs w:val="20"/>
              </w:rPr>
            </w:pPr>
          </w:p>
        </w:tc>
        <w:tc>
          <w:tcPr>
            <w:tcW w:w="3262" w:type="dxa"/>
          </w:tcPr>
          <w:p w14:paraId="78A1127C" w14:textId="0A131831" w:rsidR="00707D12" w:rsidRPr="003D7320" w:rsidRDefault="00707D12" w:rsidP="000B59EB">
            <w:pPr>
              <w:spacing w:line="360" w:lineRule="auto"/>
              <w:jc w:val="both"/>
              <w:rPr>
                <w:rFonts w:asciiTheme="majorBidi" w:hAnsiTheme="majorBidi" w:cstheme="majorBidi"/>
                <w:sz w:val="20"/>
                <w:szCs w:val="20"/>
              </w:rPr>
            </w:pPr>
            <w:r w:rsidRPr="003D7320">
              <w:rPr>
                <w:rFonts w:asciiTheme="majorBidi" w:hAnsiTheme="majorBidi" w:cstheme="majorBidi"/>
                <w:sz w:val="20"/>
                <w:szCs w:val="20"/>
              </w:rPr>
              <w:t>Rendre l’interface Responsive.</w:t>
            </w:r>
          </w:p>
        </w:tc>
        <w:tc>
          <w:tcPr>
            <w:tcW w:w="1270" w:type="dxa"/>
            <w:vMerge/>
          </w:tcPr>
          <w:p w14:paraId="564F1CDA" w14:textId="77777777" w:rsidR="00707D12" w:rsidRPr="00BB6FA3" w:rsidRDefault="00707D12" w:rsidP="000B59EB">
            <w:pPr>
              <w:spacing w:line="360" w:lineRule="auto"/>
              <w:jc w:val="both"/>
              <w:rPr>
                <w:rFonts w:asciiTheme="majorBidi" w:hAnsiTheme="majorBidi" w:cstheme="majorBidi"/>
                <w:b/>
                <w:bCs/>
                <w:sz w:val="20"/>
                <w:szCs w:val="20"/>
              </w:rPr>
            </w:pPr>
          </w:p>
        </w:tc>
      </w:tr>
      <w:tr w:rsidR="00707D12" w:rsidRPr="00BB6FA3" w14:paraId="64B7EC7F" w14:textId="77777777" w:rsidTr="005750A7">
        <w:trPr>
          <w:trHeight w:val="516"/>
        </w:trPr>
        <w:tc>
          <w:tcPr>
            <w:tcW w:w="2265" w:type="dxa"/>
            <w:vMerge/>
          </w:tcPr>
          <w:p w14:paraId="6931885D" w14:textId="77777777" w:rsidR="00707D12" w:rsidRDefault="00707D12" w:rsidP="000B59EB">
            <w:pPr>
              <w:spacing w:line="360" w:lineRule="auto"/>
              <w:jc w:val="both"/>
              <w:rPr>
                <w:rFonts w:asciiTheme="majorBidi" w:hAnsiTheme="majorBidi" w:cstheme="majorBidi"/>
                <w:b/>
                <w:bCs/>
                <w:sz w:val="20"/>
                <w:szCs w:val="20"/>
              </w:rPr>
            </w:pPr>
          </w:p>
        </w:tc>
        <w:tc>
          <w:tcPr>
            <w:tcW w:w="2265" w:type="dxa"/>
            <w:vMerge/>
          </w:tcPr>
          <w:p w14:paraId="2C49469B" w14:textId="77777777" w:rsidR="00707D12" w:rsidRPr="00BB6FA3" w:rsidRDefault="00707D12" w:rsidP="000B59EB">
            <w:pPr>
              <w:spacing w:line="360" w:lineRule="auto"/>
              <w:jc w:val="both"/>
              <w:rPr>
                <w:rFonts w:asciiTheme="majorBidi" w:hAnsiTheme="majorBidi" w:cstheme="majorBidi"/>
                <w:b/>
                <w:bCs/>
                <w:sz w:val="20"/>
                <w:szCs w:val="20"/>
              </w:rPr>
            </w:pPr>
          </w:p>
        </w:tc>
        <w:tc>
          <w:tcPr>
            <w:tcW w:w="3262" w:type="dxa"/>
          </w:tcPr>
          <w:p w14:paraId="12267497" w14:textId="1993D4AA" w:rsidR="00707D12" w:rsidRPr="003D7320" w:rsidRDefault="00707D12" w:rsidP="000B59EB">
            <w:pPr>
              <w:spacing w:line="360" w:lineRule="auto"/>
              <w:jc w:val="both"/>
              <w:rPr>
                <w:rFonts w:asciiTheme="majorBidi" w:hAnsiTheme="majorBidi" w:cstheme="majorBidi"/>
                <w:sz w:val="20"/>
                <w:szCs w:val="20"/>
              </w:rPr>
            </w:pPr>
            <w:r w:rsidRPr="003D7320">
              <w:rPr>
                <w:rFonts w:asciiTheme="majorBidi" w:hAnsiTheme="majorBidi" w:cstheme="majorBidi"/>
                <w:sz w:val="20"/>
                <w:szCs w:val="20"/>
              </w:rPr>
              <w:t>Créer la fonctionnalité d’achat de cours.</w:t>
            </w:r>
          </w:p>
        </w:tc>
        <w:tc>
          <w:tcPr>
            <w:tcW w:w="1270" w:type="dxa"/>
            <w:vMerge/>
          </w:tcPr>
          <w:p w14:paraId="685374E2" w14:textId="77777777" w:rsidR="00707D12" w:rsidRPr="00BB6FA3" w:rsidRDefault="00707D12" w:rsidP="000B59EB">
            <w:pPr>
              <w:spacing w:line="360" w:lineRule="auto"/>
              <w:jc w:val="both"/>
              <w:rPr>
                <w:rFonts w:asciiTheme="majorBidi" w:hAnsiTheme="majorBidi" w:cstheme="majorBidi"/>
                <w:b/>
                <w:bCs/>
                <w:sz w:val="20"/>
                <w:szCs w:val="20"/>
              </w:rPr>
            </w:pPr>
          </w:p>
        </w:tc>
      </w:tr>
      <w:tr w:rsidR="00707D12" w:rsidRPr="00BB6FA3" w14:paraId="4115D29A" w14:textId="77777777" w:rsidTr="005750A7">
        <w:trPr>
          <w:trHeight w:val="504"/>
        </w:trPr>
        <w:tc>
          <w:tcPr>
            <w:tcW w:w="2265" w:type="dxa"/>
            <w:vMerge/>
          </w:tcPr>
          <w:p w14:paraId="1071CC5D" w14:textId="77777777" w:rsidR="00707D12" w:rsidRDefault="00707D12" w:rsidP="000B59EB">
            <w:pPr>
              <w:spacing w:line="360" w:lineRule="auto"/>
              <w:jc w:val="both"/>
              <w:rPr>
                <w:rFonts w:asciiTheme="majorBidi" w:hAnsiTheme="majorBidi" w:cstheme="majorBidi"/>
                <w:b/>
                <w:bCs/>
                <w:sz w:val="20"/>
                <w:szCs w:val="20"/>
              </w:rPr>
            </w:pPr>
          </w:p>
        </w:tc>
        <w:tc>
          <w:tcPr>
            <w:tcW w:w="2265" w:type="dxa"/>
            <w:vMerge w:val="restart"/>
          </w:tcPr>
          <w:p w14:paraId="1BC29948" w14:textId="77777777" w:rsidR="00707D12" w:rsidRDefault="00707D12" w:rsidP="000B59EB">
            <w:pPr>
              <w:spacing w:line="360" w:lineRule="auto"/>
              <w:jc w:val="both"/>
              <w:rPr>
                <w:rFonts w:asciiTheme="majorBidi" w:hAnsiTheme="majorBidi" w:cstheme="majorBidi"/>
                <w:sz w:val="20"/>
                <w:szCs w:val="20"/>
              </w:rPr>
            </w:pPr>
            <w:r w:rsidRPr="003D7320">
              <w:rPr>
                <w:rFonts w:asciiTheme="majorBidi" w:hAnsiTheme="majorBidi" w:cstheme="majorBidi"/>
                <w:sz w:val="20"/>
                <w:szCs w:val="20"/>
              </w:rPr>
              <w:t>Consulter les achats de cours.</w:t>
            </w:r>
          </w:p>
          <w:p w14:paraId="0E6A91F9" w14:textId="77777777" w:rsidR="00F300AD" w:rsidRPr="00F300AD" w:rsidRDefault="00F300AD" w:rsidP="000B59EB">
            <w:pPr>
              <w:spacing w:line="360" w:lineRule="auto"/>
              <w:rPr>
                <w:rFonts w:asciiTheme="majorBidi" w:hAnsiTheme="majorBidi" w:cstheme="majorBidi"/>
                <w:sz w:val="20"/>
                <w:szCs w:val="20"/>
              </w:rPr>
            </w:pPr>
          </w:p>
          <w:p w14:paraId="78B9BA63" w14:textId="2F73126E" w:rsidR="00F300AD" w:rsidRPr="00F300AD" w:rsidRDefault="00F300AD" w:rsidP="000B59EB">
            <w:pPr>
              <w:spacing w:line="360" w:lineRule="auto"/>
              <w:rPr>
                <w:rFonts w:asciiTheme="majorBidi" w:hAnsiTheme="majorBidi" w:cstheme="majorBidi"/>
                <w:sz w:val="20"/>
                <w:szCs w:val="20"/>
              </w:rPr>
            </w:pPr>
          </w:p>
        </w:tc>
        <w:tc>
          <w:tcPr>
            <w:tcW w:w="3262" w:type="dxa"/>
          </w:tcPr>
          <w:p w14:paraId="0830676C" w14:textId="264CCFD4" w:rsidR="00707D12" w:rsidRPr="003D7320" w:rsidRDefault="00707D12" w:rsidP="000B59EB">
            <w:pPr>
              <w:spacing w:line="360" w:lineRule="auto"/>
              <w:jc w:val="both"/>
              <w:rPr>
                <w:rFonts w:asciiTheme="majorBidi" w:hAnsiTheme="majorBidi" w:cstheme="majorBidi"/>
                <w:sz w:val="20"/>
                <w:szCs w:val="20"/>
              </w:rPr>
            </w:pPr>
            <w:r w:rsidRPr="003D7320">
              <w:rPr>
                <w:rFonts w:asciiTheme="majorBidi" w:hAnsiTheme="majorBidi" w:cstheme="majorBidi"/>
                <w:sz w:val="20"/>
                <w:szCs w:val="20"/>
              </w:rPr>
              <w:t>Rendre l’interface responsive.</w:t>
            </w:r>
          </w:p>
        </w:tc>
        <w:tc>
          <w:tcPr>
            <w:tcW w:w="1270" w:type="dxa"/>
            <w:vMerge/>
          </w:tcPr>
          <w:p w14:paraId="43FC4CA9" w14:textId="77777777" w:rsidR="00707D12" w:rsidRPr="00BB6FA3" w:rsidRDefault="00707D12" w:rsidP="000B59EB">
            <w:pPr>
              <w:spacing w:line="360" w:lineRule="auto"/>
              <w:jc w:val="both"/>
              <w:rPr>
                <w:rFonts w:asciiTheme="majorBidi" w:hAnsiTheme="majorBidi" w:cstheme="majorBidi"/>
                <w:b/>
                <w:bCs/>
                <w:sz w:val="20"/>
                <w:szCs w:val="20"/>
              </w:rPr>
            </w:pPr>
          </w:p>
        </w:tc>
      </w:tr>
      <w:tr w:rsidR="00707D12" w:rsidRPr="00BB6FA3" w14:paraId="7629FF9E" w14:textId="77777777" w:rsidTr="005750A7">
        <w:trPr>
          <w:trHeight w:val="973"/>
        </w:trPr>
        <w:tc>
          <w:tcPr>
            <w:tcW w:w="2265" w:type="dxa"/>
            <w:vMerge/>
          </w:tcPr>
          <w:p w14:paraId="2DEA6ABD" w14:textId="77777777" w:rsidR="00707D12" w:rsidRDefault="00707D12" w:rsidP="000B59EB">
            <w:pPr>
              <w:spacing w:line="360" w:lineRule="auto"/>
              <w:jc w:val="both"/>
              <w:rPr>
                <w:rFonts w:asciiTheme="majorBidi" w:hAnsiTheme="majorBidi" w:cstheme="majorBidi"/>
                <w:b/>
                <w:bCs/>
                <w:sz w:val="20"/>
                <w:szCs w:val="20"/>
              </w:rPr>
            </w:pPr>
          </w:p>
        </w:tc>
        <w:tc>
          <w:tcPr>
            <w:tcW w:w="2265" w:type="dxa"/>
            <w:vMerge/>
          </w:tcPr>
          <w:p w14:paraId="150DA6EF" w14:textId="77777777" w:rsidR="00707D12" w:rsidRPr="00BB6FA3" w:rsidRDefault="00707D12" w:rsidP="000B59EB">
            <w:pPr>
              <w:spacing w:line="360" w:lineRule="auto"/>
              <w:jc w:val="both"/>
              <w:rPr>
                <w:rFonts w:asciiTheme="majorBidi" w:hAnsiTheme="majorBidi" w:cstheme="majorBidi"/>
                <w:b/>
                <w:bCs/>
                <w:sz w:val="20"/>
                <w:szCs w:val="20"/>
              </w:rPr>
            </w:pPr>
          </w:p>
        </w:tc>
        <w:tc>
          <w:tcPr>
            <w:tcW w:w="3262" w:type="dxa"/>
          </w:tcPr>
          <w:p w14:paraId="47C9E33C" w14:textId="1ED0DAE3" w:rsidR="00F300AD" w:rsidRPr="003D7320" w:rsidRDefault="00707D12" w:rsidP="000B59EB">
            <w:pPr>
              <w:spacing w:line="360" w:lineRule="auto"/>
              <w:jc w:val="both"/>
              <w:rPr>
                <w:rFonts w:asciiTheme="majorBidi" w:hAnsiTheme="majorBidi" w:cstheme="majorBidi"/>
                <w:sz w:val="20"/>
                <w:szCs w:val="20"/>
              </w:rPr>
            </w:pPr>
            <w:r w:rsidRPr="003D7320">
              <w:rPr>
                <w:rFonts w:asciiTheme="majorBidi" w:hAnsiTheme="majorBidi" w:cstheme="majorBidi"/>
                <w:sz w:val="20"/>
                <w:szCs w:val="20"/>
              </w:rPr>
              <w:t>Créer la fonctionnalité d’affichage de cours achetées.</w:t>
            </w:r>
          </w:p>
        </w:tc>
        <w:tc>
          <w:tcPr>
            <w:tcW w:w="1270" w:type="dxa"/>
            <w:vMerge/>
          </w:tcPr>
          <w:p w14:paraId="271F486B" w14:textId="77777777" w:rsidR="00707D12" w:rsidRPr="00BB6FA3" w:rsidRDefault="00707D12" w:rsidP="000B59EB">
            <w:pPr>
              <w:spacing w:line="360" w:lineRule="auto"/>
              <w:jc w:val="both"/>
              <w:rPr>
                <w:rFonts w:asciiTheme="majorBidi" w:hAnsiTheme="majorBidi" w:cstheme="majorBidi"/>
                <w:b/>
                <w:bCs/>
                <w:sz w:val="20"/>
                <w:szCs w:val="20"/>
              </w:rPr>
            </w:pPr>
          </w:p>
        </w:tc>
      </w:tr>
      <w:tr w:rsidR="00707D12" w:rsidRPr="00BB6FA3" w14:paraId="6EE231B1" w14:textId="77777777" w:rsidTr="005750A7">
        <w:trPr>
          <w:trHeight w:val="752"/>
        </w:trPr>
        <w:tc>
          <w:tcPr>
            <w:tcW w:w="2265" w:type="dxa"/>
          </w:tcPr>
          <w:p w14:paraId="40D11773" w14:textId="77777777" w:rsidR="00707D12" w:rsidRDefault="00707D12" w:rsidP="000B59EB">
            <w:pPr>
              <w:spacing w:line="360" w:lineRule="auto"/>
              <w:jc w:val="both"/>
              <w:rPr>
                <w:rFonts w:asciiTheme="majorBidi" w:hAnsiTheme="majorBidi" w:cstheme="majorBidi"/>
                <w:b/>
                <w:bCs/>
                <w:sz w:val="20"/>
                <w:szCs w:val="20"/>
              </w:rPr>
            </w:pPr>
            <w:r>
              <w:rPr>
                <w:rFonts w:asciiTheme="majorBidi" w:hAnsiTheme="majorBidi" w:cstheme="majorBidi"/>
                <w:b/>
                <w:bCs/>
                <w:sz w:val="20"/>
                <w:szCs w:val="20"/>
              </w:rPr>
              <w:t xml:space="preserve">Consulter l’historique d’achat </w:t>
            </w:r>
          </w:p>
          <w:p w14:paraId="049C42E3" w14:textId="1DEBD7D8" w:rsidR="00707D12" w:rsidRPr="00707D12" w:rsidRDefault="00707D12" w:rsidP="000B59EB">
            <w:pPr>
              <w:spacing w:line="360" w:lineRule="auto"/>
              <w:rPr>
                <w:rFonts w:asciiTheme="majorBidi" w:hAnsiTheme="majorBidi" w:cstheme="majorBidi"/>
                <w:sz w:val="20"/>
                <w:szCs w:val="20"/>
              </w:rPr>
            </w:pPr>
          </w:p>
        </w:tc>
        <w:tc>
          <w:tcPr>
            <w:tcW w:w="2265" w:type="dxa"/>
          </w:tcPr>
          <w:p w14:paraId="60398835" w14:textId="77777777" w:rsidR="00707D12" w:rsidRDefault="00707D12"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 xml:space="preserve">Consulter l’historique  </w:t>
            </w:r>
          </w:p>
          <w:p w14:paraId="79BEADBE" w14:textId="7C3389C7" w:rsidR="00707D12" w:rsidRPr="00707D12" w:rsidRDefault="00707D12" w:rsidP="000B59EB">
            <w:pPr>
              <w:spacing w:line="360" w:lineRule="auto"/>
              <w:ind w:firstLine="708"/>
              <w:rPr>
                <w:rFonts w:asciiTheme="majorBidi" w:hAnsiTheme="majorBidi" w:cstheme="majorBidi"/>
                <w:sz w:val="20"/>
                <w:szCs w:val="20"/>
              </w:rPr>
            </w:pPr>
          </w:p>
        </w:tc>
        <w:tc>
          <w:tcPr>
            <w:tcW w:w="3262" w:type="dxa"/>
          </w:tcPr>
          <w:p w14:paraId="231C4378" w14:textId="1026CAF1" w:rsidR="00707D12" w:rsidRPr="00BB6FA3" w:rsidRDefault="00707D12" w:rsidP="000B59EB">
            <w:pPr>
              <w:spacing w:line="360" w:lineRule="auto"/>
              <w:jc w:val="both"/>
              <w:rPr>
                <w:rFonts w:asciiTheme="majorBidi" w:hAnsiTheme="majorBidi" w:cstheme="majorBidi"/>
                <w:b/>
                <w:bCs/>
                <w:sz w:val="20"/>
                <w:szCs w:val="20"/>
              </w:rPr>
            </w:pPr>
            <w:r w:rsidRPr="00BB6FA3">
              <w:rPr>
                <w:rFonts w:asciiTheme="majorBidi" w:hAnsiTheme="majorBidi" w:cstheme="majorBidi"/>
                <w:sz w:val="20"/>
                <w:szCs w:val="20"/>
              </w:rPr>
              <w:t>Créer la fonctionnalité d’historique.</w:t>
            </w:r>
          </w:p>
        </w:tc>
        <w:tc>
          <w:tcPr>
            <w:tcW w:w="1270" w:type="dxa"/>
          </w:tcPr>
          <w:p w14:paraId="0E55065F" w14:textId="450E115B" w:rsidR="00707D12" w:rsidRPr="00BB6FA3" w:rsidRDefault="00707D12" w:rsidP="000B59EB">
            <w:pPr>
              <w:spacing w:line="360" w:lineRule="auto"/>
              <w:jc w:val="both"/>
              <w:rPr>
                <w:rFonts w:asciiTheme="majorBidi" w:hAnsiTheme="majorBidi" w:cstheme="majorBidi"/>
                <w:b/>
                <w:bCs/>
                <w:sz w:val="20"/>
                <w:szCs w:val="20"/>
              </w:rPr>
            </w:pPr>
          </w:p>
        </w:tc>
      </w:tr>
      <w:tr w:rsidR="00707D12" w:rsidRPr="00BB6FA3" w14:paraId="4A1E8A5F" w14:textId="77777777" w:rsidTr="005750A7">
        <w:trPr>
          <w:trHeight w:val="272"/>
        </w:trPr>
        <w:tc>
          <w:tcPr>
            <w:tcW w:w="2265" w:type="dxa"/>
            <w:vMerge w:val="restart"/>
          </w:tcPr>
          <w:p w14:paraId="4A640009" w14:textId="18566517" w:rsidR="00707D12" w:rsidRDefault="00707D12" w:rsidP="000B59EB">
            <w:pPr>
              <w:spacing w:line="360" w:lineRule="auto"/>
              <w:jc w:val="both"/>
              <w:rPr>
                <w:rFonts w:asciiTheme="majorBidi" w:hAnsiTheme="majorBidi" w:cstheme="majorBidi"/>
                <w:b/>
                <w:bCs/>
                <w:sz w:val="20"/>
                <w:szCs w:val="20"/>
              </w:rPr>
            </w:pPr>
            <w:r>
              <w:rPr>
                <w:rFonts w:asciiTheme="majorBidi" w:hAnsiTheme="majorBidi" w:cstheme="majorBidi"/>
                <w:b/>
                <w:bCs/>
                <w:sz w:val="20"/>
                <w:szCs w:val="20"/>
              </w:rPr>
              <w:t>Consulter les statistiques</w:t>
            </w:r>
          </w:p>
        </w:tc>
        <w:tc>
          <w:tcPr>
            <w:tcW w:w="2265" w:type="dxa"/>
            <w:vMerge w:val="restart"/>
          </w:tcPr>
          <w:p w14:paraId="7962270B" w14:textId="71D3246B" w:rsidR="00707D12" w:rsidRPr="00BB6FA3" w:rsidRDefault="00707D12" w:rsidP="000B59EB">
            <w:pPr>
              <w:spacing w:line="360" w:lineRule="auto"/>
              <w:jc w:val="both"/>
              <w:rPr>
                <w:rFonts w:asciiTheme="majorBidi" w:hAnsiTheme="majorBidi" w:cstheme="majorBidi"/>
                <w:sz w:val="20"/>
                <w:szCs w:val="20"/>
              </w:rPr>
            </w:pPr>
            <w:r>
              <w:rPr>
                <w:rFonts w:asciiTheme="majorBidi" w:hAnsiTheme="majorBidi" w:cstheme="majorBidi"/>
                <w:sz w:val="20"/>
                <w:szCs w:val="20"/>
              </w:rPr>
              <w:t>Consulter les statistiques</w:t>
            </w:r>
          </w:p>
        </w:tc>
        <w:tc>
          <w:tcPr>
            <w:tcW w:w="3262" w:type="dxa"/>
          </w:tcPr>
          <w:p w14:paraId="4580BFAA" w14:textId="3F400661" w:rsidR="00707D12" w:rsidRPr="00BB6FA3" w:rsidRDefault="00707D12"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Créer la fonctionnalité d’historique</w:t>
            </w:r>
            <w:r>
              <w:rPr>
                <w:rFonts w:asciiTheme="majorBidi" w:hAnsiTheme="majorBidi" w:cstheme="majorBidi"/>
                <w:sz w:val="20"/>
                <w:szCs w:val="20"/>
              </w:rPr>
              <w:t>.</w:t>
            </w:r>
          </w:p>
        </w:tc>
        <w:tc>
          <w:tcPr>
            <w:tcW w:w="1270" w:type="dxa"/>
            <w:vMerge w:val="restart"/>
          </w:tcPr>
          <w:p w14:paraId="7745C189" w14:textId="77777777" w:rsidR="00707D12" w:rsidRPr="00BB6FA3" w:rsidRDefault="00707D12" w:rsidP="000B59EB">
            <w:pPr>
              <w:spacing w:line="360" w:lineRule="auto"/>
              <w:jc w:val="both"/>
              <w:rPr>
                <w:rFonts w:asciiTheme="majorBidi" w:hAnsiTheme="majorBidi" w:cstheme="majorBidi"/>
                <w:b/>
                <w:bCs/>
                <w:sz w:val="20"/>
                <w:szCs w:val="20"/>
              </w:rPr>
            </w:pPr>
          </w:p>
        </w:tc>
      </w:tr>
      <w:tr w:rsidR="00707D12" w:rsidRPr="00BB6FA3" w14:paraId="12856222" w14:textId="77777777" w:rsidTr="005750A7">
        <w:trPr>
          <w:trHeight w:val="463"/>
        </w:trPr>
        <w:tc>
          <w:tcPr>
            <w:tcW w:w="2265" w:type="dxa"/>
            <w:vMerge/>
          </w:tcPr>
          <w:p w14:paraId="3C2E50B0" w14:textId="77777777" w:rsidR="00707D12" w:rsidRDefault="00707D12" w:rsidP="000B59EB">
            <w:pPr>
              <w:spacing w:line="360" w:lineRule="auto"/>
              <w:jc w:val="both"/>
              <w:rPr>
                <w:rFonts w:asciiTheme="majorBidi" w:hAnsiTheme="majorBidi" w:cstheme="majorBidi"/>
                <w:b/>
                <w:bCs/>
                <w:sz w:val="20"/>
                <w:szCs w:val="20"/>
              </w:rPr>
            </w:pPr>
          </w:p>
        </w:tc>
        <w:tc>
          <w:tcPr>
            <w:tcW w:w="2265" w:type="dxa"/>
            <w:vMerge/>
          </w:tcPr>
          <w:p w14:paraId="57DA48E0" w14:textId="77777777" w:rsidR="00707D12" w:rsidRDefault="00707D12" w:rsidP="000B59EB">
            <w:pPr>
              <w:spacing w:line="360" w:lineRule="auto"/>
              <w:jc w:val="both"/>
              <w:rPr>
                <w:rFonts w:asciiTheme="majorBidi" w:hAnsiTheme="majorBidi" w:cstheme="majorBidi"/>
                <w:sz w:val="20"/>
                <w:szCs w:val="20"/>
              </w:rPr>
            </w:pPr>
          </w:p>
        </w:tc>
        <w:tc>
          <w:tcPr>
            <w:tcW w:w="3262" w:type="dxa"/>
          </w:tcPr>
          <w:p w14:paraId="6E3AA187" w14:textId="77777777" w:rsidR="00707D12" w:rsidRDefault="00707D12" w:rsidP="000B59EB">
            <w:pPr>
              <w:spacing w:line="360" w:lineRule="auto"/>
              <w:jc w:val="both"/>
              <w:rPr>
                <w:rFonts w:asciiTheme="majorBidi" w:hAnsiTheme="majorBidi" w:cstheme="majorBidi"/>
                <w:sz w:val="20"/>
                <w:szCs w:val="20"/>
              </w:rPr>
            </w:pPr>
            <w:r w:rsidRPr="00BB6FA3">
              <w:rPr>
                <w:rFonts w:asciiTheme="majorBidi" w:hAnsiTheme="majorBidi" w:cstheme="majorBidi"/>
                <w:sz w:val="20"/>
                <w:szCs w:val="20"/>
              </w:rPr>
              <w:t>Tester l’affichage des graphiques.</w:t>
            </w:r>
          </w:p>
          <w:p w14:paraId="6C2AAA84" w14:textId="6C7561ED" w:rsidR="003D7320" w:rsidRPr="00BB6FA3" w:rsidRDefault="003D7320" w:rsidP="000B59EB">
            <w:pPr>
              <w:spacing w:line="360" w:lineRule="auto"/>
              <w:jc w:val="both"/>
              <w:rPr>
                <w:rFonts w:asciiTheme="majorBidi" w:hAnsiTheme="majorBidi" w:cstheme="majorBidi"/>
                <w:sz w:val="20"/>
                <w:szCs w:val="20"/>
              </w:rPr>
            </w:pPr>
          </w:p>
        </w:tc>
        <w:tc>
          <w:tcPr>
            <w:tcW w:w="1270" w:type="dxa"/>
            <w:vMerge/>
          </w:tcPr>
          <w:p w14:paraId="3BDC6E6F" w14:textId="77777777" w:rsidR="00707D12" w:rsidRPr="00BB6FA3" w:rsidRDefault="00707D12" w:rsidP="000B59EB">
            <w:pPr>
              <w:spacing w:line="360" w:lineRule="auto"/>
              <w:jc w:val="both"/>
              <w:rPr>
                <w:rFonts w:asciiTheme="majorBidi" w:hAnsiTheme="majorBidi" w:cstheme="majorBidi"/>
                <w:b/>
                <w:bCs/>
                <w:sz w:val="20"/>
                <w:szCs w:val="20"/>
              </w:rPr>
            </w:pPr>
          </w:p>
        </w:tc>
      </w:tr>
      <w:tr w:rsidR="00781B0D" w:rsidRPr="00BB6FA3" w14:paraId="5005587F" w14:textId="77777777" w:rsidTr="005750A7">
        <w:trPr>
          <w:trHeight w:val="282"/>
        </w:trPr>
        <w:tc>
          <w:tcPr>
            <w:tcW w:w="2265" w:type="dxa"/>
            <w:vMerge w:val="restart"/>
          </w:tcPr>
          <w:p w14:paraId="1F99CC88" w14:textId="7A3BDDFD" w:rsidR="00781B0D" w:rsidRDefault="00781B0D" w:rsidP="000B59EB">
            <w:pPr>
              <w:spacing w:line="360" w:lineRule="auto"/>
              <w:jc w:val="both"/>
              <w:rPr>
                <w:rFonts w:asciiTheme="majorBidi" w:hAnsiTheme="majorBidi" w:cstheme="majorBidi"/>
                <w:b/>
                <w:bCs/>
                <w:sz w:val="20"/>
                <w:szCs w:val="20"/>
              </w:rPr>
            </w:pPr>
            <w:r>
              <w:rPr>
                <w:rFonts w:asciiTheme="majorBidi" w:hAnsiTheme="majorBidi" w:cstheme="majorBidi"/>
                <w:b/>
                <w:bCs/>
                <w:sz w:val="20"/>
                <w:szCs w:val="20"/>
              </w:rPr>
              <w:t xml:space="preserve">Evaluation de cours guidées </w:t>
            </w:r>
          </w:p>
        </w:tc>
        <w:tc>
          <w:tcPr>
            <w:tcW w:w="2265" w:type="dxa"/>
            <w:vMerge w:val="restart"/>
          </w:tcPr>
          <w:p w14:paraId="6A48518C" w14:textId="16B90AF4" w:rsidR="00781B0D" w:rsidRDefault="00781B0D" w:rsidP="000B59EB">
            <w:pPr>
              <w:spacing w:line="360" w:lineRule="auto"/>
              <w:jc w:val="both"/>
              <w:rPr>
                <w:rFonts w:asciiTheme="majorBidi" w:hAnsiTheme="majorBidi" w:cstheme="majorBidi"/>
                <w:sz w:val="20"/>
                <w:szCs w:val="20"/>
              </w:rPr>
            </w:pPr>
            <w:r>
              <w:rPr>
                <w:rFonts w:asciiTheme="majorBidi" w:hAnsiTheme="majorBidi" w:cstheme="majorBidi"/>
                <w:sz w:val="20"/>
                <w:szCs w:val="20"/>
              </w:rPr>
              <w:t xml:space="preserve">Evaluation </w:t>
            </w:r>
          </w:p>
        </w:tc>
        <w:tc>
          <w:tcPr>
            <w:tcW w:w="3262" w:type="dxa"/>
          </w:tcPr>
          <w:p w14:paraId="736D6762" w14:textId="68F2E761" w:rsidR="00781B0D" w:rsidRPr="00BB6FA3" w:rsidRDefault="00781B0D" w:rsidP="000B59EB">
            <w:pPr>
              <w:spacing w:line="360" w:lineRule="auto"/>
              <w:jc w:val="both"/>
              <w:rPr>
                <w:rFonts w:asciiTheme="majorBidi" w:hAnsiTheme="majorBidi" w:cstheme="majorBidi"/>
                <w:sz w:val="20"/>
                <w:szCs w:val="20"/>
              </w:rPr>
            </w:pPr>
            <w:r>
              <w:rPr>
                <w:rFonts w:asciiTheme="majorBidi" w:hAnsiTheme="majorBidi" w:cstheme="majorBidi"/>
                <w:sz w:val="20"/>
                <w:szCs w:val="20"/>
              </w:rPr>
              <w:t xml:space="preserve">Créer les </w:t>
            </w:r>
            <w:proofErr w:type="spellStart"/>
            <w:r>
              <w:rPr>
                <w:rFonts w:asciiTheme="majorBidi" w:hAnsiTheme="majorBidi" w:cstheme="majorBidi"/>
                <w:sz w:val="20"/>
                <w:szCs w:val="20"/>
              </w:rPr>
              <w:t>IHMs</w:t>
            </w:r>
            <w:proofErr w:type="spellEnd"/>
            <w:r>
              <w:rPr>
                <w:rFonts w:asciiTheme="majorBidi" w:hAnsiTheme="majorBidi" w:cstheme="majorBidi"/>
                <w:sz w:val="20"/>
                <w:szCs w:val="20"/>
              </w:rPr>
              <w:t>.</w:t>
            </w:r>
          </w:p>
        </w:tc>
        <w:tc>
          <w:tcPr>
            <w:tcW w:w="1270" w:type="dxa"/>
            <w:vMerge w:val="restart"/>
          </w:tcPr>
          <w:p w14:paraId="472420A6" w14:textId="77777777" w:rsidR="00781B0D" w:rsidRPr="00BB6FA3" w:rsidRDefault="00781B0D" w:rsidP="000B59EB">
            <w:pPr>
              <w:spacing w:line="360" w:lineRule="auto"/>
              <w:jc w:val="both"/>
              <w:rPr>
                <w:rFonts w:asciiTheme="majorBidi" w:hAnsiTheme="majorBidi" w:cstheme="majorBidi"/>
                <w:b/>
                <w:bCs/>
                <w:sz w:val="20"/>
                <w:szCs w:val="20"/>
              </w:rPr>
            </w:pPr>
          </w:p>
        </w:tc>
      </w:tr>
      <w:tr w:rsidR="00781B0D" w:rsidRPr="00BB6FA3" w14:paraId="3BBF9C2B" w14:textId="77777777" w:rsidTr="005750A7">
        <w:trPr>
          <w:trHeight w:val="216"/>
        </w:trPr>
        <w:tc>
          <w:tcPr>
            <w:tcW w:w="2265" w:type="dxa"/>
            <w:vMerge/>
          </w:tcPr>
          <w:p w14:paraId="15C7DBFA" w14:textId="77777777" w:rsidR="00781B0D" w:rsidRDefault="00781B0D" w:rsidP="000B59EB">
            <w:pPr>
              <w:spacing w:line="360" w:lineRule="auto"/>
              <w:jc w:val="both"/>
              <w:rPr>
                <w:rFonts w:asciiTheme="majorBidi" w:hAnsiTheme="majorBidi" w:cstheme="majorBidi"/>
                <w:b/>
                <w:bCs/>
                <w:sz w:val="20"/>
                <w:szCs w:val="20"/>
              </w:rPr>
            </w:pPr>
          </w:p>
        </w:tc>
        <w:tc>
          <w:tcPr>
            <w:tcW w:w="2265" w:type="dxa"/>
            <w:vMerge/>
          </w:tcPr>
          <w:p w14:paraId="2F4ECBCE" w14:textId="77777777" w:rsidR="00781B0D" w:rsidRDefault="00781B0D" w:rsidP="000B59EB">
            <w:pPr>
              <w:spacing w:line="360" w:lineRule="auto"/>
              <w:jc w:val="both"/>
              <w:rPr>
                <w:rFonts w:asciiTheme="majorBidi" w:hAnsiTheme="majorBidi" w:cstheme="majorBidi"/>
                <w:sz w:val="20"/>
                <w:szCs w:val="20"/>
              </w:rPr>
            </w:pPr>
          </w:p>
        </w:tc>
        <w:tc>
          <w:tcPr>
            <w:tcW w:w="3262" w:type="dxa"/>
          </w:tcPr>
          <w:p w14:paraId="7CED6A56" w14:textId="7DE9B248" w:rsidR="00781B0D" w:rsidRPr="00BB6FA3" w:rsidRDefault="00781B0D" w:rsidP="000B59EB">
            <w:pPr>
              <w:spacing w:line="360" w:lineRule="auto"/>
              <w:jc w:val="both"/>
              <w:rPr>
                <w:rFonts w:asciiTheme="majorBidi" w:hAnsiTheme="majorBidi" w:cstheme="majorBidi"/>
                <w:sz w:val="20"/>
                <w:szCs w:val="20"/>
              </w:rPr>
            </w:pPr>
            <w:r>
              <w:rPr>
                <w:rFonts w:asciiTheme="majorBidi" w:hAnsiTheme="majorBidi" w:cstheme="majorBidi"/>
                <w:sz w:val="20"/>
                <w:szCs w:val="20"/>
              </w:rPr>
              <w:t>Rendre l’interface responsive.</w:t>
            </w:r>
          </w:p>
        </w:tc>
        <w:tc>
          <w:tcPr>
            <w:tcW w:w="1270" w:type="dxa"/>
            <w:vMerge/>
          </w:tcPr>
          <w:p w14:paraId="3B15508A" w14:textId="77777777" w:rsidR="00781B0D" w:rsidRPr="00BB6FA3" w:rsidRDefault="00781B0D" w:rsidP="000B59EB">
            <w:pPr>
              <w:spacing w:line="360" w:lineRule="auto"/>
              <w:jc w:val="both"/>
              <w:rPr>
                <w:rFonts w:asciiTheme="majorBidi" w:hAnsiTheme="majorBidi" w:cstheme="majorBidi"/>
                <w:b/>
                <w:bCs/>
                <w:sz w:val="20"/>
                <w:szCs w:val="20"/>
              </w:rPr>
            </w:pPr>
          </w:p>
        </w:tc>
      </w:tr>
      <w:tr w:rsidR="00781B0D" w:rsidRPr="00BB6FA3" w14:paraId="120E90B2" w14:textId="77777777" w:rsidTr="005750A7">
        <w:trPr>
          <w:trHeight w:val="168"/>
        </w:trPr>
        <w:tc>
          <w:tcPr>
            <w:tcW w:w="2265" w:type="dxa"/>
            <w:vMerge/>
          </w:tcPr>
          <w:p w14:paraId="24C4FE2C" w14:textId="77777777" w:rsidR="00781B0D" w:rsidRDefault="00781B0D" w:rsidP="000B59EB">
            <w:pPr>
              <w:spacing w:line="360" w:lineRule="auto"/>
              <w:jc w:val="both"/>
              <w:rPr>
                <w:rFonts w:asciiTheme="majorBidi" w:hAnsiTheme="majorBidi" w:cstheme="majorBidi"/>
                <w:b/>
                <w:bCs/>
                <w:sz w:val="20"/>
                <w:szCs w:val="20"/>
              </w:rPr>
            </w:pPr>
          </w:p>
        </w:tc>
        <w:tc>
          <w:tcPr>
            <w:tcW w:w="2265" w:type="dxa"/>
            <w:vMerge/>
          </w:tcPr>
          <w:p w14:paraId="3457968E" w14:textId="77777777" w:rsidR="00781B0D" w:rsidRDefault="00781B0D" w:rsidP="000B59EB">
            <w:pPr>
              <w:spacing w:line="360" w:lineRule="auto"/>
              <w:jc w:val="both"/>
              <w:rPr>
                <w:rFonts w:asciiTheme="majorBidi" w:hAnsiTheme="majorBidi" w:cstheme="majorBidi"/>
                <w:sz w:val="20"/>
                <w:szCs w:val="20"/>
              </w:rPr>
            </w:pPr>
          </w:p>
        </w:tc>
        <w:tc>
          <w:tcPr>
            <w:tcW w:w="3262" w:type="dxa"/>
          </w:tcPr>
          <w:p w14:paraId="1F37A4BF" w14:textId="0945ED2D" w:rsidR="00781B0D" w:rsidRPr="00BB6FA3" w:rsidRDefault="00781B0D" w:rsidP="000B59EB">
            <w:pPr>
              <w:spacing w:line="360" w:lineRule="auto"/>
              <w:jc w:val="both"/>
              <w:rPr>
                <w:rFonts w:asciiTheme="majorBidi" w:hAnsiTheme="majorBidi" w:cstheme="majorBidi"/>
                <w:sz w:val="20"/>
                <w:szCs w:val="20"/>
              </w:rPr>
            </w:pPr>
            <w:r>
              <w:rPr>
                <w:rFonts w:asciiTheme="majorBidi" w:hAnsiTheme="majorBidi" w:cstheme="majorBidi"/>
                <w:sz w:val="20"/>
                <w:szCs w:val="20"/>
              </w:rPr>
              <w:t>Créer la fonctionnalité de l’évaluation.</w:t>
            </w:r>
          </w:p>
        </w:tc>
        <w:tc>
          <w:tcPr>
            <w:tcW w:w="1270" w:type="dxa"/>
            <w:vMerge/>
          </w:tcPr>
          <w:p w14:paraId="34B80117" w14:textId="77777777" w:rsidR="00781B0D" w:rsidRPr="00BB6FA3" w:rsidRDefault="00781B0D" w:rsidP="000B59EB">
            <w:pPr>
              <w:spacing w:line="360" w:lineRule="auto"/>
              <w:jc w:val="both"/>
              <w:rPr>
                <w:rFonts w:asciiTheme="majorBidi" w:hAnsiTheme="majorBidi" w:cstheme="majorBidi"/>
                <w:b/>
                <w:bCs/>
                <w:sz w:val="20"/>
                <w:szCs w:val="20"/>
              </w:rPr>
            </w:pPr>
          </w:p>
        </w:tc>
      </w:tr>
      <w:tr w:rsidR="00707D12" w:rsidRPr="00BB6FA3" w14:paraId="53F6B328" w14:textId="77777777" w:rsidTr="005750A7">
        <w:trPr>
          <w:trHeight w:val="427"/>
        </w:trPr>
        <w:tc>
          <w:tcPr>
            <w:tcW w:w="2265" w:type="dxa"/>
            <w:vMerge w:val="restart"/>
          </w:tcPr>
          <w:p w14:paraId="7FE390DC" w14:textId="2C2C39E8" w:rsidR="00707D12" w:rsidRPr="00BB6FA3" w:rsidRDefault="00707D12" w:rsidP="000B59EB">
            <w:pPr>
              <w:spacing w:line="360" w:lineRule="auto"/>
              <w:jc w:val="both"/>
              <w:rPr>
                <w:rFonts w:asciiTheme="majorBidi" w:hAnsiTheme="majorBidi" w:cstheme="majorBidi"/>
                <w:b/>
                <w:bCs/>
                <w:sz w:val="20"/>
                <w:szCs w:val="20"/>
              </w:rPr>
            </w:pPr>
            <w:r w:rsidRPr="00BB6FA3">
              <w:rPr>
                <w:rFonts w:asciiTheme="majorBidi" w:hAnsiTheme="majorBidi" w:cstheme="majorBidi"/>
                <w:b/>
                <w:bCs/>
                <w:sz w:val="20"/>
                <w:szCs w:val="20"/>
              </w:rPr>
              <w:t>Contacter l’administrateur</w:t>
            </w:r>
          </w:p>
        </w:tc>
        <w:tc>
          <w:tcPr>
            <w:tcW w:w="2265" w:type="dxa"/>
            <w:vMerge w:val="restart"/>
          </w:tcPr>
          <w:p w14:paraId="58394C3E" w14:textId="3B25CD33" w:rsidR="00707D12" w:rsidRPr="00781B0D" w:rsidRDefault="00707D12" w:rsidP="000B59EB">
            <w:pPr>
              <w:spacing w:line="360" w:lineRule="auto"/>
              <w:jc w:val="both"/>
              <w:rPr>
                <w:rFonts w:asciiTheme="majorBidi" w:hAnsiTheme="majorBidi" w:cstheme="majorBidi"/>
                <w:sz w:val="20"/>
                <w:szCs w:val="20"/>
              </w:rPr>
            </w:pPr>
            <w:r w:rsidRPr="00781B0D">
              <w:rPr>
                <w:rFonts w:asciiTheme="majorBidi" w:hAnsiTheme="majorBidi" w:cstheme="majorBidi"/>
                <w:sz w:val="20"/>
                <w:szCs w:val="20"/>
              </w:rPr>
              <w:t>Contacter l’administrateur</w:t>
            </w:r>
          </w:p>
        </w:tc>
        <w:tc>
          <w:tcPr>
            <w:tcW w:w="3262" w:type="dxa"/>
          </w:tcPr>
          <w:p w14:paraId="292EDE56" w14:textId="1ED1E799" w:rsidR="00707D12" w:rsidRPr="003D7320" w:rsidRDefault="00707D12" w:rsidP="000B59EB">
            <w:pPr>
              <w:spacing w:line="360" w:lineRule="auto"/>
              <w:jc w:val="both"/>
              <w:rPr>
                <w:rFonts w:asciiTheme="majorBidi" w:hAnsiTheme="majorBidi" w:cstheme="majorBidi"/>
                <w:sz w:val="20"/>
                <w:szCs w:val="20"/>
              </w:rPr>
            </w:pPr>
            <w:r w:rsidRPr="003D7320">
              <w:rPr>
                <w:rFonts w:asciiTheme="majorBidi" w:hAnsiTheme="majorBidi" w:cstheme="majorBidi"/>
                <w:sz w:val="20"/>
                <w:szCs w:val="20"/>
              </w:rPr>
              <w:t xml:space="preserve">Créer les </w:t>
            </w:r>
            <w:proofErr w:type="spellStart"/>
            <w:r w:rsidRPr="003D7320">
              <w:rPr>
                <w:rFonts w:asciiTheme="majorBidi" w:hAnsiTheme="majorBidi" w:cstheme="majorBidi"/>
                <w:sz w:val="20"/>
                <w:szCs w:val="20"/>
              </w:rPr>
              <w:t>IHMs</w:t>
            </w:r>
            <w:proofErr w:type="spellEnd"/>
            <w:r w:rsidRPr="003D7320">
              <w:rPr>
                <w:rFonts w:asciiTheme="majorBidi" w:hAnsiTheme="majorBidi" w:cstheme="majorBidi"/>
                <w:sz w:val="20"/>
                <w:szCs w:val="20"/>
              </w:rPr>
              <w:t>.</w:t>
            </w:r>
          </w:p>
        </w:tc>
        <w:tc>
          <w:tcPr>
            <w:tcW w:w="1270" w:type="dxa"/>
            <w:vMerge w:val="restart"/>
          </w:tcPr>
          <w:p w14:paraId="06144DBB" w14:textId="77777777" w:rsidR="00707D12" w:rsidRPr="00BB6FA3" w:rsidRDefault="00707D12" w:rsidP="000B59EB">
            <w:pPr>
              <w:spacing w:line="360" w:lineRule="auto"/>
              <w:jc w:val="both"/>
              <w:rPr>
                <w:rFonts w:asciiTheme="majorBidi" w:hAnsiTheme="majorBidi" w:cstheme="majorBidi"/>
                <w:b/>
                <w:bCs/>
                <w:sz w:val="20"/>
                <w:szCs w:val="20"/>
              </w:rPr>
            </w:pPr>
          </w:p>
        </w:tc>
      </w:tr>
      <w:tr w:rsidR="00707D12" w:rsidRPr="00BB6FA3" w14:paraId="067D1A9E" w14:textId="77777777" w:rsidTr="005750A7">
        <w:trPr>
          <w:trHeight w:val="564"/>
        </w:trPr>
        <w:tc>
          <w:tcPr>
            <w:tcW w:w="2265" w:type="dxa"/>
            <w:vMerge/>
          </w:tcPr>
          <w:p w14:paraId="7138710A" w14:textId="77777777" w:rsidR="00707D12" w:rsidRPr="00BB6FA3" w:rsidRDefault="00707D12" w:rsidP="000B59EB">
            <w:pPr>
              <w:spacing w:line="360" w:lineRule="auto"/>
              <w:jc w:val="both"/>
              <w:rPr>
                <w:rFonts w:asciiTheme="majorBidi" w:hAnsiTheme="majorBidi" w:cstheme="majorBidi"/>
                <w:b/>
                <w:bCs/>
                <w:sz w:val="20"/>
                <w:szCs w:val="20"/>
              </w:rPr>
            </w:pPr>
          </w:p>
        </w:tc>
        <w:tc>
          <w:tcPr>
            <w:tcW w:w="2265" w:type="dxa"/>
            <w:vMerge/>
          </w:tcPr>
          <w:p w14:paraId="1D5576F5" w14:textId="77777777" w:rsidR="00707D12" w:rsidRPr="00BB6FA3" w:rsidRDefault="00707D12" w:rsidP="000B59EB">
            <w:pPr>
              <w:spacing w:line="360" w:lineRule="auto"/>
              <w:jc w:val="both"/>
              <w:rPr>
                <w:rFonts w:asciiTheme="majorBidi" w:hAnsiTheme="majorBidi" w:cstheme="majorBidi"/>
                <w:b/>
                <w:bCs/>
                <w:sz w:val="20"/>
                <w:szCs w:val="20"/>
              </w:rPr>
            </w:pPr>
          </w:p>
        </w:tc>
        <w:tc>
          <w:tcPr>
            <w:tcW w:w="3262" w:type="dxa"/>
          </w:tcPr>
          <w:p w14:paraId="72C16540" w14:textId="1163957D" w:rsidR="00707D12" w:rsidRPr="003D7320" w:rsidRDefault="00707D12" w:rsidP="000B59EB">
            <w:pPr>
              <w:spacing w:line="360" w:lineRule="auto"/>
              <w:jc w:val="both"/>
              <w:rPr>
                <w:rFonts w:asciiTheme="majorBidi" w:hAnsiTheme="majorBidi" w:cstheme="majorBidi"/>
                <w:sz w:val="20"/>
                <w:szCs w:val="20"/>
              </w:rPr>
            </w:pPr>
            <w:r w:rsidRPr="003D7320">
              <w:rPr>
                <w:rFonts w:asciiTheme="majorBidi" w:hAnsiTheme="majorBidi" w:cstheme="majorBidi"/>
                <w:sz w:val="20"/>
                <w:szCs w:val="20"/>
              </w:rPr>
              <w:t xml:space="preserve">Créer la fonctionnalité </w:t>
            </w:r>
            <w:r w:rsidR="00781B0D" w:rsidRPr="003D7320">
              <w:rPr>
                <w:rFonts w:asciiTheme="majorBidi" w:hAnsiTheme="majorBidi" w:cstheme="majorBidi"/>
                <w:sz w:val="20"/>
                <w:szCs w:val="20"/>
              </w:rPr>
              <w:t>de</w:t>
            </w:r>
            <w:r w:rsidR="00781B0D">
              <w:rPr>
                <w:rFonts w:asciiTheme="majorBidi" w:hAnsiTheme="majorBidi" w:cstheme="majorBidi"/>
                <w:sz w:val="20"/>
                <w:szCs w:val="20"/>
              </w:rPr>
              <w:t xml:space="preserve"> </w:t>
            </w:r>
            <w:r w:rsidR="00781B0D" w:rsidRPr="003D7320">
              <w:rPr>
                <w:rFonts w:asciiTheme="majorBidi" w:hAnsiTheme="majorBidi" w:cstheme="majorBidi"/>
                <w:sz w:val="20"/>
                <w:szCs w:val="20"/>
              </w:rPr>
              <w:t>contacte</w:t>
            </w:r>
            <w:r w:rsidRPr="003D7320">
              <w:rPr>
                <w:rFonts w:asciiTheme="majorBidi" w:hAnsiTheme="majorBidi" w:cstheme="majorBidi"/>
                <w:sz w:val="20"/>
                <w:szCs w:val="20"/>
              </w:rPr>
              <w:t xml:space="preserve"> </w:t>
            </w:r>
            <w:r w:rsidR="00781B0D" w:rsidRPr="003D7320">
              <w:rPr>
                <w:rFonts w:asciiTheme="majorBidi" w:hAnsiTheme="majorBidi" w:cstheme="majorBidi"/>
                <w:sz w:val="20"/>
                <w:szCs w:val="20"/>
              </w:rPr>
              <w:t>administrateur.</w:t>
            </w:r>
          </w:p>
        </w:tc>
        <w:tc>
          <w:tcPr>
            <w:tcW w:w="1270" w:type="dxa"/>
            <w:vMerge/>
          </w:tcPr>
          <w:p w14:paraId="005636B3" w14:textId="77777777" w:rsidR="00707D12" w:rsidRPr="00BB6FA3" w:rsidRDefault="00707D12" w:rsidP="000B59EB">
            <w:pPr>
              <w:spacing w:line="360" w:lineRule="auto"/>
              <w:jc w:val="both"/>
              <w:rPr>
                <w:rFonts w:asciiTheme="majorBidi" w:hAnsiTheme="majorBidi" w:cstheme="majorBidi"/>
                <w:b/>
                <w:bCs/>
                <w:sz w:val="20"/>
                <w:szCs w:val="20"/>
              </w:rPr>
            </w:pPr>
          </w:p>
        </w:tc>
      </w:tr>
      <w:tr w:rsidR="00707D12" w:rsidRPr="00BB6FA3" w14:paraId="502F539F" w14:textId="77777777" w:rsidTr="005750A7">
        <w:trPr>
          <w:trHeight w:val="233"/>
        </w:trPr>
        <w:tc>
          <w:tcPr>
            <w:tcW w:w="2265" w:type="dxa"/>
            <w:vMerge/>
          </w:tcPr>
          <w:p w14:paraId="4F0EEBE9" w14:textId="77777777" w:rsidR="00707D12" w:rsidRPr="00BB6FA3" w:rsidRDefault="00707D12" w:rsidP="000B59EB">
            <w:pPr>
              <w:spacing w:line="360" w:lineRule="auto"/>
              <w:jc w:val="both"/>
              <w:rPr>
                <w:rFonts w:asciiTheme="majorBidi" w:hAnsiTheme="majorBidi" w:cstheme="majorBidi"/>
                <w:b/>
                <w:bCs/>
                <w:sz w:val="20"/>
                <w:szCs w:val="20"/>
              </w:rPr>
            </w:pPr>
          </w:p>
        </w:tc>
        <w:tc>
          <w:tcPr>
            <w:tcW w:w="2265" w:type="dxa"/>
            <w:vMerge/>
          </w:tcPr>
          <w:p w14:paraId="0A7D31B9" w14:textId="77777777" w:rsidR="00707D12" w:rsidRPr="00BB6FA3" w:rsidRDefault="00707D12" w:rsidP="000B59EB">
            <w:pPr>
              <w:spacing w:line="360" w:lineRule="auto"/>
              <w:jc w:val="both"/>
              <w:rPr>
                <w:rFonts w:asciiTheme="majorBidi" w:hAnsiTheme="majorBidi" w:cstheme="majorBidi"/>
                <w:b/>
                <w:bCs/>
                <w:sz w:val="20"/>
                <w:szCs w:val="20"/>
              </w:rPr>
            </w:pPr>
          </w:p>
        </w:tc>
        <w:tc>
          <w:tcPr>
            <w:tcW w:w="3262" w:type="dxa"/>
          </w:tcPr>
          <w:p w14:paraId="7FE94525" w14:textId="1699E06D" w:rsidR="00707D12" w:rsidRPr="003D7320" w:rsidRDefault="00707D12" w:rsidP="000B59EB">
            <w:pPr>
              <w:spacing w:line="360" w:lineRule="auto"/>
              <w:jc w:val="both"/>
              <w:rPr>
                <w:rFonts w:asciiTheme="majorBidi" w:hAnsiTheme="majorBidi" w:cstheme="majorBidi"/>
                <w:sz w:val="20"/>
                <w:szCs w:val="20"/>
              </w:rPr>
            </w:pPr>
            <w:r w:rsidRPr="003D7320">
              <w:rPr>
                <w:rFonts w:asciiTheme="majorBidi" w:hAnsiTheme="majorBidi" w:cstheme="majorBidi"/>
                <w:sz w:val="20"/>
                <w:szCs w:val="20"/>
              </w:rPr>
              <w:t>Rendre l’interface responsive.</w:t>
            </w:r>
          </w:p>
        </w:tc>
        <w:tc>
          <w:tcPr>
            <w:tcW w:w="1270" w:type="dxa"/>
            <w:vMerge/>
          </w:tcPr>
          <w:p w14:paraId="330E8C76" w14:textId="77777777" w:rsidR="00707D12" w:rsidRPr="00BB6FA3" w:rsidRDefault="00707D12" w:rsidP="00F908D9">
            <w:pPr>
              <w:keepNext/>
              <w:spacing w:line="360" w:lineRule="auto"/>
              <w:jc w:val="both"/>
              <w:rPr>
                <w:rFonts w:asciiTheme="majorBidi" w:hAnsiTheme="majorBidi" w:cstheme="majorBidi"/>
                <w:b/>
                <w:bCs/>
                <w:sz w:val="20"/>
                <w:szCs w:val="20"/>
              </w:rPr>
            </w:pPr>
          </w:p>
        </w:tc>
      </w:tr>
    </w:tbl>
    <w:p w14:paraId="4CD271E2" w14:textId="471602A8" w:rsidR="00D71E0F" w:rsidRPr="00F908D9" w:rsidRDefault="00F908D9" w:rsidP="00F908D9">
      <w:pPr>
        <w:pStyle w:val="Lgende"/>
        <w:jc w:val="center"/>
        <w:rPr>
          <w:rFonts w:asciiTheme="majorBidi" w:hAnsiTheme="majorBidi" w:cstheme="majorBidi"/>
          <w:b/>
          <w:bCs/>
          <w:sz w:val="24"/>
          <w:szCs w:val="24"/>
        </w:rPr>
      </w:pPr>
      <w:bookmarkStart w:id="593" w:name="_Toc104390843"/>
      <w:r w:rsidRPr="00F908D9">
        <w:rPr>
          <w:sz w:val="24"/>
          <w:szCs w:val="24"/>
        </w:rPr>
        <w:t xml:space="preserve">Tableau </w:t>
      </w:r>
      <w:r w:rsidRPr="00F908D9">
        <w:rPr>
          <w:sz w:val="24"/>
          <w:szCs w:val="24"/>
        </w:rPr>
        <w:fldChar w:fldCharType="begin"/>
      </w:r>
      <w:r w:rsidRPr="00F908D9">
        <w:rPr>
          <w:sz w:val="24"/>
          <w:szCs w:val="24"/>
        </w:rPr>
        <w:instrText xml:space="preserve"> SEQ Tableau \* ARABIC </w:instrText>
      </w:r>
      <w:r w:rsidRPr="00F908D9">
        <w:rPr>
          <w:sz w:val="24"/>
          <w:szCs w:val="24"/>
        </w:rPr>
        <w:fldChar w:fldCharType="separate"/>
      </w:r>
      <w:r w:rsidR="00A66100">
        <w:rPr>
          <w:noProof/>
          <w:sz w:val="24"/>
          <w:szCs w:val="24"/>
        </w:rPr>
        <w:t>16</w:t>
      </w:r>
      <w:r w:rsidRPr="00F908D9">
        <w:rPr>
          <w:sz w:val="24"/>
          <w:szCs w:val="24"/>
        </w:rPr>
        <w:fldChar w:fldCharType="end"/>
      </w:r>
      <w:r w:rsidRPr="00F908D9">
        <w:rPr>
          <w:sz w:val="24"/>
          <w:szCs w:val="24"/>
        </w:rPr>
        <w:t xml:space="preserve"> : le backlog sprint 3</w:t>
      </w:r>
      <w:bookmarkEnd w:id="593"/>
    </w:p>
    <w:p w14:paraId="7C296694" w14:textId="77777777" w:rsidR="007C1BA4" w:rsidRPr="00BB6FA3" w:rsidRDefault="007C1BA4" w:rsidP="000B59EB">
      <w:pPr>
        <w:spacing w:after="0" w:line="360" w:lineRule="auto"/>
        <w:jc w:val="both"/>
        <w:rPr>
          <w:rFonts w:asciiTheme="majorBidi" w:hAnsiTheme="majorBidi" w:cstheme="majorBidi"/>
          <w:b/>
          <w:bCs/>
          <w:sz w:val="20"/>
          <w:szCs w:val="20"/>
        </w:rPr>
      </w:pPr>
    </w:p>
    <w:p w14:paraId="4067C923" w14:textId="2D3250A0" w:rsidR="00D71E0F" w:rsidRPr="00CA7978" w:rsidRDefault="00D71E0F" w:rsidP="008A060C">
      <w:pPr>
        <w:pStyle w:val="Titre1"/>
        <w:numPr>
          <w:ilvl w:val="0"/>
          <w:numId w:val="66"/>
        </w:numPr>
      </w:pPr>
      <w:bookmarkStart w:id="594" w:name="_Toc104390738"/>
      <w:r w:rsidRPr="00CA7978">
        <w:t xml:space="preserve">Spécification fonctionnelle de sprint </w:t>
      </w:r>
      <w:r w:rsidR="00DF45B2" w:rsidRPr="00CA7978">
        <w:t>3</w:t>
      </w:r>
      <w:bookmarkEnd w:id="594"/>
    </w:p>
    <w:p w14:paraId="0F530524" w14:textId="55EDEDAF" w:rsidR="00611C64" w:rsidRPr="00BB6FA3" w:rsidRDefault="00611C64" w:rsidP="000B59EB">
      <w:pPr>
        <w:pStyle w:val="Paragraphedeliste"/>
        <w:spacing w:after="0" w:line="360" w:lineRule="auto"/>
        <w:ind w:firstLine="696"/>
        <w:jc w:val="both"/>
        <w:rPr>
          <w:rFonts w:asciiTheme="majorBidi" w:hAnsiTheme="majorBidi" w:cstheme="majorBidi"/>
          <w:sz w:val="24"/>
          <w:szCs w:val="24"/>
        </w:rPr>
      </w:pPr>
      <w:r w:rsidRPr="00BB6FA3">
        <w:rPr>
          <w:rFonts w:asciiTheme="majorBidi" w:hAnsiTheme="majorBidi" w:cstheme="majorBidi"/>
          <w:sz w:val="24"/>
          <w:szCs w:val="24"/>
        </w:rPr>
        <w:t xml:space="preserve">Sur la base du troisième backlog de </w:t>
      </w:r>
      <w:r w:rsidR="007C1BA4" w:rsidRPr="00BB6FA3">
        <w:rPr>
          <w:rFonts w:asciiTheme="majorBidi" w:hAnsiTheme="majorBidi" w:cstheme="majorBidi"/>
          <w:sz w:val="24"/>
          <w:szCs w:val="24"/>
        </w:rPr>
        <w:t>Sprint,</w:t>
      </w:r>
      <w:r w:rsidRPr="00BB6FA3">
        <w:rPr>
          <w:rFonts w:asciiTheme="majorBidi" w:hAnsiTheme="majorBidi" w:cstheme="majorBidi"/>
          <w:sz w:val="24"/>
          <w:szCs w:val="24"/>
        </w:rPr>
        <w:t xml:space="preserve"> nous présenterons un diagramme de cas d’utilisation ainsi une description </w:t>
      </w:r>
      <w:r w:rsidR="007C1BA4" w:rsidRPr="00BB6FA3">
        <w:rPr>
          <w:rFonts w:asciiTheme="majorBidi" w:hAnsiTheme="majorBidi" w:cstheme="majorBidi"/>
          <w:sz w:val="24"/>
          <w:szCs w:val="24"/>
        </w:rPr>
        <w:t>textuelle.</w:t>
      </w:r>
    </w:p>
    <w:p w14:paraId="47EA44F9" w14:textId="3855EFEF" w:rsidR="00D71E0F" w:rsidRPr="00CA7978" w:rsidRDefault="00D71E0F" w:rsidP="00BA6235">
      <w:pPr>
        <w:pStyle w:val="Titre2"/>
        <w:numPr>
          <w:ilvl w:val="1"/>
          <w:numId w:val="66"/>
        </w:numPr>
      </w:pPr>
      <w:bookmarkStart w:id="595" w:name="_Toc104390739"/>
      <w:r w:rsidRPr="00CA7978">
        <w:t>Diagramme de cas d’utilisation</w:t>
      </w:r>
      <w:bookmarkEnd w:id="595"/>
    </w:p>
    <w:p w14:paraId="1068EC69" w14:textId="092817FA" w:rsidR="00D71E0F" w:rsidRDefault="00D71E0F" w:rsidP="000B59EB">
      <w:pPr>
        <w:pStyle w:val="Paragraphedeliste"/>
        <w:spacing w:after="0" w:line="360" w:lineRule="auto"/>
        <w:ind w:left="1152"/>
        <w:jc w:val="both"/>
        <w:rPr>
          <w:rFonts w:asciiTheme="majorBidi" w:hAnsiTheme="majorBidi" w:cstheme="majorBidi"/>
          <w:sz w:val="24"/>
          <w:szCs w:val="24"/>
        </w:rPr>
      </w:pPr>
      <w:r w:rsidRPr="00BB6FA3">
        <w:rPr>
          <w:rFonts w:asciiTheme="majorBidi" w:hAnsiTheme="majorBidi" w:cstheme="majorBidi"/>
          <w:sz w:val="24"/>
          <w:szCs w:val="24"/>
        </w:rPr>
        <w:t>La figure (</w:t>
      </w:r>
      <w:proofErr w:type="spellStart"/>
      <w:r w:rsidRPr="00BB6FA3">
        <w:rPr>
          <w:rFonts w:asciiTheme="majorBidi" w:hAnsiTheme="majorBidi" w:cstheme="majorBidi"/>
          <w:sz w:val="24"/>
          <w:szCs w:val="24"/>
        </w:rPr>
        <w:t>num</w:t>
      </w:r>
      <w:proofErr w:type="spellEnd"/>
      <w:r w:rsidRPr="00BB6FA3">
        <w:rPr>
          <w:rFonts w:asciiTheme="majorBidi" w:hAnsiTheme="majorBidi" w:cstheme="majorBidi"/>
          <w:sz w:val="24"/>
          <w:szCs w:val="24"/>
        </w:rPr>
        <w:t xml:space="preserve">) présente le diagramme de cas d’utilisation du </w:t>
      </w:r>
      <w:r w:rsidR="00611C64" w:rsidRPr="00BB6FA3">
        <w:rPr>
          <w:rFonts w:asciiTheme="majorBidi" w:hAnsiTheme="majorBidi" w:cstheme="majorBidi"/>
          <w:sz w:val="24"/>
          <w:szCs w:val="24"/>
        </w:rPr>
        <w:t>troisième</w:t>
      </w:r>
      <w:r w:rsidRPr="00BB6FA3">
        <w:rPr>
          <w:rFonts w:asciiTheme="majorBidi" w:hAnsiTheme="majorBidi" w:cstheme="majorBidi"/>
          <w:sz w:val="24"/>
          <w:szCs w:val="24"/>
        </w:rPr>
        <w:t xml:space="preserve"> </w:t>
      </w:r>
      <w:r w:rsidR="005F4404" w:rsidRPr="00BB6FA3">
        <w:rPr>
          <w:rFonts w:asciiTheme="majorBidi" w:hAnsiTheme="majorBidi" w:cstheme="majorBidi"/>
          <w:sz w:val="24"/>
          <w:szCs w:val="24"/>
        </w:rPr>
        <w:t>sprint.</w:t>
      </w:r>
    </w:p>
    <w:p w14:paraId="203267AD" w14:textId="5C81FE4C" w:rsidR="005F4404" w:rsidRPr="005F4404" w:rsidRDefault="005F4404" w:rsidP="00BA6235">
      <w:pPr>
        <w:pStyle w:val="Titre3"/>
        <w:numPr>
          <w:ilvl w:val="2"/>
          <w:numId w:val="66"/>
        </w:numPr>
      </w:pPr>
      <w:bookmarkStart w:id="596" w:name="_Toc104390740"/>
      <w:r w:rsidRPr="005F4404">
        <w:t>Item « </w:t>
      </w:r>
      <w:r>
        <w:t>Acheter des cours guidées</w:t>
      </w:r>
      <w:r w:rsidRPr="005F4404">
        <w:t xml:space="preserve"> »</w:t>
      </w:r>
      <w:bookmarkEnd w:id="596"/>
    </w:p>
    <w:p w14:paraId="722B326C" w14:textId="77777777" w:rsidR="005F4404" w:rsidRPr="00CA7978" w:rsidRDefault="005F4404" w:rsidP="000B59EB">
      <w:pPr>
        <w:pStyle w:val="Paragraphedeliste"/>
        <w:spacing w:after="0" w:line="360" w:lineRule="auto"/>
        <w:ind w:left="1152"/>
        <w:jc w:val="both"/>
        <w:rPr>
          <w:rFonts w:asciiTheme="majorBidi" w:hAnsiTheme="majorBidi" w:cstheme="majorBidi"/>
          <w:sz w:val="24"/>
          <w:szCs w:val="24"/>
        </w:rPr>
      </w:pPr>
    </w:p>
    <w:tbl>
      <w:tblPr>
        <w:tblW w:w="9581" w:type="dxa"/>
        <w:tblInd w:w="404" w:type="dxa"/>
        <w:tblCellMar>
          <w:right w:w="115" w:type="dxa"/>
        </w:tblCellMar>
        <w:tblLook w:val="04A0" w:firstRow="1" w:lastRow="0" w:firstColumn="1" w:lastColumn="0" w:noHBand="0" w:noVBand="1"/>
      </w:tblPr>
      <w:tblGrid>
        <w:gridCol w:w="2767"/>
        <w:gridCol w:w="6814"/>
      </w:tblGrid>
      <w:tr w:rsidR="000914B9" w:rsidRPr="00BB6FA3" w14:paraId="43201BCC" w14:textId="77777777" w:rsidTr="00C02108">
        <w:trPr>
          <w:trHeight w:val="422"/>
        </w:trPr>
        <w:tc>
          <w:tcPr>
            <w:tcW w:w="9581" w:type="dxa"/>
            <w:gridSpan w:val="2"/>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C473745" w14:textId="533243A8" w:rsidR="000914B9" w:rsidRPr="00BB6FA3" w:rsidRDefault="000914B9" w:rsidP="000B59EB">
            <w:pPr>
              <w:spacing w:line="360" w:lineRule="auto"/>
              <w:jc w:val="both"/>
              <w:rPr>
                <w:rFonts w:asciiTheme="majorBidi" w:hAnsiTheme="majorBidi" w:cstheme="majorBidi"/>
              </w:rPr>
            </w:pPr>
            <w:r w:rsidRPr="00BB6FA3">
              <w:rPr>
                <w:rFonts w:asciiTheme="majorBidi" w:hAnsiTheme="majorBidi" w:cstheme="majorBidi"/>
                <w:b/>
              </w:rPr>
              <w:t>Description textuelle du cas d’utilisation</w:t>
            </w:r>
            <w:r w:rsidR="005F4404" w:rsidRPr="00BB6FA3">
              <w:rPr>
                <w:rFonts w:asciiTheme="majorBidi" w:hAnsiTheme="majorBidi" w:cstheme="majorBidi"/>
                <w:b/>
              </w:rPr>
              <w:t xml:space="preserve"> « Acheter</w:t>
            </w:r>
            <w:r w:rsidRPr="00BB6FA3">
              <w:rPr>
                <w:rFonts w:asciiTheme="majorBidi" w:hAnsiTheme="majorBidi" w:cstheme="majorBidi"/>
                <w:b/>
              </w:rPr>
              <w:t xml:space="preserve"> des cours </w:t>
            </w:r>
            <w:r w:rsidR="005F4404" w:rsidRPr="00BB6FA3">
              <w:rPr>
                <w:rFonts w:asciiTheme="majorBidi" w:hAnsiTheme="majorBidi" w:cstheme="majorBidi"/>
                <w:b/>
              </w:rPr>
              <w:t>guidées »</w:t>
            </w:r>
            <w:r w:rsidRPr="00BB6FA3">
              <w:rPr>
                <w:rFonts w:asciiTheme="majorBidi" w:hAnsiTheme="majorBidi" w:cstheme="majorBidi"/>
                <w:b/>
              </w:rPr>
              <w:t xml:space="preserve"> </w:t>
            </w:r>
          </w:p>
        </w:tc>
      </w:tr>
      <w:tr w:rsidR="000914B9" w:rsidRPr="00BB6FA3" w14:paraId="133BFB8A" w14:textId="77777777" w:rsidTr="005F4404">
        <w:trPr>
          <w:trHeight w:val="423"/>
        </w:trPr>
        <w:tc>
          <w:tcPr>
            <w:tcW w:w="276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1D730C2" w14:textId="77777777" w:rsidR="000914B9" w:rsidRPr="00BB6FA3" w:rsidRDefault="000914B9" w:rsidP="000B59EB">
            <w:pPr>
              <w:spacing w:line="360" w:lineRule="auto"/>
              <w:jc w:val="both"/>
              <w:rPr>
                <w:rFonts w:asciiTheme="majorBidi" w:hAnsiTheme="majorBidi" w:cstheme="majorBidi"/>
                <w:color w:val="000000" w:themeColor="text1"/>
              </w:rPr>
            </w:pPr>
            <w:r w:rsidRPr="00BB6FA3">
              <w:rPr>
                <w:rFonts w:asciiTheme="majorBidi" w:hAnsiTheme="majorBidi" w:cstheme="majorBidi"/>
                <w:b/>
                <w:color w:val="000000" w:themeColor="text1"/>
              </w:rPr>
              <w:t xml:space="preserve">Titre </w:t>
            </w:r>
          </w:p>
        </w:tc>
        <w:tc>
          <w:tcPr>
            <w:tcW w:w="681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7765F89" w14:textId="4E218E7C" w:rsidR="000914B9" w:rsidRPr="00BB6FA3" w:rsidRDefault="00DE6BE4" w:rsidP="000B59EB">
            <w:pPr>
              <w:spacing w:line="360" w:lineRule="auto"/>
              <w:jc w:val="both"/>
              <w:rPr>
                <w:rFonts w:asciiTheme="majorBidi" w:hAnsiTheme="majorBidi" w:cstheme="majorBidi"/>
                <w:color w:val="000000" w:themeColor="text1"/>
              </w:rPr>
            </w:pPr>
            <w:r w:rsidRPr="00BB6FA3">
              <w:rPr>
                <w:rFonts w:asciiTheme="majorBidi" w:hAnsiTheme="majorBidi" w:cstheme="majorBidi"/>
                <w:color w:val="000000" w:themeColor="text1"/>
              </w:rPr>
              <w:t xml:space="preserve">Acheter des cours guidées </w:t>
            </w:r>
          </w:p>
        </w:tc>
      </w:tr>
      <w:tr w:rsidR="000914B9" w:rsidRPr="00BB6FA3" w14:paraId="1D04DA96" w14:textId="77777777" w:rsidTr="005F4404">
        <w:trPr>
          <w:trHeight w:val="427"/>
        </w:trPr>
        <w:tc>
          <w:tcPr>
            <w:tcW w:w="276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F2D9ED7" w14:textId="77777777" w:rsidR="000914B9" w:rsidRPr="00BB6FA3" w:rsidRDefault="000914B9" w:rsidP="000B59EB">
            <w:pPr>
              <w:spacing w:line="360" w:lineRule="auto"/>
              <w:jc w:val="both"/>
              <w:rPr>
                <w:rFonts w:asciiTheme="majorBidi" w:hAnsiTheme="majorBidi" w:cstheme="majorBidi"/>
              </w:rPr>
            </w:pPr>
            <w:r w:rsidRPr="00BB6FA3">
              <w:rPr>
                <w:rFonts w:asciiTheme="majorBidi" w:hAnsiTheme="majorBidi" w:cstheme="majorBidi"/>
                <w:b/>
              </w:rPr>
              <w:t xml:space="preserve">Acteur </w:t>
            </w:r>
          </w:p>
        </w:tc>
        <w:tc>
          <w:tcPr>
            <w:tcW w:w="6814" w:type="dxa"/>
            <w:tcBorders>
              <w:top w:val="single" w:sz="4" w:space="0" w:color="000000"/>
              <w:left w:val="single" w:sz="4" w:space="0" w:color="000000"/>
              <w:bottom w:val="single" w:sz="4" w:space="0" w:color="000000"/>
              <w:right w:val="single" w:sz="4" w:space="0" w:color="000000"/>
            </w:tcBorders>
          </w:tcPr>
          <w:p w14:paraId="1433A9C6" w14:textId="6F12A70C" w:rsidR="000914B9" w:rsidRPr="00BB6FA3" w:rsidRDefault="00DE6BE4" w:rsidP="000B59EB">
            <w:pPr>
              <w:spacing w:line="360" w:lineRule="auto"/>
              <w:jc w:val="both"/>
              <w:rPr>
                <w:rFonts w:asciiTheme="majorBidi" w:hAnsiTheme="majorBidi" w:cstheme="majorBidi"/>
              </w:rPr>
            </w:pPr>
            <w:r w:rsidRPr="00BB6FA3">
              <w:rPr>
                <w:rFonts w:asciiTheme="majorBidi" w:hAnsiTheme="majorBidi" w:cstheme="majorBidi"/>
              </w:rPr>
              <w:t>Membre</w:t>
            </w:r>
          </w:p>
        </w:tc>
      </w:tr>
      <w:tr w:rsidR="000914B9" w:rsidRPr="00BB6FA3" w14:paraId="32AB0DA7" w14:textId="77777777" w:rsidTr="005F4404">
        <w:trPr>
          <w:trHeight w:val="420"/>
        </w:trPr>
        <w:tc>
          <w:tcPr>
            <w:tcW w:w="276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42752C" w14:textId="77777777" w:rsidR="000914B9" w:rsidRPr="00BB6FA3" w:rsidRDefault="000914B9" w:rsidP="000B59EB">
            <w:pPr>
              <w:spacing w:line="360" w:lineRule="auto"/>
              <w:jc w:val="both"/>
              <w:rPr>
                <w:rFonts w:asciiTheme="majorBidi" w:hAnsiTheme="majorBidi" w:cstheme="majorBidi"/>
              </w:rPr>
            </w:pPr>
            <w:r w:rsidRPr="00BB6FA3">
              <w:rPr>
                <w:rFonts w:asciiTheme="majorBidi" w:hAnsiTheme="majorBidi" w:cstheme="majorBidi"/>
                <w:b/>
              </w:rPr>
              <w:t xml:space="preserve">Prés condition </w:t>
            </w:r>
          </w:p>
        </w:tc>
        <w:tc>
          <w:tcPr>
            <w:tcW w:w="681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695FA2B" w14:textId="0AA85536" w:rsidR="000914B9" w:rsidRPr="00BB6FA3" w:rsidRDefault="00DE6BE4" w:rsidP="000B59EB">
            <w:pPr>
              <w:spacing w:line="360" w:lineRule="auto"/>
              <w:jc w:val="both"/>
              <w:rPr>
                <w:rFonts w:asciiTheme="majorBidi" w:hAnsiTheme="majorBidi" w:cstheme="majorBidi"/>
              </w:rPr>
            </w:pPr>
            <w:r w:rsidRPr="00BB6FA3">
              <w:rPr>
                <w:rFonts w:asciiTheme="majorBidi" w:hAnsiTheme="majorBidi" w:cstheme="majorBidi"/>
              </w:rPr>
              <w:t>Utilisateur authentifié en tant que membre</w:t>
            </w:r>
          </w:p>
        </w:tc>
      </w:tr>
      <w:tr w:rsidR="000914B9" w:rsidRPr="00BB6FA3" w14:paraId="1AE4E420" w14:textId="77777777" w:rsidTr="005F4404">
        <w:trPr>
          <w:trHeight w:val="427"/>
        </w:trPr>
        <w:tc>
          <w:tcPr>
            <w:tcW w:w="276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73784D3" w14:textId="77777777" w:rsidR="000914B9" w:rsidRPr="00BB6FA3" w:rsidRDefault="000914B9" w:rsidP="000B59EB">
            <w:pPr>
              <w:spacing w:line="360" w:lineRule="auto"/>
              <w:jc w:val="both"/>
              <w:rPr>
                <w:rFonts w:asciiTheme="majorBidi" w:hAnsiTheme="majorBidi" w:cstheme="majorBidi"/>
              </w:rPr>
            </w:pPr>
            <w:r w:rsidRPr="00BB6FA3">
              <w:rPr>
                <w:rFonts w:asciiTheme="majorBidi" w:hAnsiTheme="majorBidi" w:cstheme="majorBidi"/>
                <w:b/>
              </w:rPr>
              <w:t xml:space="preserve">Post condition </w:t>
            </w:r>
          </w:p>
        </w:tc>
        <w:tc>
          <w:tcPr>
            <w:tcW w:w="681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7EF8597" w14:textId="7D142D00" w:rsidR="000914B9" w:rsidRPr="00BB6FA3" w:rsidRDefault="00DE6BE4" w:rsidP="000B59EB">
            <w:pPr>
              <w:spacing w:line="360" w:lineRule="auto"/>
              <w:jc w:val="both"/>
              <w:rPr>
                <w:rFonts w:asciiTheme="majorBidi" w:hAnsiTheme="majorBidi" w:cstheme="majorBidi"/>
              </w:rPr>
            </w:pPr>
            <w:r w:rsidRPr="00BB6FA3">
              <w:rPr>
                <w:rFonts w:asciiTheme="majorBidi" w:hAnsiTheme="majorBidi" w:cstheme="majorBidi"/>
              </w:rPr>
              <w:t xml:space="preserve">Cours achetés </w:t>
            </w:r>
          </w:p>
        </w:tc>
      </w:tr>
      <w:tr w:rsidR="000914B9" w:rsidRPr="00BB6FA3" w14:paraId="0AAC682F" w14:textId="77777777" w:rsidTr="005F4404">
        <w:trPr>
          <w:trHeight w:val="909"/>
        </w:trPr>
        <w:tc>
          <w:tcPr>
            <w:tcW w:w="2767" w:type="dxa"/>
            <w:tcBorders>
              <w:top w:val="single" w:sz="4" w:space="0" w:color="000000"/>
              <w:left w:val="single" w:sz="4" w:space="0" w:color="000000"/>
              <w:bottom w:val="single" w:sz="4" w:space="0" w:color="000000"/>
              <w:right w:val="single" w:sz="4" w:space="0" w:color="auto"/>
            </w:tcBorders>
            <w:shd w:val="clear" w:color="auto" w:fill="F2F2F2" w:themeFill="background1" w:themeFillShade="F2"/>
          </w:tcPr>
          <w:p w14:paraId="5A10532D" w14:textId="77777777" w:rsidR="000914B9" w:rsidRPr="00BB6FA3" w:rsidRDefault="000914B9" w:rsidP="000B59EB">
            <w:pPr>
              <w:spacing w:line="360" w:lineRule="auto"/>
              <w:jc w:val="both"/>
              <w:rPr>
                <w:rFonts w:asciiTheme="majorBidi" w:hAnsiTheme="majorBidi" w:cstheme="majorBidi"/>
              </w:rPr>
            </w:pPr>
            <w:r w:rsidRPr="00BB6FA3">
              <w:rPr>
                <w:rFonts w:asciiTheme="majorBidi" w:hAnsiTheme="majorBidi" w:cstheme="majorBidi"/>
                <w:b/>
              </w:rPr>
              <w:t xml:space="preserve">Description du scénario nominal </w:t>
            </w:r>
          </w:p>
        </w:tc>
        <w:tc>
          <w:tcPr>
            <w:tcW w:w="6814" w:type="dxa"/>
            <w:tcBorders>
              <w:top w:val="single" w:sz="4" w:space="0" w:color="000000"/>
              <w:left w:val="single" w:sz="4" w:space="0" w:color="auto"/>
              <w:bottom w:val="single" w:sz="4" w:space="0" w:color="000000"/>
              <w:right w:val="single" w:sz="4" w:space="0" w:color="000000"/>
            </w:tcBorders>
            <w:shd w:val="clear" w:color="auto" w:fill="FFFFFF" w:themeFill="background1"/>
          </w:tcPr>
          <w:p w14:paraId="3114EDA2" w14:textId="1FEB3053" w:rsidR="000914B9" w:rsidRPr="00BB6FA3" w:rsidRDefault="00A11673" w:rsidP="000B59EB">
            <w:pPr>
              <w:pStyle w:val="Paragraphedeliste"/>
              <w:numPr>
                <w:ilvl w:val="0"/>
                <w:numId w:val="46"/>
              </w:numPr>
              <w:spacing w:line="360" w:lineRule="auto"/>
              <w:jc w:val="both"/>
              <w:rPr>
                <w:rFonts w:asciiTheme="majorBidi" w:hAnsiTheme="majorBidi" w:cstheme="majorBidi"/>
              </w:rPr>
            </w:pPr>
            <w:r w:rsidRPr="00BB6FA3">
              <w:rPr>
                <w:rFonts w:asciiTheme="majorBidi" w:hAnsiTheme="majorBidi" w:cstheme="majorBidi"/>
              </w:rPr>
              <w:t xml:space="preserve">Le membre clique sur le </w:t>
            </w:r>
            <w:r w:rsidR="001A6A1E" w:rsidRPr="00BB6FA3">
              <w:rPr>
                <w:rFonts w:asciiTheme="majorBidi" w:hAnsiTheme="majorBidi" w:cstheme="majorBidi"/>
              </w:rPr>
              <w:t>bouton</w:t>
            </w:r>
            <w:r w:rsidRPr="00BB6FA3">
              <w:rPr>
                <w:rFonts w:asciiTheme="majorBidi" w:hAnsiTheme="majorBidi" w:cstheme="majorBidi"/>
              </w:rPr>
              <w:t xml:space="preserve"> ajouter au panier pour un ajouter </w:t>
            </w:r>
            <w:r w:rsidR="00495822" w:rsidRPr="00BB6FA3">
              <w:rPr>
                <w:rFonts w:asciiTheme="majorBidi" w:hAnsiTheme="majorBidi" w:cstheme="majorBidi"/>
              </w:rPr>
              <w:t>un cour</w:t>
            </w:r>
            <w:r w:rsidR="00495822">
              <w:rPr>
                <w:rFonts w:asciiTheme="majorBidi" w:hAnsiTheme="majorBidi" w:cstheme="majorBidi"/>
              </w:rPr>
              <w:t>s</w:t>
            </w:r>
            <w:r w:rsidR="00495822" w:rsidRPr="00BB6FA3">
              <w:rPr>
                <w:rFonts w:asciiTheme="majorBidi" w:hAnsiTheme="majorBidi" w:cstheme="majorBidi"/>
              </w:rPr>
              <w:t xml:space="preserve"> concerné</w:t>
            </w:r>
            <w:r w:rsidR="001A6A1E" w:rsidRPr="00BB6FA3">
              <w:rPr>
                <w:rFonts w:asciiTheme="majorBidi" w:hAnsiTheme="majorBidi" w:cstheme="majorBidi"/>
              </w:rPr>
              <w:t>.</w:t>
            </w:r>
          </w:p>
          <w:p w14:paraId="462FCDEE" w14:textId="5A78BA48" w:rsidR="001A6A1E" w:rsidRPr="00BB6FA3" w:rsidRDefault="0060693A" w:rsidP="000B59EB">
            <w:pPr>
              <w:pStyle w:val="Paragraphedeliste"/>
              <w:numPr>
                <w:ilvl w:val="0"/>
                <w:numId w:val="46"/>
              </w:numPr>
              <w:spacing w:line="360" w:lineRule="auto"/>
              <w:jc w:val="both"/>
              <w:rPr>
                <w:rFonts w:asciiTheme="majorBidi" w:hAnsiTheme="majorBidi" w:cstheme="majorBidi"/>
              </w:rPr>
            </w:pPr>
            <w:r w:rsidRPr="00BB6FA3">
              <w:rPr>
                <w:rFonts w:asciiTheme="majorBidi" w:hAnsiTheme="majorBidi" w:cstheme="majorBidi"/>
              </w:rPr>
              <w:t>Le membre clique sur le bouton « </w:t>
            </w:r>
            <w:proofErr w:type="spellStart"/>
            <w:r w:rsidR="00495822" w:rsidRPr="00BB6FA3">
              <w:rPr>
                <w:rFonts w:asciiTheme="majorBidi" w:hAnsiTheme="majorBidi" w:cstheme="majorBidi"/>
              </w:rPr>
              <w:t>checkout</w:t>
            </w:r>
            <w:proofErr w:type="spellEnd"/>
            <w:r w:rsidR="00495822" w:rsidRPr="00BB6FA3">
              <w:rPr>
                <w:rFonts w:asciiTheme="majorBidi" w:hAnsiTheme="majorBidi" w:cstheme="majorBidi"/>
              </w:rPr>
              <w:t> »</w:t>
            </w:r>
            <w:r w:rsidRPr="00BB6FA3">
              <w:rPr>
                <w:rFonts w:asciiTheme="majorBidi" w:hAnsiTheme="majorBidi" w:cstheme="majorBidi"/>
              </w:rPr>
              <w:t xml:space="preserve"> pour avoir plus d’informations sur le payement.</w:t>
            </w:r>
          </w:p>
          <w:p w14:paraId="770DD4CA" w14:textId="77777777" w:rsidR="0060693A" w:rsidRPr="00BB6FA3" w:rsidRDefault="0060693A" w:rsidP="000B59EB">
            <w:pPr>
              <w:pStyle w:val="Paragraphedeliste"/>
              <w:numPr>
                <w:ilvl w:val="0"/>
                <w:numId w:val="46"/>
              </w:numPr>
              <w:spacing w:line="360" w:lineRule="auto"/>
              <w:jc w:val="both"/>
              <w:rPr>
                <w:rFonts w:asciiTheme="majorBidi" w:hAnsiTheme="majorBidi" w:cstheme="majorBidi"/>
              </w:rPr>
            </w:pPr>
            <w:r w:rsidRPr="00BB6FA3">
              <w:rPr>
                <w:rFonts w:asciiTheme="majorBidi" w:hAnsiTheme="majorBidi" w:cstheme="majorBidi"/>
              </w:rPr>
              <w:t>Le membre clique sur le bouton « payer ».</w:t>
            </w:r>
          </w:p>
          <w:p w14:paraId="02072DA4" w14:textId="28DDC575" w:rsidR="0060693A" w:rsidRPr="00BB6FA3" w:rsidRDefault="0060693A" w:rsidP="000B59EB">
            <w:pPr>
              <w:pStyle w:val="Paragraphedeliste"/>
              <w:numPr>
                <w:ilvl w:val="0"/>
                <w:numId w:val="46"/>
              </w:numPr>
              <w:spacing w:line="360" w:lineRule="auto"/>
              <w:jc w:val="both"/>
              <w:rPr>
                <w:rFonts w:asciiTheme="majorBidi" w:hAnsiTheme="majorBidi" w:cstheme="majorBidi"/>
              </w:rPr>
            </w:pPr>
            <w:r w:rsidRPr="00BB6FA3">
              <w:rPr>
                <w:rFonts w:asciiTheme="majorBidi" w:hAnsiTheme="majorBidi" w:cstheme="majorBidi"/>
              </w:rPr>
              <w:t xml:space="preserve">Le système affiche un formulaire de </w:t>
            </w:r>
            <w:r w:rsidR="00495822" w:rsidRPr="00BB6FA3">
              <w:rPr>
                <w:rFonts w:asciiTheme="majorBidi" w:hAnsiTheme="majorBidi" w:cstheme="majorBidi"/>
              </w:rPr>
              <w:t>payement.</w:t>
            </w:r>
          </w:p>
          <w:p w14:paraId="4949A2F2" w14:textId="3F0A5923" w:rsidR="0060693A" w:rsidRPr="00BB6FA3" w:rsidRDefault="00495140" w:rsidP="000B59EB">
            <w:pPr>
              <w:pStyle w:val="Paragraphedeliste"/>
              <w:numPr>
                <w:ilvl w:val="0"/>
                <w:numId w:val="46"/>
              </w:numPr>
              <w:spacing w:line="360" w:lineRule="auto"/>
              <w:jc w:val="both"/>
              <w:rPr>
                <w:rFonts w:asciiTheme="majorBidi" w:hAnsiTheme="majorBidi" w:cstheme="majorBidi"/>
              </w:rPr>
            </w:pPr>
            <w:r w:rsidRPr="00BB6FA3">
              <w:rPr>
                <w:rFonts w:asciiTheme="majorBidi" w:hAnsiTheme="majorBidi" w:cstheme="majorBidi"/>
              </w:rPr>
              <w:t>Le membre</w:t>
            </w:r>
            <w:r w:rsidR="0060693A" w:rsidRPr="00BB6FA3">
              <w:rPr>
                <w:rFonts w:asciiTheme="majorBidi" w:hAnsiTheme="majorBidi" w:cstheme="majorBidi"/>
              </w:rPr>
              <w:t xml:space="preserve"> remplit le formulaire avec les données </w:t>
            </w:r>
            <w:r w:rsidR="00495822" w:rsidRPr="00BB6FA3">
              <w:rPr>
                <w:rFonts w:asciiTheme="majorBidi" w:hAnsiTheme="majorBidi" w:cstheme="majorBidi"/>
              </w:rPr>
              <w:t>nécessaires.</w:t>
            </w:r>
          </w:p>
          <w:p w14:paraId="3A37A9F4" w14:textId="74A6CF8A" w:rsidR="0060693A" w:rsidRPr="00BB6FA3" w:rsidRDefault="00495140" w:rsidP="000B59EB">
            <w:pPr>
              <w:pStyle w:val="Paragraphedeliste"/>
              <w:numPr>
                <w:ilvl w:val="0"/>
                <w:numId w:val="46"/>
              </w:numPr>
              <w:spacing w:line="360" w:lineRule="auto"/>
              <w:jc w:val="both"/>
              <w:rPr>
                <w:rFonts w:asciiTheme="majorBidi" w:hAnsiTheme="majorBidi" w:cstheme="majorBidi"/>
              </w:rPr>
            </w:pPr>
            <w:r w:rsidRPr="00BB6FA3">
              <w:rPr>
                <w:rFonts w:asciiTheme="majorBidi" w:hAnsiTheme="majorBidi" w:cstheme="majorBidi"/>
              </w:rPr>
              <w:t>Le membre clique sur le bouton « payer</w:t>
            </w:r>
            <w:r w:rsidR="0072232C" w:rsidRPr="00BB6FA3">
              <w:rPr>
                <w:rFonts w:asciiTheme="majorBidi" w:hAnsiTheme="majorBidi" w:cstheme="majorBidi"/>
              </w:rPr>
              <w:t xml:space="preserve"> » pour</w:t>
            </w:r>
            <w:r w:rsidRPr="00BB6FA3">
              <w:rPr>
                <w:rFonts w:asciiTheme="majorBidi" w:hAnsiTheme="majorBidi" w:cstheme="majorBidi"/>
              </w:rPr>
              <w:t xml:space="preserve"> valider les </w:t>
            </w:r>
            <w:r w:rsidR="0072232C" w:rsidRPr="00BB6FA3">
              <w:rPr>
                <w:rFonts w:asciiTheme="majorBidi" w:hAnsiTheme="majorBidi" w:cstheme="majorBidi"/>
              </w:rPr>
              <w:t>payements.</w:t>
            </w:r>
          </w:p>
          <w:p w14:paraId="3F53BDFD" w14:textId="627B213D" w:rsidR="00495140" w:rsidRPr="00BB6FA3" w:rsidRDefault="00495140" w:rsidP="000B59EB">
            <w:pPr>
              <w:pStyle w:val="Paragraphedeliste"/>
              <w:numPr>
                <w:ilvl w:val="0"/>
                <w:numId w:val="46"/>
              </w:numPr>
              <w:spacing w:line="360" w:lineRule="auto"/>
              <w:jc w:val="both"/>
              <w:rPr>
                <w:rFonts w:asciiTheme="majorBidi" w:hAnsiTheme="majorBidi" w:cstheme="majorBidi"/>
              </w:rPr>
            </w:pPr>
            <w:r w:rsidRPr="00BB6FA3">
              <w:rPr>
                <w:rFonts w:asciiTheme="majorBidi" w:hAnsiTheme="majorBidi" w:cstheme="majorBidi"/>
              </w:rPr>
              <w:t xml:space="preserve">Le système affiche un message de succès de l’opération de </w:t>
            </w:r>
            <w:r w:rsidR="00495822" w:rsidRPr="00BB6FA3">
              <w:rPr>
                <w:rFonts w:asciiTheme="majorBidi" w:hAnsiTheme="majorBidi" w:cstheme="majorBidi"/>
              </w:rPr>
              <w:t>payement.</w:t>
            </w:r>
            <w:r w:rsidRPr="00BB6FA3">
              <w:rPr>
                <w:rFonts w:asciiTheme="majorBidi" w:hAnsiTheme="majorBidi" w:cstheme="majorBidi"/>
              </w:rPr>
              <w:t xml:space="preserve">  </w:t>
            </w:r>
          </w:p>
        </w:tc>
      </w:tr>
      <w:tr w:rsidR="000914B9" w:rsidRPr="00BB6FA3" w14:paraId="19923EFC" w14:textId="77777777" w:rsidTr="00C021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553"/>
        </w:trPr>
        <w:tc>
          <w:tcPr>
            <w:tcW w:w="2767" w:type="dxa"/>
            <w:shd w:val="clear" w:color="auto" w:fill="F2F2F2" w:themeFill="background1" w:themeFillShade="F2"/>
          </w:tcPr>
          <w:p w14:paraId="13257B50" w14:textId="77777777" w:rsidR="000914B9" w:rsidRPr="00BB6FA3" w:rsidRDefault="000914B9" w:rsidP="000B59EB">
            <w:pPr>
              <w:pStyle w:val="Paragraphedeliste"/>
              <w:spacing w:line="360" w:lineRule="auto"/>
              <w:ind w:left="0"/>
              <w:jc w:val="both"/>
              <w:rPr>
                <w:rFonts w:asciiTheme="majorBidi" w:hAnsiTheme="majorBidi" w:cstheme="majorBidi"/>
                <w:b/>
                <w:bCs/>
                <w:sz w:val="28"/>
                <w:szCs w:val="28"/>
              </w:rPr>
            </w:pPr>
            <w:r w:rsidRPr="00BB6FA3">
              <w:rPr>
                <w:rFonts w:asciiTheme="majorBidi" w:hAnsiTheme="majorBidi" w:cstheme="majorBidi"/>
                <w:b/>
                <w:bCs/>
              </w:rPr>
              <w:lastRenderedPageBreak/>
              <w:t>Scenarios alternatif</w:t>
            </w:r>
          </w:p>
        </w:tc>
        <w:tc>
          <w:tcPr>
            <w:tcW w:w="6814" w:type="dxa"/>
          </w:tcPr>
          <w:p w14:paraId="1FF8744C" w14:textId="1B580283" w:rsidR="000914B9" w:rsidRPr="00BB6FA3" w:rsidRDefault="00495140" w:rsidP="00F908D9">
            <w:pPr>
              <w:pStyle w:val="Paragraphedeliste"/>
              <w:keepNext/>
              <w:spacing w:line="360" w:lineRule="auto"/>
              <w:ind w:left="0"/>
              <w:jc w:val="both"/>
              <w:rPr>
                <w:rFonts w:asciiTheme="majorBidi" w:hAnsiTheme="majorBidi" w:cstheme="majorBidi"/>
                <w:sz w:val="28"/>
                <w:szCs w:val="28"/>
              </w:rPr>
            </w:pPr>
            <w:r w:rsidRPr="00BB6FA3">
              <w:rPr>
                <w:rFonts w:asciiTheme="majorBidi" w:hAnsiTheme="majorBidi" w:cstheme="majorBidi"/>
                <w:sz w:val="28"/>
                <w:szCs w:val="28"/>
              </w:rPr>
              <w:t xml:space="preserve">Un message d’erreur s’affiche si un problème s’est produit lors de payements  </w:t>
            </w:r>
          </w:p>
        </w:tc>
      </w:tr>
    </w:tbl>
    <w:p w14:paraId="5F8E77AE" w14:textId="59E29C6F" w:rsidR="00F908D9" w:rsidRPr="00F908D9" w:rsidRDefault="00F908D9" w:rsidP="00F908D9">
      <w:pPr>
        <w:pStyle w:val="Lgende"/>
        <w:jc w:val="center"/>
        <w:rPr>
          <w:sz w:val="24"/>
          <w:szCs w:val="24"/>
        </w:rPr>
      </w:pPr>
      <w:bookmarkStart w:id="597" w:name="_Toc104390844"/>
      <w:r w:rsidRPr="00F908D9">
        <w:rPr>
          <w:sz w:val="24"/>
          <w:szCs w:val="24"/>
        </w:rPr>
        <w:t xml:space="preserve">Tableau </w:t>
      </w:r>
      <w:r w:rsidRPr="00F908D9">
        <w:rPr>
          <w:sz w:val="24"/>
          <w:szCs w:val="24"/>
        </w:rPr>
        <w:fldChar w:fldCharType="begin"/>
      </w:r>
      <w:r w:rsidRPr="00F908D9">
        <w:rPr>
          <w:sz w:val="24"/>
          <w:szCs w:val="24"/>
        </w:rPr>
        <w:instrText xml:space="preserve"> SEQ Tableau \* ARABIC </w:instrText>
      </w:r>
      <w:r w:rsidRPr="00F908D9">
        <w:rPr>
          <w:sz w:val="24"/>
          <w:szCs w:val="24"/>
        </w:rPr>
        <w:fldChar w:fldCharType="separate"/>
      </w:r>
      <w:r w:rsidR="00A66100">
        <w:rPr>
          <w:noProof/>
          <w:sz w:val="24"/>
          <w:szCs w:val="24"/>
        </w:rPr>
        <w:t>17</w:t>
      </w:r>
      <w:r w:rsidRPr="00F908D9">
        <w:rPr>
          <w:sz w:val="24"/>
          <w:szCs w:val="24"/>
        </w:rPr>
        <w:fldChar w:fldCharType="end"/>
      </w:r>
      <w:r w:rsidRPr="00F908D9">
        <w:rPr>
          <w:sz w:val="24"/>
          <w:szCs w:val="24"/>
        </w:rPr>
        <w:t xml:space="preserve"> ; Description textuelle "Acheter des cours guidées"</w:t>
      </w:r>
      <w:bookmarkEnd w:id="597"/>
    </w:p>
    <w:p w14:paraId="0632184F" w14:textId="375964C6" w:rsidR="005F4404" w:rsidRPr="005F4404" w:rsidRDefault="005F4404" w:rsidP="00BA6235">
      <w:pPr>
        <w:pStyle w:val="Titre3"/>
        <w:numPr>
          <w:ilvl w:val="2"/>
          <w:numId w:val="66"/>
        </w:numPr>
      </w:pPr>
      <w:bookmarkStart w:id="598" w:name="_Toc104390741"/>
      <w:r w:rsidRPr="005F4404">
        <w:t>Item « </w:t>
      </w:r>
      <w:r>
        <w:t>consulter l’historique des achats</w:t>
      </w:r>
      <w:r w:rsidRPr="005F4404">
        <w:t xml:space="preserve"> »</w:t>
      </w:r>
      <w:bookmarkEnd w:id="598"/>
    </w:p>
    <w:p w14:paraId="1C4D33AC" w14:textId="15BB91C7" w:rsidR="000914B9" w:rsidRDefault="000914B9" w:rsidP="000B59EB">
      <w:pPr>
        <w:spacing w:after="0" w:line="360" w:lineRule="auto"/>
        <w:jc w:val="both"/>
        <w:rPr>
          <w:rFonts w:asciiTheme="majorBidi" w:hAnsiTheme="majorBidi" w:cstheme="majorBidi"/>
          <w:sz w:val="28"/>
          <w:szCs w:val="28"/>
        </w:rPr>
      </w:pPr>
    </w:p>
    <w:tbl>
      <w:tblPr>
        <w:tblW w:w="9581" w:type="dxa"/>
        <w:tblInd w:w="404" w:type="dxa"/>
        <w:tblCellMar>
          <w:right w:w="115" w:type="dxa"/>
        </w:tblCellMar>
        <w:tblLook w:val="04A0" w:firstRow="1" w:lastRow="0" w:firstColumn="1" w:lastColumn="0" w:noHBand="0" w:noVBand="1"/>
      </w:tblPr>
      <w:tblGrid>
        <w:gridCol w:w="2767"/>
        <w:gridCol w:w="6814"/>
      </w:tblGrid>
      <w:tr w:rsidR="00CA7978" w:rsidRPr="00BB6FA3" w14:paraId="63B04CDB" w14:textId="77777777" w:rsidTr="00920D96">
        <w:trPr>
          <w:trHeight w:val="422"/>
        </w:trPr>
        <w:tc>
          <w:tcPr>
            <w:tcW w:w="9581" w:type="dxa"/>
            <w:gridSpan w:val="2"/>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3C33AB7" w14:textId="77777777" w:rsidR="00CA7978" w:rsidRPr="00BB6FA3" w:rsidRDefault="00CA7978" w:rsidP="000B59EB">
            <w:pPr>
              <w:spacing w:line="360" w:lineRule="auto"/>
              <w:jc w:val="both"/>
              <w:rPr>
                <w:rFonts w:asciiTheme="majorBidi" w:hAnsiTheme="majorBidi" w:cstheme="majorBidi"/>
              </w:rPr>
            </w:pPr>
            <w:r w:rsidRPr="00BB6FA3">
              <w:rPr>
                <w:rFonts w:asciiTheme="majorBidi" w:hAnsiTheme="majorBidi" w:cstheme="majorBidi"/>
                <w:b/>
              </w:rPr>
              <w:t xml:space="preserve">Description textuelle du cas d’utilisation « Consulter l’historique des achats » </w:t>
            </w:r>
          </w:p>
        </w:tc>
      </w:tr>
      <w:tr w:rsidR="00CA7978" w:rsidRPr="00BB6FA3" w14:paraId="3899162E" w14:textId="77777777" w:rsidTr="005F4404">
        <w:trPr>
          <w:trHeight w:val="423"/>
        </w:trPr>
        <w:tc>
          <w:tcPr>
            <w:tcW w:w="276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D81473F" w14:textId="77777777" w:rsidR="00CA7978" w:rsidRPr="00BB6FA3" w:rsidRDefault="00CA7978" w:rsidP="000B59EB">
            <w:pPr>
              <w:spacing w:line="360" w:lineRule="auto"/>
              <w:jc w:val="both"/>
              <w:rPr>
                <w:rFonts w:asciiTheme="majorBidi" w:hAnsiTheme="majorBidi" w:cstheme="majorBidi"/>
                <w:color w:val="000000" w:themeColor="text1"/>
              </w:rPr>
            </w:pPr>
            <w:r w:rsidRPr="00BB6FA3">
              <w:rPr>
                <w:rFonts w:asciiTheme="majorBidi" w:hAnsiTheme="majorBidi" w:cstheme="majorBidi"/>
                <w:b/>
                <w:color w:val="000000" w:themeColor="text1"/>
              </w:rPr>
              <w:t xml:space="preserve">Titre </w:t>
            </w:r>
          </w:p>
        </w:tc>
        <w:tc>
          <w:tcPr>
            <w:tcW w:w="681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39725FC" w14:textId="77777777" w:rsidR="00CA7978" w:rsidRPr="00BB6FA3" w:rsidRDefault="00CA7978" w:rsidP="000B59EB">
            <w:pPr>
              <w:spacing w:line="360" w:lineRule="auto"/>
              <w:jc w:val="both"/>
              <w:rPr>
                <w:rFonts w:asciiTheme="majorBidi" w:hAnsiTheme="majorBidi" w:cstheme="majorBidi"/>
                <w:color w:val="000000" w:themeColor="text1"/>
              </w:rPr>
            </w:pPr>
            <w:r w:rsidRPr="00BB6FA3">
              <w:rPr>
                <w:rFonts w:asciiTheme="majorBidi" w:hAnsiTheme="majorBidi" w:cstheme="majorBidi"/>
                <w:color w:val="000000" w:themeColor="text1"/>
              </w:rPr>
              <w:t xml:space="preserve">Consulter l’historique des achats </w:t>
            </w:r>
          </w:p>
        </w:tc>
      </w:tr>
      <w:tr w:rsidR="00CA7978" w:rsidRPr="00BB6FA3" w14:paraId="5B01709F" w14:textId="77777777" w:rsidTr="005F4404">
        <w:trPr>
          <w:trHeight w:val="427"/>
        </w:trPr>
        <w:tc>
          <w:tcPr>
            <w:tcW w:w="276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3F4B02F" w14:textId="77777777" w:rsidR="00CA7978" w:rsidRPr="00BB6FA3" w:rsidRDefault="00CA7978" w:rsidP="000B59EB">
            <w:pPr>
              <w:spacing w:line="360" w:lineRule="auto"/>
              <w:jc w:val="both"/>
              <w:rPr>
                <w:rFonts w:asciiTheme="majorBidi" w:hAnsiTheme="majorBidi" w:cstheme="majorBidi"/>
              </w:rPr>
            </w:pPr>
            <w:r w:rsidRPr="00BB6FA3">
              <w:rPr>
                <w:rFonts w:asciiTheme="majorBidi" w:hAnsiTheme="majorBidi" w:cstheme="majorBidi"/>
                <w:b/>
              </w:rPr>
              <w:t xml:space="preserve">Acteur </w:t>
            </w:r>
          </w:p>
        </w:tc>
        <w:tc>
          <w:tcPr>
            <w:tcW w:w="6814" w:type="dxa"/>
            <w:tcBorders>
              <w:top w:val="single" w:sz="4" w:space="0" w:color="000000"/>
              <w:left w:val="single" w:sz="4" w:space="0" w:color="000000"/>
              <w:bottom w:val="single" w:sz="4" w:space="0" w:color="000000"/>
              <w:right w:val="single" w:sz="4" w:space="0" w:color="000000"/>
            </w:tcBorders>
          </w:tcPr>
          <w:p w14:paraId="3D17F43C" w14:textId="77777777" w:rsidR="00CA7978" w:rsidRPr="00BB6FA3" w:rsidRDefault="00CA7978" w:rsidP="000B59EB">
            <w:pPr>
              <w:spacing w:line="360" w:lineRule="auto"/>
              <w:jc w:val="both"/>
              <w:rPr>
                <w:rFonts w:asciiTheme="majorBidi" w:hAnsiTheme="majorBidi" w:cstheme="majorBidi"/>
              </w:rPr>
            </w:pPr>
            <w:r w:rsidRPr="00BB6FA3">
              <w:rPr>
                <w:rFonts w:asciiTheme="majorBidi" w:hAnsiTheme="majorBidi" w:cstheme="majorBidi"/>
              </w:rPr>
              <w:t>Admin</w:t>
            </w:r>
          </w:p>
        </w:tc>
      </w:tr>
      <w:tr w:rsidR="00CA7978" w:rsidRPr="00BB6FA3" w14:paraId="6C52EFFA" w14:textId="77777777" w:rsidTr="005F4404">
        <w:trPr>
          <w:trHeight w:val="420"/>
        </w:trPr>
        <w:tc>
          <w:tcPr>
            <w:tcW w:w="276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14A60E5" w14:textId="77777777" w:rsidR="00CA7978" w:rsidRPr="00BB6FA3" w:rsidRDefault="00CA7978" w:rsidP="000B59EB">
            <w:pPr>
              <w:spacing w:line="360" w:lineRule="auto"/>
              <w:jc w:val="both"/>
              <w:rPr>
                <w:rFonts w:asciiTheme="majorBidi" w:hAnsiTheme="majorBidi" w:cstheme="majorBidi"/>
              </w:rPr>
            </w:pPr>
            <w:r w:rsidRPr="00BB6FA3">
              <w:rPr>
                <w:rFonts w:asciiTheme="majorBidi" w:hAnsiTheme="majorBidi" w:cstheme="majorBidi"/>
                <w:b/>
              </w:rPr>
              <w:t xml:space="preserve">Prés condition </w:t>
            </w:r>
          </w:p>
        </w:tc>
        <w:tc>
          <w:tcPr>
            <w:tcW w:w="681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D7428EC" w14:textId="77777777" w:rsidR="00CA7978" w:rsidRPr="00BB6FA3" w:rsidRDefault="00CA7978" w:rsidP="000B59EB">
            <w:pPr>
              <w:spacing w:line="360" w:lineRule="auto"/>
              <w:jc w:val="both"/>
              <w:rPr>
                <w:rFonts w:asciiTheme="majorBidi" w:hAnsiTheme="majorBidi" w:cstheme="majorBidi"/>
              </w:rPr>
            </w:pPr>
            <w:r w:rsidRPr="00BB6FA3">
              <w:rPr>
                <w:rFonts w:asciiTheme="majorBidi" w:hAnsiTheme="majorBidi" w:cstheme="majorBidi"/>
              </w:rPr>
              <w:t xml:space="preserve">L’utilisateur authentifié en tant que Admin </w:t>
            </w:r>
          </w:p>
        </w:tc>
      </w:tr>
      <w:tr w:rsidR="00CA7978" w:rsidRPr="00BB6FA3" w14:paraId="247A7E39" w14:textId="77777777" w:rsidTr="005F4404">
        <w:trPr>
          <w:trHeight w:val="427"/>
        </w:trPr>
        <w:tc>
          <w:tcPr>
            <w:tcW w:w="276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4CD289B" w14:textId="77777777" w:rsidR="00CA7978" w:rsidRPr="00BB6FA3" w:rsidRDefault="00CA7978" w:rsidP="000B59EB">
            <w:pPr>
              <w:spacing w:line="360" w:lineRule="auto"/>
              <w:jc w:val="both"/>
              <w:rPr>
                <w:rFonts w:asciiTheme="majorBidi" w:hAnsiTheme="majorBidi" w:cstheme="majorBidi"/>
              </w:rPr>
            </w:pPr>
            <w:r w:rsidRPr="00BB6FA3">
              <w:rPr>
                <w:rFonts w:asciiTheme="majorBidi" w:hAnsiTheme="majorBidi" w:cstheme="majorBidi"/>
                <w:b/>
              </w:rPr>
              <w:t xml:space="preserve">Post condition </w:t>
            </w:r>
          </w:p>
        </w:tc>
        <w:tc>
          <w:tcPr>
            <w:tcW w:w="681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D9B939C" w14:textId="77777777" w:rsidR="00CA7978" w:rsidRPr="00BB6FA3" w:rsidRDefault="00CA7978" w:rsidP="000B59EB">
            <w:pPr>
              <w:spacing w:line="360" w:lineRule="auto"/>
              <w:jc w:val="both"/>
              <w:rPr>
                <w:rFonts w:asciiTheme="majorBidi" w:hAnsiTheme="majorBidi" w:cstheme="majorBidi"/>
              </w:rPr>
            </w:pPr>
            <w:r w:rsidRPr="00BB6FA3">
              <w:rPr>
                <w:rFonts w:asciiTheme="majorBidi" w:hAnsiTheme="majorBidi" w:cstheme="majorBidi"/>
              </w:rPr>
              <w:t>Consulter les historiques</w:t>
            </w:r>
            <w:r>
              <w:rPr>
                <w:rFonts w:asciiTheme="majorBidi" w:hAnsiTheme="majorBidi" w:cstheme="majorBidi"/>
              </w:rPr>
              <w:t xml:space="preserve"> d’achat</w:t>
            </w:r>
            <w:r w:rsidRPr="00BB6FA3">
              <w:rPr>
                <w:rFonts w:asciiTheme="majorBidi" w:hAnsiTheme="majorBidi" w:cstheme="majorBidi"/>
              </w:rPr>
              <w:t>.</w:t>
            </w:r>
          </w:p>
        </w:tc>
      </w:tr>
      <w:tr w:rsidR="00CA7978" w:rsidRPr="00BB6FA3" w14:paraId="0764965A" w14:textId="77777777" w:rsidTr="005F4404">
        <w:trPr>
          <w:trHeight w:val="970"/>
        </w:trPr>
        <w:tc>
          <w:tcPr>
            <w:tcW w:w="2767" w:type="dxa"/>
            <w:tcBorders>
              <w:top w:val="single" w:sz="4" w:space="0" w:color="000000"/>
              <w:left w:val="single" w:sz="4" w:space="0" w:color="000000"/>
              <w:bottom w:val="single" w:sz="4" w:space="0" w:color="000000"/>
              <w:right w:val="single" w:sz="4" w:space="0" w:color="auto"/>
            </w:tcBorders>
            <w:shd w:val="clear" w:color="auto" w:fill="F2F2F2" w:themeFill="background1" w:themeFillShade="F2"/>
          </w:tcPr>
          <w:p w14:paraId="0A490D2E" w14:textId="77777777" w:rsidR="00CA7978" w:rsidRPr="00BB6FA3" w:rsidRDefault="00CA7978" w:rsidP="000B59EB">
            <w:pPr>
              <w:spacing w:line="360" w:lineRule="auto"/>
              <w:jc w:val="both"/>
              <w:rPr>
                <w:rFonts w:asciiTheme="majorBidi" w:hAnsiTheme="majorBidi" w:cstheme="majorBidi"/>
              </w:rPr>
            </w:pPr>
            <w:r w:rsidRPr="00BB6FA3">
              <w:rPr>
                <w:rFonts w:asciiTheme="majorBidi" w:hAnsiTheme="majorBidi" w:cstheme="majorBidi"/>
                <w:b/>
              </w:rPr>
              <w:t xml:space="preserve">Description du scénario nominal </w:t>
            </w:r>
          </w:p>
        </w:tc>
        <w:tc>
          <w:tcPr>
            <w:tcW w:w="6814" w:type="dxa"/>
            <w:tcBorders>
              <w:top w:val="single" w:sz="4" w:space="0" w:color="000000"/>
              <w:left w:val="single" w:sz="4" w:space="0" w:color="auto"/>
              <w:bottom w:val="single" w:sz="4" w:space="0" w:color="000000"/>
              <w:right w:val="single" w:sz="4" w:space="0" w:color="000000"/>
            </w:tcBorders>
            <w:shd w:val="clear" w:color="auto" w:fill="FFFFFF" w:themeFill="background1"/>
          </w:tcPr>
          <w:p w14:paraId="2F8B413A" w14:textId="77777777" w:rsidR="00CA7978" w:rsidRPr="00BB6FA3" w:rsidRDefault="00CA7978" w:rsidP="000B59EB">
            <w:pPr>
              <w:pStyle w:val="Paragraphedeliste"/>
              <w:numPr>
                <w:ilvl w:val="0"/>
                <w:numId w:val="57"/>
              </w:numPr>
              <w:spacing w:line="360" w:lineRule="auto"/>
              <w:jc w:val="both"/>
              <w:rPr>
                <w:rFonts w:asciiTheme="majorBidi" w:hAnsiTheme="majorBidi" w:cstheme="majorBidi"/>
              </w:rPr>
            </w:pPr>
            <w:r w:rsidRPr="00BB6FA3">
              <w:rPr>
                <w:rFonts w:asciiTheme="majorBidi" w:hAnsiTheme="majorBidi" w:cstheme="majorBidi"/>
              </w:rPr>
              <w:t>L’utilisateur demande au système l</w:t>
            </w:r>
            <w:r>
              <w:rPr>
                <w:rFonts w:asciiTheme="majorBidi" w:hAnsiTheme="majorBidi" w:cstheme="majorBidi"/>
              </w:rPr>
              <w:t xml:space="preserve">a </w:t>
            </w:r>
            <w:r w:rsidRPr="00BB6FA3">
              <w:rPr>
                <w:rFonts w:asciiTheme="majorBidi" w:hAnsiTheme="majorBidi" w:cstheme="majorBidi"/>
              </w:rPr>
              <w:t>main pour consulter l</w:t>
            </w:r>
            <w:r>
              <w:rPr>
                <w:rFonts w:asciiTheme="majorBidi" w:hAnsiTheme="majorBidi" w:cstheme="majorBidi"/>
              </w:rPr>
              <w:t>’historique.</w:t>
            </w:r>
          </w:p>
          <w:p w14:paraId="0C522BA9" w14:textId="77777777" w:rsidR="00CA7978" w:rsidRPr="00BB6FA3" w:rsidRDefault="00CA7978" w:rsidP="000B59EB">
            <w:pPr>
              <w:pStyle w:val="Paragraphedeliste"/>
              <w:numPr>
                <w:ilvl w:val="0"/>
                <w:numId w:val="57"/>
              </w:numPr>
              <w:spacing w:line="360" w:lineRule="auto"/>
              <w:jc w:val="both"/>
              <w:rPr>
                <w:rFonts w:asciiTheme="majorBidi" w:hAnsiTheme="majorBidi" w:cstheme="majorBidi"/>
              </w:rPr>
            </w:pPr>
            <w:r w:rsidRPr="00BB6FA3">
              <w:rPr>
                <w:rFonts w:asciiTheme="majorBidi" w:hAnsiTheme="majorBidi" w:cstheme="majorBidi"/>
              </w:rPr>
              <w:t>Le système affiche l’historique des achats.</w:t>
            </w:r>
          </w:p>
          <w:p w14:paraId="4761A0DA" w14:textId="77777777" w:rsidR="00CA7978" w:rsidRPr="00BB6FA3" w:rsidRDefault="00CA7978" w:rsidP="000B59EB">
            <w:pPr>
              <w:pStyle w:val="Paragraphedeliste"/>
              <w:spacing w:line="360" w:lineRule="auto"/>
              <w:jc w:val="both"/>
              <w:rPr>
                <w:rFonts w:asciiTheme="majorBidi" w:hAnsiTheme="majorBidi" w:cstheme="majorBidi"/>
              </w:rPr>
            </w:pPr>
          </w:p>
        </w:tc>
      </w:tr>
      <w:tr w:rsidR="00CA7978" w:rsidRPr="00BB6FA3" w14:paraId="0811150A" w14:textId="77777777" w:rsidTr="00920D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796"/>
        </w:trPr>
        <w:tc>
          <w:tcPr>
            <w:tcW w:w="2767" w:type="dxa"/>
            <w:shd w:val="clear" w:color="auto" w:fill="F2F2F2" w:themeFill="background1" w:themeFillShade="F2"/>
          </w:tcPr>
          <w:p w14:paraId="38E8B54A" w14:textId="77777777" w:rsidR="00CA7978" w:rsidRPr="00BB6FA3" w:rsidRDefault="00CA7978" w:rsidP="000B59EB">
            <w:pPr>
              <w:pStyle w:val="Paragraphedeliste"/>
              <w:spacing w:line="360" w:lineRule="auto"/>
              <w:ind w:left="0"/>
              <w:jc w:val="both"/>
              <w:rPr>
                <w:rFonts w:asciiTheme="majorBidi" w:hAnsiTheme="majorBidi" w:cstheme="majorBidi"/>
                <w:b/>
                <w:bCs/>
                <w:sz w:val="28"/>
                <w:szCs w:val="28"/>
              </w:rPr>
            </w:pPr>
            <w:r w:rsidRPr="00BB6FA3">
              <w:rPr>
                <w:rFonts w:asciiTheme="majorBidi" w:hAnsiTheme="majorBidi" w:cstheme="majorBidi"/>
                <w:b/>
                <w:bCs/>
              </w:rPr>
              <w:t>Scenarios alternatif</w:t>
            </w:r>
          </w:p>
        </w:tc>
        <w:tc>
          <w:tcPr>
            <w:tcW w:w="6814" w:type="dxa"/>
          </w:tcPr>
          <w:p w14:paraId="527FB35F" w14:textId="77777777" w:rsidR="00CA7978" w:rsidRPr="00BB6FA3" w:rsidRDefault="00CA7978" w:rsidP="00F908D9">
            <w:pPr>
              <w:pStyle w:val="Paragraphedeliste"/>
              <w:keepNext/>
              <w:spacing w:line="360" w:lineRule="auto"/>
              <w:ind w:left="0"/>
              <w:jc w:val="both"/>
              <w:rPr>
                <w:rFonts w:asciiTheme="majorBidi" w:hAnsiTheme="majorBidi" w:cstheme="majorBidi"/>
                <w:sz w:val="28"/>
                <w:szCs w:val="28"/>
              </w:rPr>
            </w:pPr>
            <w:r>
              <w:rPr>
                <w:rFonts w:asciiTheme="majorBidi" w:hAnsiTheme="majorBidi" w:cstheme="majorBidi"/>
                <w:sz w:val="28"/>
                <w:szCs w:val="28"/>
              </w:rPr>
              <w:t xml:space="preserve"> En cas d’absence d’historique, Un</w:t>
            </w:r>
            <w:r w:rsidRPr="00BB6FA3">
              <w:rPr>
                <w:rFonts w:asciiTheme="majorBidi" w:hAnsiTheme="majorBidi" w:cstheme="majorBidi"/>
                <w:sz w:val="28"/>
                <w:szCs w:val="28"/>
              </w:rPr>
              <w:t xml:space="preserve"> message </w:t>
            </w:r>
            <w:r>
              <w:rPr>
                <w:rFonts w:asciiTheme="majorBidi" w:hAnsiTheme="majorBidi" w:cstheme="majorBidi"/>
                <w:sz w:val="28"/>
                <w:szCs w:val="28"/>
              </w:rPr>
              <w:t>indiquant qu’in n’Ya pas des historiques.</w:t>
            </w:r>
            <w:r w:rsidRPr="00BB6FA3">
              <w:rPr>
                <w:rFonts w:asciiTheme="majorBidi" w:hAnsiTheme="majorBidi" w:cstheme="majorBidi"/>
                <w:sz w:val="28"/>
                <w:szCs w:val="28"/>
              </w:rPr>
              <w:t xml:space="preserve">  </w:t>
            </w:r>
          </w:p>
        </w:tc>
      </w:tr>
    </w:tbl>
    <w:p w14:paraId="4D24B85E" w14:textId="19C8808C" w:rsidR="00F908D9" w:rsidRPr="00F908D9" w:rsidRDefault="00F908D9" w:rsidP="00F908D9">
      <w:pPr>
        <w:pStyle w:val="Lgende"/>
        <w:jc w:val="center"/>
        <w:rPr>
          <w:sz w:val="24"/>
          <w:szCs w:val="24"/>
        </w:rPr>
      </w:pPr>
      <w:bookmarkStart w:id="599" w:name="_Toc104390845"/>
      <w:r w:rsidRPr="00F908D9">
        <w:rPr>
          <w:sz w:val="24"/>
          <w:szCs w:val="24"/>
        </w:rPr>
        <w:t xml:space="preserve">Tableau </w:t>
      </w:r>
      <w:r w:rsidRPr="00F908D9">
        <w:rPr>
          <w:sz w:val="24"/>
          <w:szCs w:val="24"/>
        </w:rPr>
        <w:fldChar w:fldCharType="begin"/>
      </w:r>
      <w:r w:rsidRPr="00F908D9">
        <w:rPr>
          <w:sz w:val="24"/>
          <w:szCs w:val="24"/>
        </w:rPr>
        <w:instrText xml:space="preserve"> SEQ Tableau \* ARABIC </w:instrText>
      </w:r>
      <w:r w:rsidRPr="00F908D9">
        <w:rPr>
          <w:sz w:val="24"/>
          <w:szCs w:val="24"/>
        </w:rPr>
        <w:fldChar w:fldCharType="separate"/>
      </w:r>
      <w:r w:rsidR="00A66100">
        <w:rPr>
          <w:noProof/>
          <w:sz w:val="24"/>
          <w:szCs w:val="24"/>
        </w:rPr>
        <w:t>18</w:t>
      </w:r>
      <w:r w:rsidRPr="00F908D9">
        <w:rPr>
          <w:sz w:val="24"/>
          <w:szCs w:val="24"/>
        </w:rPr>
        <w:fldChar w:fldCharType="end"/>
      </w:r>
      <w:r w:rsidRPr="00F908D9">
        <w:rPr>
          <w:sz w:val="24"/>
          <w:szCs w:val="24"/>
        </w:rPr>
        <w:t xml:space="preserve"> : Description textuelle " Consulter l'historiques des achats"</w:t>
      </w:r>
      <w:bookmarkEnd w:id="599"/>
    </w:p>
    <w:p w14:paraId="5159F003" w14:textId="59724B55" w:rsidR="005F4404" w:rsidRPr="005F4404" w:rsidRDefault="005F4404" w:rsidP="00BA6235">
      <w:pPr>
        <w:pStyle w:val="Titre3"/>
        <w:numPr>
          <w:ilvl w:val="2"/>
          <w:numId w:val="66"/>
        </w:numPr>
      </w:pPr>
      <w:bookmarkStart w:id="600" w:name="_Toc104390742"/>
      <w:r w:rsidRPr="005F4404">
        <w:t>Item « consulter</w:t>
      </w:r>
      <w:r>
        <w:t xml:space="preserve"> les </w:t>
      </w:r>
      <w:r w:rsidR="007C1BA4">
        <w:t>statistiques</w:t>
      </w:r>
      <w:r w:rsidR="007C1BA4" w:rsidRPr="005F4404">
        <w:t xml:space="preserve"> »</w:t>
      </w:r>
      <w:bookmarkEnd w:id="600"/>
    </w:p>
    <w:p w14:paraId="57D42E7F" w14:textId="0208A89D" w:rsidR="00CA7978" w:rsidRDefault="00CA7978" w:rsidP="000B59EB">
      <w:pPr>
        <w:spacing w:after="0" w:line="360" w:lineRule="auto"/>
        <w:jc w:val="both"/>
        <w:rPr>
          <w:rFonts w:asciiTheme="majorBidi" w:hAnsiTheme="majorBidi" w:cstheme="majorBidi"/>
          <w:sz w:val="28"/>
          <w:szCs w:val="28"/>
        </w:rPr>
      </w:pPr>
    </w:p>
    <w:tbl>
      <w:tblPr>
        <w:tblW w:w="9581" w:type="dxa"/>
        <w:tblInd w:w="404" w:type="dxa"/>
        <w:tblCellMar>
          <w:right w:w="115" w:type="dxa"/>
        </w:tblCellMar>
        <w:tblLook w:val="04A0" w:firstRow="1" w:lastRow="0" w:firstColumn="1" w:lastColumn="0" w:noHBand="0" w:noVBand="1"/>
      </w:tblPr>
      <w:tblGrid>
        <w:gridCol w:w="2767"/>
        <w:gridCol w:w="6814"/>
      </w:tblGrid>
      <w:tr w:rsidR="00CA7978" w:rsidRPr="00BB6FA3" w14:paraId="5EFFDC20" w14:textId="77777777" w:rsidTr="00920D96">
        <w:trPr>
          <w:trHeight w:val="422"/>
        </w:trPr>
        <w:tc>
          <w:tcPr>
            <w:tcW w:w="9581" w:type="dxa"/>
            <w:gridSpan w:val="2"/>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7A423D8" w14:textId="77777777" w:rsidR="00CA7978" w:rsidRPr="00BB6FA3" w:rsidRDefault="00CA7978" w:rsidP="000B59EB">
            <w:pPr>
              <w:spacing w:line="360" w:lineRule="auto"/>
              <w:jc w:val="both"/>
              <w:rPr>
                <w:rFonts w:asciiTheme="majorBidi" w:hAnsiTheme="majorBidi" w:cstheme="majorBidi"/>
                <w:b/>
              </w:rPr>
            </w:pPr>
            <w:r w:rsidRPr="00BB6FA3">
              <w:rPr>
                <w:rFonts w:asciiTheme="majorBidi" w:hAnsiTheme="majorBidi" w:cstheme="majorBidi"/>
                <w:b/>
              </w:rPr>
              <w:t xml:space="preserve">Description textuelle du cas d’utilisation « Consulter les statistiques » </w:t>
            </w:r>
          </w:p>
        </w:tc>
      </w:tr>
      <w:tr w:rsidR="00CA7978" w:rsidRPr="00BB6FA3" w14:paraId="49EF6C3C" w14:textId="77777777" w:rsidTr="00920D96">
        <w:trPr>
          <w:trHeight w:val="423"/>
        </w:trPr>
        <w:tc>
          <w:tcPr>
            <w:tcW w:w="276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8AC9C7B" w14:textId="77777777" w:rsidR="00CA7978" w:rsidRPr="00BB6FA3" w:rsidRDefault="00CA7978" w:rsidP="000B59EB">
            <w:pPr>
              <w:spacing w:line="360" w:lineRule="auto"/>
              <w:jc w:val="both"/>
              <w:rPr>
                <w:rFonts w:asciiTheme="majorBidi" w:hAnsiTheme="majorBidi" w:cstheme="majorBidi"/>
                <w:color w:val="000000" w:themeColor="text1"/>
              </w:rPr>
            </w:pPr>
            <w:r w:rsidRPr="00BB6FA3">
              <w:rPr>
                <w:rFonts w:asciiTheme="majorBidi" w:hAnsiTheme="majorBidi" w:cstheme="majorBidi"/>
                <w:b/>
                <w:color w:val="000000" w:themeColor="text1"/>
              </w:rPr>
              <w:t xml:space="preserve">Titre </w:t>
            </w:r>
          </w:p>
        </w:tc>
        <w:tc>
          <w:tcPr>
            <w:tcW w:w="6816"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0FBE0E5" w14:textId="77777777" w:rsidR="00CA7978" w:rsidRPr="00BB6FA3" w:rsidRDefault="00CA7978" w:rsidP="000B59EB">
            <w:pPr>
              <w:spacing w:line="360" w:lineRule="auto"/>
              <w:jc w:val="both"/>
              <w:rPr>
                <w:rFonts w:asciiTheme="majorBidi" w:hAnsiTheme="majorBidi" w:cstheme="majorBidi"/>
                <w:color w:val="000000" w:themeColor="text1"/>
              </w:rPr>
            </w:pPr>
            <w:r w:rsidRPr="00BB6FA3">
              <w:rPr>
                <w:rFonts w:asciiTheme="majorBidi" w:hAnsiTheme="majorBidi" w:cstheme="majorBidi"/>
                <w:color w:val="000000" w:themeColor="text1"/>
              </w:rPr>
              <w:t xml:space="preserve">Consulter les statistiques </w:t>
            </w:r>
          </w:p>
        </w:tc>
      </w:tr>
      <w:tr w:rsidR="00CA7978" w:rsidRPr="00BB6FA3" w14:paraId="188C6F6C" w14:textId="77777777" w:rsidTr="00920D96">
        <w:trPr>
          <w:trHeight w:val="427"/>
        </w:trPr>
        <w:tc>
          <w:tcPr>
            <w:tcW w:w="276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11818BC" w14:textId="77777777" w:rsidR="00CA7978" w:rsidRPr="00BB6FA3" w:rsidRDefault="00CA7978" w:rsidP="000B59EB">
            <w:pPr>
              <w:spacing w:line="360" w:lineRule="auto"/>
              <w:jc w:val="both"/>
              <w:rPr>
                <w:rFonts w:asciiTheme="majorBidi" w:hAnsiTheme="majorBidi" w:cstheme="majorBidi"/>
              </w:rPr>
            </w:pPr>
            <w:r w:rsidRPr="00BB6FA3">
              <w:rPr>
                <w:rFonts w:asciiTheme="majorBidi" w:hAnsiTheme="majorBidi" w:cstheme="majorBidi"/>
                <w:b/>
              </w:rPr>
              <w:t xml:space="preserve">Acteur </w:t>
            </w:r>
          </w:p>
        </w:tc>
        <w:tc>
          <w:tcPr>
            <w:tcW w:w="6816" w:type="dxa"/>
            <w:tcBorders>
              <w:top w:val="single" w:sz="4" w:space="0" w:color="000000"/>
              <w:left w:val="single" w:sz="4" w:space="0" w:color="000000"/>
              <w:bottom w:val="single" w:sz="4" w:space="0" w:color="000000"/>
              <w:right w:val="single" w:sz="4" w:space="0" w:color="000000"/>
            </w:tcBorders>
          </w:tcPr>
          <w:p w14:paraId="14799D18" w14:textId="77777777" w:rsidR="00CA7978" w:rsidRPr="00BB6FA3" w:rsidRDefault="00CA7978" w:rsidP="000B59EB">
            <w:pPr>
              <w:spacing w:line="360" w:lineRule="auto"/>
              <w:jc w:val="both"/>
              <w:rPr>
                <w:rFonts w:asciiTheme="majorBidi" w:hAnsiTheme="majorBidi" w:cstheme="majorBidi"/>
              </w:rPr>
            </w:pPr>
            <w:r w:rsidRPr="00BB6FA3">
              <w:rPr>
                <w:rFonts w:asciiTheme="majorBidi" w:hAnsiTheme="majorBidi" w:cstheme="majorBidi"/>
              </w:rPr>
              <w:t xml:space="preserve">Admin </w:t>
            </w:r>
          </w:p>
        </w:tc>
      </w:tr>
      <w:tr w:rsidR="00CA7978" w:rsidRPr="00BB6FA3" w14:paraId="253E1ACD" w14:textId="77777777" w:rsidTr="00920D96">
        <w:trPr>
          <w:trHeight w:val="420"/>
        </w:trPr>
        <w:tc>
          <w:tcPr>
            <w:tcW w:w="276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9B4F12" w14:textId="77777777" w:rsidR="00CA7978" w:rsidRPr="00BB6FA3" w:rsidRDefault="00CA7978" w:rsidP="000B59EB">
            <w:pPr>
              <w:spacing w:line="360" w:lineRule="auto"/>
              <w:jc w:val="both"/>
              <w:rPr>
                <w:rFonts w:asciiTheme="majorBidi" w:hAnsiTheme="majorBidi" w:cstheme="majorBidi"/>
              </w:rPr>
            </w:pPr>
            <w:r w:rsidRPr="00BB6FA3">
              <w:rPr>
                <w:rFonts w:asciiTheme="majorBidi" w:hAnsiTheme="majorBidi" w:cstheme="majorBidi"/>
                <w:b/>
              </w:rPr>
              <w:t xml:space="preserve">Prés condition </w:t>
            </w:r>
          </w:p>
        </w:tc>
        <w:tc>
          <w:tcPr>
            <w:tcW w:w="6816"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7355D04" w14:textId="77777777" w:rsidR="00CA7978" w:rsidRPr="00BB6FA3" w:rsidRDefault="00CA7978" w:rsidP="000B59EB">
            <w:pPr>
              <w:spacing w:line="360" w:lineRule="auto"/>
              <w:jc w:val="both"/>
              <w:rPr>
                <w:rFonts w:asciiTheme="majorBidi" w:hAnsiTheme="majorBidi" w:cstheme="majorBidi"/>
              </w:rPr>
            </w:pPr>
            <w:r w:rsidRPr="00BB6FA3">
              <w:rPr>
                <w:rFonts w:asciiTheme="majorBidi" w:hAnsiTheme="majorBidi" w:cstheme="majorBidi"/>
              </w:rPr>
              <w:t xml:space="preserve">Utilisateur authentifié en tant que Admin </w:t>
            </w:r>
          </w:p>
        </w:tc>
      </w:tr>
      <w:tr w:rsidR="00CA7978" w:rsidRPr="00BB6FA3" w14:paraId="230FF66E" w14:textId="77777777" w:rsidTr="00920D96">
        <w:trPr>
          <w:trHeight w:val="427"/>
        </w:trPr>
        <w:tc>
          <w:tcPr>
            <w:tcW w:w="276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A96F4BA" w14:textId="77777777" w:rsidR="00CA7978" w:rsidRPr="00BB6FA3" w:rsidRDefault="00CA7978" w:rsidP="000B59EB">
            <w:pPr>
              <w:spacing w:line="360" w:lineRule="auto"/>
              <w:jc w:val="both"/>
              <w:rPr>
                <w:rFonts w:asciiTheme="majorBidi" w:hAnsiTheme="majorBidi" w:cstheme="majorBidi"/>
              </w:rPr>
            </w:pPr>
            <w:r w:rsidRPr="00BB6FA3">
              <w:rPr>
                <w:rFonts w:asciiTheme="majorBidi" w:hAnsiTheme="majorBidi" w:cstheme="majorBidi"/>
                <w:b/>
              </w:rPr>
              <w:t xml:space="preserve">Post condition </w:t>
            </w:r>
          </w:p>
        </w:tc>
        <w:tc>
          <w:tcPr>
            <w:tcW w:w="6816"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C375DA2" w14:textId="77777777" w:rsidR="00CA7978" w:rsidRPr="00BB6FA3" w:rsidRDefault="00CA7978" w:rsidP="000B59EB">
            <w:pPr>
              <w:spacing w:line="360" w:lineRule="auto"/>
              <w:jc w:val="both"/>
              <w:rPr>
                <w:rFonts w:asciiTheme="majorBidi" w:hAnsiTheme="majorBidi" w:cstheme="majorBidi"/>
              </w:rPr>
            </w:pPr>
            <w:r w:rsidRPr="00BB6FA3">
              <w:rPr>
                <w:rFonts w:asciiTheme="majorBidi" w:hAnsiTheme="majorBidi" w:cstheme="majorBidi"/>
              </w:rPr>
              <w:t xml:space="preserve">Consulter les statistiques </w:t>
            </w:r>
          </w:p>
        </w:tc>
      </w:tr>
      <w:tr w:rsidR="00CA7978" w:rsidRPr="00BB6FA3" w14:paraId="7F69476F" w14:textId="77777777" w:rsidTr="00920D96">
        <w:trPr>
          <w:trHeight w:val="909"/>
        </w:trPr>
        <w:tc>
          <w:tcPr>
            <w:tcW w:w="2765" w:type="dxa"/>
            <w:tcBorders>
              <w:top w:val="single" w:sz="4" w:space="0" w:color="000000"/>
              <w:left w:val="single" w:sz="4" w:space="0" w:color="000000"/>
              <w:bottom w:val="single" w:sz="4" w:space="0" w:color="000000"/>
              <w:right w:val="single" w:sz="4" w:space="0" w:color="auto"/>
            </w:tcBorders>
            <w:shd w:val="clear" w:color="auto" w:fill="F2F2F2" w:themeFill="background1" w:themeFillShade="F2"/>
          </w:tcPr>
          <w:p w14:paraId="366DA710" w14:textId="77777777" w:rsidR="00CA7978" w:rsidRPr="00BB6FA3" w:rsidRDefault="00CA7978" w:rsidP="000B59EB">
            <w:pPr>
              <w:spacing w:line="360" w:lineRule="auto"/>
              <w:jc w:val="both"/>
              <w:rPr>
                <w:rFonts w:asciiTheme="majorBidi" w:hAnsiTheme="majorBidi" w:cstheme="majorBidi"/>
              </w:rPr>
            </w:pPr>
            <w:r w:rsidRPr="00BB6FA3">
              <w:rPr>
                <w:rFonts w:asciiTheme="majorBidi" w:hAnsiTheme="majorBidi" w:cstheme="majorBidi"/>
                <w:b/>
              </w:rPr>
              <w:t xml:space="preserve">Description du scénario nominal </w:t>
            </w:r>
          </w:p>
        </w:tc>
        <w:tc>
          <w:tcPr>
            <w:tcW w:w="6816" w:type="dxa"/>
            <w:tcBorders>
              <w:top w:val="single" w:sz="4" w:space="0" w:color="000000"/>
              <w:left w:val="single" w:sz="4" w:space="0" w:color="auto"/>
              <w:bottom w:val="single" w:sz="4" w:space="0" w:color="000000"/>
              <w:right w:val="single" w:sz="4" w:space="0" w:color="000000"/>
            </w:tcBorders>
            <w:shd w:val="clear" w:color="auto" w:fill="FFFFFF" w:themeFill="background1"/>
          </w:tcPr>
          <w:p w14:paraId="27AEE722" w14:textId="77777777" w:rsidR="00CA7978" w:rsidRPr="00BB6FA3" w:rsidRDefault="00CA7978" w:rsidP="000B59EB">
            <w:pPr>
              <w:pStyle w:val="Paragraphedeliste"/>
              <w:numPr>
                <w:ilvl w:val="0"/>
                <w:numId w:val="49"/>
              </w:numPr>
              <w:spacing w:line="360" w:lineRule="auto"/>
              <w:jc w:val="both"/>
              <w:rPr>
                <w:rFonts w:asciiTheme="majorBidi" w:hAnsiTheme="majorBidi" w:cstheme="majorBidi"/>
              </w:rPr>
            </w:pPr>
            <w:r w:rsidRPr="00BB6FA3">
              <w:rPr>
                <w:rFonts w:asciiTheme="majorBidi" w:hAnsiTheme="majorBidi" w:cstheme="majorBidi"/>
              </w:rPr>
              <w:t>L’</w:t>
            </w:r>
            <w:r>
              <w:rPr>
                <w:rFonts w:asciiTheme="majorBidi" w:hAnsiTheme="majorBidi" w:cstheme="majorBidi"/>
              </w:rPr>
              <w:t>admin</w:t>
            </w:r>
            <w:r w:rsidRPr="00BB6FA3">
              <w:rPr>
                <w:rFonts w:asciiTheme="majorBidi" w:hAnsiTheme="majorBidi" w:cstheme="majorBidi"/>
              </w:rPr>
              <w:t xml:space="preserve"> demande au système la main pour consulter les statistiques.</w:t>
            </w:r>
          </w:p>
          <w:p w14:paraId="7BE5C06A" w14:textId="77777777" w:rsidR="00CA7978" w:rsidRPr="00BB6FA3" w:rsidRDefault="00CA7978" w:rsidP="000B59EB">
            <w:pPr>
              <w:pStyle w:val="Paragraphedeliste"/>
              <w:numPr>
                <w:ilvl w:val="0"/>
                <w:numId w:val="49"/>
              </w:numPr>
              <w:spacing w:line="360" w:lineRule="auto"/>
              <w:jc w:val="both"/>
              <w:rPr>
                <w:rFonts w:asciiTheme="majorBidi" w:hAnsiTheme="majorBidi" w:cstheme="majorBidi"/>
              </w:rPr>
            </w:pPr>
            <w:r w:rsidRPr="00BB6FA3">
              <w:rPr>
                <w:rFonts w:asciiTheme="majorBidi" w:hAnsiTheme="majorBidi" w:cstheme="majorBidi"/>
              </w:rPr>
              <w:t xml:space="preserve">Le système affiche les statistiques </w:t>
            </w:r>
          </w:p>
          <w:p w14:paraId="3813A422" w14:textId="77777777" w:rsidR="00CA7978" w:rsidRPr="00BB6FA3" w:rsidRDefault="00CA7978" w:rsidP="000B59EB">
            <w:pPr>
              <w:pStyle w:val="Paragraphedeliste"/>
              <w:numPr>
                <w:ilvl w:val="1"/>
                <w:numId w:val="49"/>
              </w:numPr>
              <w:spacing w:line="360" w:lineRule="auto"/>
              <w:jc w:val="both"/>
              <w:rPr>
                <w:rFonts w:asciiTheme="majorBidi" w:hAnsiTheme="majorBidi" w:cstheme="majorBidi"/>
              </w:rPr>
            </w:pPr>
            <w:r w:rsidRPr="00BB6FA3">
              <w:rPr>
                <w:rFonts w:asciiTheme="majorBidi" w:hAnsiTheme="majorBidi" w:cstheme="majorBidi"/>
              </w:rPr>
              <w:t>Une interface pour le statistique des achats de cours.</w:t>
            </w:r>
          </w:p>
          <w:p w14:paraId="648C8F7B" w14:textId="77777777" w:rsidR="00CA7978" w:rsidRPr="00BB6FA3" w:rsidRDefault="00CA7978" w:rsidP="000B59EB">
            <w:pPr>
              <w:pStyle w:val="Paragraphedeliste"/>
              <w:numPr>
                <w:ilvl w:val="1"/>
                <w:numId w:val="49"/>
              </w:numPr>
              <w:spacing w:line="360" w:lineRule="auto"/>
              <w:jc w:val="both"/>
              <w:rPr>
                <w:rFonts w:asciiTheme="majorBidi" w:hAnsiTheme="majorBidi" w:cstheme="majorBidi"/>
              </w:rPr>
            </w:pPr>
            <w:r w:rsidRPr="00BB6FA3">
              <w:rPr>
                <w:rFonts w:asciiTheme="majorBidi" w:hAnsiTheme="majorBidi" w:cstheme="majorBidi"/>
              </w:rPr>
              <w:lastRenderedPageBreak/>
              <w:t xml:space="preserve">Une interface pour le statistique de nombre de poste et like par compétence. </w:t>
            </w:r>
          </w:p>
        </w:tc>
      </w:tr>
      <w:tr w:rsidR="00CA7978" w:rsidRPr="00BB6FA3" w14:paraId="6D96C553" w14:textId="77777777" w:rsidTr="00920D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50"/>
        </w:trPr>
        <w:tc>
          <w:tcPr>
            <w:tcW w:w="2767" w:type="dxa"/>
            <w:shd w:val="clear" w:color="auto" w:fill="F2F2F2" w:themeFill="background1" w:themeFillShade="F2"/>
          </w:tcPr>
          <w:p w14:paraId="04E660CB" w14:textId="77777777" w:rsidR="00CA7978" w:rsidRPr="00BB6FA3" w:rsidRDefault="00CA7978" w:rsidP="000B59EB">
            <w:pPr>
              <w:pStyle w:val="Paragraphedeliste"/>
              <w:spacing w:line="360" w:lineRule="auto"/>
              <w:ind w:left="0"/>
              <w:jc w:val="both"/>
              <w:rPr>
                <w:rFonts w:asciiTheme="majorBidi" w:hAnsiTheme="majorBidi" w:cstheme="majorBidi"/>
                <w:b/>
                <w:bCs/>
                <w:sz w:val="28"/>
                <w:szCs w:val="28"/>
              </w:rPr>
            </w:pPr>
            <w:r w:rsidRPr="00BB6FA3">
              <w:rPr>
                <w:rFonts w:asciiTheme="majorBidi" w:hAnsiTheme="majorBidi" w:cstheme="majorBidi"/>
                <w:b/>
                <w:bCs/>
              </w:rPr>
              <w:lastRenderedPageBreak/>
              <w:t>Scenarios alternatif</w:t>
            </w:r>
          </w:p>
        </w:tc>
        <w:tc>
          <w:tcPr>
            <w:tcW w:w="6814" w:type="dxa"/>
          </w:tcPr>
          <w:p w14:paraId="151BFBC7" w14:textId="77777777" w:rsidR="00CA7978" w:rsidRPr="00BB6FA3" w:rsidRDefault="00CA7978" w:rsidP="00F908D9">
            <w:pPr>
              <w:pStyle w:val="Paragraphedeliste"/>
              <w:keepNext/>
              <w:spacing w:line="360" w:lineRule="auto"/>
              <w:ind w:left="0"/>
              <w:jc w:val="both"/>
              <w:rPr>
                <w:rFonts w:asciiTheme="majorBidi" w:hAnsiTheme="majorBidi" w:cstheme="majorBidi"/>
                <w:sz w:val="28"/>
                <w:szCs w:val="28"/>
              </w:rPr>
            </w:pPr>
            <w:r w:rsidRPr="00BB6FA3">
              <w:rPr>
                <w:rFonts w:asciiTheme="majorBidi" w:hAnsiTheme="majorBidi" w:cstheme="majorBidi"/>
                <w:sz w:val="28"/>
                <w:szCs w:val="28"/>
              </w:rPr>
              <w:t xml:space="preserve">Un message d’erreur s’affiche s’il Ya un problème. </w:t>
            </w:r>
          </w:p>
        </w:tc>
      </w:tr>
    </w:tbl>
    <w:p w14:paraId="4A0ADF05" w14:textId="5F155DA8" w:rsidR="00CA7978" w:rsidRPr="00F908D9" w:rsidRDefault="00F908D9" w:rsidP="00F908D9">
      <w:pPr>
        <w:pStyle w:val="Lgende"/>
        <w:jc w:val="center"/>
        <w:rPr>
          <w:rFonts w:asciiTheme="majorBidi" w:hAnsiTheme="majorBidi" w:cstheme="majorBidi"/>
          <w:sz w:val="24"/>
          <w:szCs w:val="24"/>
        </w:rPr>
      </w:pPr>
      <w:bookmarkStart w:id="601" w:name="_Toc104390846"/>
      <w:r w:rsidRPr="00F908D9">
        <w:rPr>
          <w:sz w:val="24"/>
          <w:szCs w:val="24"/>
        </w:rPr>
        <w:t xml:space="preserve">Tableau </w:t>
      </w:r>
      <w:r w:rsidRPr="00F908D9">
        <w:rPr>
          <w:sz w:val="24"/>
          <w:szCs w:val="24"/>
        </w:rPr>
        <w:fldChar w:fldCharType="begin"/>
      </w:r>
      <w:r w:rsidRPr="00F908D9">
        <w:rPr>
          <w:sz w:val="24"/>
          <w:szCs w:val="24"/>
        </w:rPr>
        <w:instrText xml:space="preserve"> SEQ Tableau \* ARABIC </w:instrText>
      </w:r>
      <w:r w:rsidRPr="00F908D9">
        <w:rPr>
          <w:sz w:val="24"/>
          <w:szCs w:val="24"/>
        </w:rPr>
        <w:fldChar w:fldCharType="separate"/>
      </w:r>
      <w:r w:rsidR="00A66100">
        <w:rPr>
          <w:noProof/>
          <w:sz w:val="24"/>
          <w:szCs w:val="24"/>
        </w:rPr>
        <w:t>19</w:t>
      </w:r>
      <w:r w:rsidRPr="00F908D9">
        <w:rPr>
          <w:sz w:val="24"/>
          <w:szCs w:val="24"/>
        </w:rPr>
        <w:fldChar w:fldCharType="end"/>
      </w:r>
      <w:r w:rsidRPr="00F908D9">
        <w:rPr>
          <w:sz w:val="24"/>
          <w:szCs w:val="24"/>
        </w:rPr>
        <w:t xml:space="preserve"> : Description textuelle  Consulter les statistiques"</w:t>
      </w:r>
      <w:bookmarkEnd w:id="601"/>
    </w:p>
    <w:p w14:paraId="49F728B7" w14:textId="523275BD" w:rsidR="005F4404" w:rsidRPr="005F4404" w:rsidRDefault="005F4404" w:rsidP="00BA6235">
      <w:pPr>
        <w:pStyle w:val="Titre3"/>
        <w:numPr>
          <w:ilvl w:val="2"/>
          <w:numId w:val="66"/>
        </w:numPr>
      </w:pPr>
      <w:bookmarkStart w:id="602" w:name="_Toc104390743"/>
      <w:r w:rsidRPr="005F4404">
        <w:t>Item « </w:t>
      </w:r>
      <w:r>
        <w:t xml:space="preserve">évaluation de cours </w:t>
      </w:r>
      <w:r w:rsidR="007C1BA4">
        <w:t>guidées</w:t>
      </w:r>
      <w:r w:rsidR="007C1BA4" w:rsidRPr="005F4404">
        <w:t xml:space="preserve"> »</w:t>
      </w:r>
      <w:bookmarkEnd w:id="602"/>
    </w:p>
    <w:p w14:paraId="3A3A7093" w14:textId="77777777" w:rsidR="00CA7978" w:rsidRPr="00BB6FA3" w:rsidRDefault="00CA7978" w:rsidP="000B59EB">
      <w:pPr>
        <w:spacing w:after="0" w:line="360" w:lineRule="auto"/>
        <w:jc w:val="both"/>
        <w:rPr>
          <w:rFonts w:asciiTheme="majorBidi" w:hAnsiTheme="majorBidi" w:cstheme="majorBidi"/>
          <w:sz w:val="28"/>
          <w:szCs w:val="28"/>
        </w:rPr>
      </w:pPr>
    </w:p>
    <w:tbl>
      <w:tblPr>
        <w:tblW w:w="9581" w:type="dxa"/>
        <w:tblInd w:w="404" w:type="dxa"/>
        <w:tblCellMar>
          <w:right w:w="115" w:type="dxa"/>
        </w:tblCellMar>
        <w:tblLook w:val="04A0" w:firstRow="1" w:lastRow="0" w:firstColumn="1" w:lastColumn="0" w:noHBand="0" w:noVBand="1"/>
      </w:tblPr>
      <w:tblGrid>
        <w:gridCol w:w="2767"/>
        <w:gridCol w:w="6814"/>
      </w:tblGrid>
      <w:tr w:rsidR="00CA7978" w:rsidRPr="00BB6FA3" w14:paraId="117D4068" w14:textId="77777777" w:rsidTr="00920D96">
        <w:trPr>
          <w:trHeight w:val="422"/>
        </w:trPr>
        <w:tc>
          <w:tcPr>
            <w:tcW w:w="9581" w:type="dxa"/>
            <w:gridSpan w:val="2"/>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EFD9655" w14:textId="39489CDA" w:rsidR="00CA7978" w:rsidRPr="00BB6FA3" w:rsidRDefault="00CA7978" w:rsidP="000B59EB">
            <w:pPr>
              <w:spacing w:line="360" w:lineRule="auto"/>
              <w:jc w:val="both"/>
              <w:rPr>
                <w:rFonts w:asciiTheme="majorBidi" w:hAnsiTheme="majorBidi" w:cstheme="majorBidi"/>
              </w:rPr>
            </w:pPr>
            <w:r w:rsidRPr="00BB6FA3">
              <w:rPr>
                <w:rFonts w:asciiTheme="majorBidi" w:hAnsiTheme="majorBidi" w:cstheme="majorBidi"/>
                <w:b/>
              </w:rPr>
              <w:t>Description textuelle du cas d’utilisation</w:t>
            </w:r>
            <w:r w:rsidR="005F4404" w:rsidRPr="00BB6FA3">
              <w:rPr>
                <w:rFonts w:asciiTheme="majorBidi" w:hAnsiTheme="majorBidi" w:cstheme="majorBidi"/>
                <w:b/>
              </w:rPr>
              <w:t xml:space="preserve"> «</w:t>
            </w:r>
            <w:r w:rsidR="005F4404">
              <w:rPr>
                <w:rFonts w:asciiTheme="majorBidi" w:hAnsiTheme="majorBidi" w:cstheme="majorBidi"/>
                <w:b/>
              </w:rPr>
              <w:t xml:space="preserve"> Evaluation</w:t>
            </w:r>
            <w:r>
              <w:rPr>
                <w:rFonts w:asciiTheme="majorBidi" w:hAnsiTheme="majorBidi" w:cstheme="majorBidi"/>
                <w:b/>
              </w:rPr>
              <w:t xml:space="preserve"> de cours </w:t>
            </w:r>
            <w:r w:rsidR="005F4404">
              <w:rPr>
                <w:rFonts w:asciiTheme="majorBidi" w:hAnsiTheme="majorBidi" w:cstheme="majorBidi"/>
                <w:b/>
              </w:rPr>
              <w:t>guidées</w:t>
            </w:r>
            <w:r w:rsidR="005F4404" w:rsidRPr="00BB6FA3">
              <w:rPr>
                <w:rFonts w:asciiTheme="majorBidi" w:hAnsiTheme="majorBidi" w:cstheme="majorBidi"/>
                <w:b/>
              </w:rPr>
              <w:t xml:space="preserve"> »</w:t>
            </w:r>
            <w:r w:rsidRPr="00BB6FA3">
              <w:rPr>
                <w:rFonts w:asciiTheme="majorBidi" w:hAnsiTheme="majorBidi" w:cstheme="majorBidi"/>
                <w:b/>
              </w:rPr>
              <w:t xml:space="preserve"> </w:t>
            </w:r>
          </w:p>
        </w:tc>
      </w:tr>
      <w:tr w:rsidR="00CA7978" w:rsidRPr="00BB6FA3" w14:paraId="78CDDD2F" w14:textId="77777777" w:rsidTr="00920D96">
        <w:trPr>
          <w:trHeight w:val="423"/>
        </w:trPr>
        <w:tc>
          <w:tcPr>
            <w:tcW w:w="276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D1C7D46" w14:textId="77777777" w:rsidR="00CA7978" w:rsidRPr="00BB6FA3" w:rsidRDefault="00CA7978" w:rsidP="000B59EB">
            <w:pPr>
              <w:spacing w:line="360" w:lineRule="auto"/>
              <w:jc w:val="both"/>
              <w:rPr>
                <w:rFonts w:asciiTheme="majorBidi" w:hAnsiTheme="majorBidi" w:cstheme="majorBidi"/>
                <w:color w:val="000000" w:themeColor="text1"/>
              </w:rPr>
            </w:pPr>
            <w:r w:rsidRPr="00BB6FA3">
              <w:rPr>
                <w:rFonts w:asciiTheme="majorBidi" w:hAnsiTheme="majorBidi" w:cstheme="majorBidi"/>
                <w:b/>
                <w:color w:val="000000" w:themeColor="text1"/>
              </w:rPr>
              <w:t xml:space="preserve">Titre </w:t>
            </w:r>
          </w:p>
        </w:tc>
        <w:tc>
          <w:tcPr>
            <w:tcW w:w="6816"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8FE8F58" w14:textId="1D9456CD" w:rsidR="00CA7978" w:rsidRPr="00BB6FA3" w:rsidRDefault="005F4404" w:rsidP="000B59EB">
            <w:pPr>
              <w:spacing w:line="360" w:lineRule="auto"/>
              <w:jc w:val="both"/>
              <w:rPr>
                <w:rFonts w:asciiTheme="majorBidi" w:hAnsiTheme="majorBidi" w:cstheme="majorBidi"/>
                <w:color w:val="000000" w:themeColor="text1"/>
              </w:rPr>
            </w:pPr>
            <w:r>
              <w:rPr>
                <w:rFonts w:asciiTheme="majorBidi" w:hAnsiTheme="majorBidi" w:cstheme="majorBidi"/>
                <w:color w:val="000000" w:themeColor="text1"/>
              </w:rPr>
              <w:t xml:space="preserve">Evaluation  </w:t>
            </w:r>
          </w:p>
        </w:tc>
      </w:tr>
      <w:tr w:rsidR="00CA7978" w:rsidRPr="00BB6FA3" w14:paraId="4285AE13" w14:textId="77777777" w:rsidTr="00920D96">
        <w:trPr>
          <w:trHeight w:val="427"/>
        </w:trPr>
        <w:tc>
          <w:tcPr>
            <w:tcW w:w="276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CAB5973" w14:textId="77777777" w:rsidR="00CA7978" w:rsidRPr="00BB6FA3" w:rsidRDefault="00CA7978" w:rsidP="000B59EB">
            <w:pPr>
              <w:spacing w:line="360" w:lineRule="auto"/>
              <w:jc w:val="both"/>
              <w:rPr>
                <w:rFonts w:asciiTheme="majorBidi" w:hAnsiTheme="majorBidi" w:cstheme="majorBidi"/>
              </w:rPr>
            </w:pPr>
            <w:r w:rsidRPr="00BB6FA3">
              <w:rPr>
                <w:rFonts w:asciiTheme="majorBidi" w:hAnsiTheme="majorBidi" w:cstheme="majorBidi"/>
                <w:b/>
              </w:rPr>
              <w:t xml:space="preserve">Acteur </w:t>
            </w:r>
          </w:p>
        </w:tc>
        <w:tc>
          <w:tcPr>
            <w:tcW w:w="6816" w:type="dxa"/>
            <w:tcBorders>
              <w:top w:val="single" w:sz="4" w:space="0" w:color="000000"/>
              <w:left w:val="single" w:sz="4" w:space="0" w:color="000000"/>
              <w:bottom w:val="single" w:sz="4" w:space="0" w:color="000000"/>
              <w:right w:val="single" w:sz="4" w:space="0" w:color="000000"/>
            </w:tcBorders>
          </w:tcPr>
          <w:p w14:paraId="2493508B" w14:textId="77777777" w:rsidR="00CA7978" w:rsidRPr="00BB6FA3" w:rsidRDefault="00CA7978" w:rsidP="000B59EB">
            <w:pPr>
              <w:spacing w:line="360" w:lineRule="auto"/>
              <w:jc w:val="both"/>
              <w:rPr>
                <w:rFonts w:asciiTheme="majorBidi" w:hAnsiTheme="majorBidi" w:cstheme="majorBidi"/>
              </w:rPr>
            </w:pPr>
            <w:r w:rsidRPr="00BB6FA3">
              <w:rPr>
                <w:rFonts w:asciiTheme="majorBidi" w:hAnsiTheme="majorBidi" w:cstheme="majorBidi"/>
              </w:rPr>
              <w:t xml:space="preserve">Membre </w:t>
            </w:r>
          </w:p>
        </w:tc>
      </w:tr>
      <w:tr w:rsidR="00CA7978" w:rsidRPr="00BB6FA3" w14:paraId="3CAF2748" w14:textId="77777777" w:rsidTr="00920D96">
        <w:trPr>
          <w:trHeight w:val="420"/>
        </w:trPr>
        <w:tc>
          <w:tcPr>
            <w:tcW w:w="276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D73F6FB" w14:textId="77777777" w:rsidR="00CA7978" w:rsidRPr="00BB6FA3" w:rsidRDefault="00CA7978" w:rsidP="000B59EB">
            <w:pPr>
              <w:spacing w:line="360" w:lineRule="auto"/>
              <w:jc w:val="both"/>
              <w:rPr>
                <w:rFonts w:asciiTheme="majorBidi" w:hAnsiTheme="majorBidi" w:cstheme="majorBidi"/>
              </w:rPr>
            </w:pPr>
            <w:r w:rsidRPr="00BB6FA3">
              <w:rPr>
                <w:rFonts w:asciiTheme="majorBidi" w:hAnsiTheme="majorBidi" w:cstheme="majorBidi"/>
                <w:b/>
              </w:rPr>
              <w:t xml:space="preserve">Prés condition </w:t>
            </w:r>
          </w:p>
        </w:tc>
        <w:tc>
          <w:tcPr>
            <w:tcW w:w="6816"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4D6BA21" w14:textId="77777777" w:rsidR="00CA7978" w:rsidRPr="00BB6FA3" w:rsidRDefault="00CA7978" w:rsidP="000B59EB">
            <w:pPr>
              <w:spacing w:line="360" w:lineRule="auto"/>
              <w:jc w:val="both"/>
              <w:rPr>
                <w:rFonts w:asciiTheme="majorBidi" w:hAnsiTheme="majorBidi" w:cstheme="majorBidi"/>
              </w:rPr>
            </w:pPr>
            <w:r w:rsidRPr="00BB6FA3">
              <w:rPr>
                <w:rFonts w:asciiTheme="majorBidi" w:hAnsiTheme="majorBidi" w:cstheme="majorBidi"/>
              </w:rPr>
              <w:t>Utilisateur authentifié en tant que membre.</w:t>
            </w:r>
          </w:p>
        </w:tc>
      </w:tr>
      <w:tr w:rsidR="00CA7978" w:rsidRPr="00BB6FA3" w14:paraId="6B9F9D20" w14:textId="77777777" w:rsidTr="00920D96">
        <w:trPr>
          <w:trHeight w:val="427"/>
        </w:trPr>
        <w:tc>
          <w:tcPr>
            <w:tcW w:w="276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682BDD7" w14:textId="77777777" w:rsidR="00CA7978" w:rsidRPr="00BB6FA3" w:rsidRDefault="00CA7978" w:rsidP="000B59EB">
            <w:pPr>
              <w:spacing w:line="360" w:lineRule="auto"/>
              <w:jc w:val="both"/>
              <w:rPr>
                <w:rFonts w:asciiTheme="majorBidi" w:hAnsiTheme="majorBidi" w:cstheme="majorBidi"/>
              </w:rPr>
            </w:pPr>
            <w:r w:rsidRPr="00BB6FA3">
              <w:rPr>
                <w:rFonts w:asciiTheme="majorBidi" w:hAnsiTheme="majorBidi" w:cstheme="majorBidi"/>
                <w:b/>
              </w:rPr>
              <w:t xml:space="preserve">Post condition </w:t>
            </w:r>
          </w:p>
        </w:tc>
        <w:tc>
          <w:tcPr>
            <w:tcW w:w="6816"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0B99BEE" w14:textId="04C6FAF0" w:rsidR="00CA7978" w:rsidRPr="00BB6FA3" w:rsidRDefault="005F4404" w:rsidP="000B59EB">
            <w:pPr>
              <w:spacing w:line="360" w:lineRule="auto"/>
              <w:jc w:val="both"/>
              <w:rPr>
                <w:rFonts w:asciiTheme="majorBidi" w:hAnsiTheme="majorBidi" w:cstheme="majorBidi"/>
              </w:rPr>
            </w:pPr>
            <w:r>
              <w:rPr>
                <w:rFonts w:asciiTheme="majorBidi" w:hAnsiTheme="majorBidi" w:cstheme="majorBidi"/>
              </w:rPr>
              <w:t xml:space="preserve">Cours évalué. </w:t>
            </w:r>
          </w:p>
        </w:tc>
      </w:tr>
      <w:tr w:rsidR="00CA7978" w:rsidRPr="00BB6FA3" w14:paraId="546668D1" w14:textId="77777777" w:rsidTr="00920D96">
        <w:trPr>
          <w:trHeight w:val="909"/>
        </w:trPr>
        <w:tc>
          <w:tcPr>
            <w:tcW w:w="2765" w:type="dxa"/>
            <w:tcBorders>
              <w:top w:val="single" w:sz="4" w:space="0" w:color="000000"/>
              <w:left w:val="single" w:sz="4" w:space="0" w:color="000000"/>
              <w:bottom w:val="single" w:sz="4" w:space="0" w:color="000000"/>
              <w:right w:val="single" w:sz="4" w:space="0" w:color="auto"/>
            </w:tcBorders>
            <w:shd w:val="clear" w:color="auto" w:fill="F2F2F2" w:themeFill="background1" w:themeFillShade="F2"/>
          </w:tcPr>
          <w:p w14:paraId="655BC025" w14:textId="77777777" w:rsidR="00CA7978" w:rsidRPr="00BB6FA3" w:rsidRDefault="00CA7978" w:rsidP="000B59EB">
            <w:pPr>
              <w:spacing w:line="360" w:lineRule="auto"/>
              <w:jc w:val="both"/>
              <w:rPr>
                <w:rFonts w:asciiTheme="majorBidi" w:hAnsiTheme="majorBidi" w:cstheme="majorBidi"/>
              </w:rPr>
            </w:pPr>
            <w:r w:rsidRPr="00BB6FA3">
              <w:rPr>
                <w:rFonts w:asciiTheme="majorBidi" w:hAnsiTheme="majorBidi" w:cstheme="majorBidi"/>
                <w:b/>
              </w:rPr>
              <w:t xml:space="preserve">Description du scénario nominal </w:t>
            </w:r>
          </w:p>
        </w:tc>
        <w:tc>
          <w:tcPr>
            <w:tcW w:w="6816" w:type="dxa"/>
            <w:tcBorders>
              <w:top w:val="single" w:sz="4" w:space="0" w:color="000000"/>
              <w:left w:val="single" w:sz="4" w:space="0" w:color="auto"/>
              <w:bottom w:val="single" w:sz="4" w:space="0" w:color="000000"/>
              <w:right w:val="single" w:sz="4" w:space="0" w:color="000000"/>
            </w:tcBorders>
            <w:shd w:val="clear" w:color="auto" w:fill="FFFFFF" w:themeFill="background1"/>
          </w:tcPr>
          <w:p w14:paraId="005DF91F" w14:textId="26103427" w:rsidR="00CA7978" w:rsidRDefault="005F4404" w:rsidP="000B59EB">
            <w:pPr>
              <w:spacing w:line="360" w:lineRule="auto"/>
              <w:jc w:val="both"/>
              <w:rPr>
                <w:rFonts w:asciiTheme="majorBidi" w:hAnsiTheme="majorBidi" w:cstheme="majorBidi"/>
              </w:rPr>
            </w:pPr>
            <w:r>
              <w:rPr>
                <w:rFonts w:asciiTheme="majorBidi" w:hAnsiTheme="majorBidi" w:cstheme="majorBidi"/>
              </w:rPr>
              <w:t>-Appui sur l’icône « Etoile »,</w:t>
            </w:r>
            <w:r w:rsidR="00CA7978" w:rsidRPr="005F4404">
              <w:rPr>
                <w:rFonts w:asciiTheme="majorBidi" w:hAnsiTheme="majorBidi" w:cstheme="majorBidi"/>
              </w:rPr>
              <w:t xml:space="preserve"> </w:t>
            </w:r>
            <w:r>
              <w:rPr>
                <w:rFonts w:asciiTheme="majorBidi" w:hAnsiTheme="majorBidi" w:cstheme="majorBidi"/>
              </w:rPr>
              <w:t>on choisit parmi les cinq niveaux.</w:t>
            </w:r>
          </w:p>
          <w:p w14:paraId="14E5F14A" w14:textId="645986F3" w:rsidR="005F4404" w:rsidRPr="005F4404" w:rsidRDefault="005F4404" w:rsidP="000B59EB">
            <w:pPr>
              <w:spacing w:line="360" w:lineRule="auto"/>
              <w:jc w:val="both"/>
              <w:rPr>
                <w:rFonts w:asciiTheme="majorBidi" w:hAnsiTheme="majorBidi" w:cstheme="majorBidi"/>
              </w:rPr>
            </w:pPr>
            <w:r>
              <w:rPr>
                <w:rFonts w:asciiTheme="majorBidi" w:hAnsiTheme="majorBidi" w:cstheme="majorBidi"/>
              </w:rPr>
              <w:t>-Ecrire un commentaire dans le champ particulier.</w:t>
            </w:r>
          </w:p>
        </w:tc>
      </w:tr>
      <w:tr w:rsidR="00CA7978" w:rsidRPr="00BB6FA3" w14:paraId="41B5CFCB" w14:textId="77777777" w:rsidTr="00920D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553"/>
        </w:trPr>
        <w:tc>
          <w:tcPr>
            <w:tcW w:w="2767" w:type="dxa"/>
            <w:shd w:val="clear" w:color="auto" w:fill="F2F2F2" w:themeFill="background1" w:themeFillShade="F2"/>
          </w:tcPr>
          <w:p w14:paraId="77CFF7F5" w14:textId="77777777" w:rsidR="00CA7978" w:rsidRPr="00BB6FA3" w:rsidRDefault="00CA7978" w:rsidP="000B59EB">
            <w:pPr>
              <w:pStyle w:val="Paragraphedeliste"/>
              <w:spacing w:line="360" w:lineRule="auto"/>
              <w:ind w:left="0"/>
              <w:jc w:val="both"/>
              <w:rPr>
                <w:rFonts w:asciiTheme="majorBidi" w:hAnsiTheme="majorBidi" w:cstheme="majorBidi"/>
                <w:b/>
                <w:bCs/>
                <w:sz w:val="28"/>
                <w:szCs w:val="28"/>
              </w:rPr>
            </w:pPr>
            <w:r w:rsidRPr="00BB6FA3">
              <w:rPr>
                <w:rFonts w:asciiTheme="majorBidi" w:hAnsiTheme="majorBidi" w:cstheme="majorBidi"/>
                <w:b/>
                <w:bCs/>
              </w:rPr>
              <w:t>Scenarios alternatif</w:t>
            </w:r>
          </w:p>
        </w:tc>
        <w:tc>
          <w:tcPr>
            <w:tcW w:w="6814" w:type="dxa"/>
          </w:tcPr>
          <w:p w14:paraId="006870A3" w14:textId="77777777" w:rsidR="00CA7978" w:rsidRPr="00BB6FA3" w:rsidRDefault="00CA7978" w:rsidP="00F908D9">
            <w:pPr>
              <w:pStyle w:val="Paragraphedeliste"/>
              <w:keepNext/>
              <w:spacing w:line="360" w:lineRule="auto"/>
              <w:ind w:left="0"/>
              <w:jc w:val="both"/>
              <w:rPr>
                <w:rFonts w:asciiTheme="majorBidi" w:hAnsiTheme="majorBidi" w:cstheme="majorBidi"/>
                <w:sz w:val="28"/>
                <w:szCs w:val="28"/>
              </w:rPr>
            </w:pPr>
            <w:r w:rsidRPr="00BB6FA3">
              <w:rPr>
                <w:rFonts w:asciiTheme="majorBidi" w:hAnsiTheme="majorBidi" w:cstheme="majorBidi"/>
                <w:sz w:val="28"/>
                <w:szCs w:val="28"/>
              </w:rPr>
              <w:t>Un message d’erreur s’affiche si un problème s’est produit lors de l’envoi.</w:t>
            </w:r>
          </w:p>
        </w:tc>
      </w:tr>
    </w:tbl>
    <w:p w14:paraId="22F9C860" w14:textId="501A2500" w:rsidR="00AA34A0" w:rsidRPr="00F908D9" w:rsidRDefault="00F908D9" w:rsidP="00F908D9">
      <w:pPr>
        <w:pStyle w:val="Lgende"/>
        <w:jc w:val="center"/>
        <w:rPr>
          <w:rFonts w:asciiTheme="majorBidi" w:hAnsiTheme="majorBidi" w:cstheme="majorBidi"/>
          <w:sz w:val="24"/>
          <w:szCs w:val="24"/>
        </w:rPr>
      </w:pPr>
      <w:bookmarkStart w:id="603" w:name="_Toc104390847"/>
      <w:r w:rsidRPr="00F908D9">
        <w:rPr>
          <w:sz w:val="24"/>
          <w:szCs w:val="24"/>
        </w:rPr>
        <w:t xml:space="preserve">Tableau </w:t>
      </w:r>
      <w:r w:rsidRPr="00F908D9">
        <w:rPr>
          <w:sz w:val="24"/>
          <w:szCs w:val="24"/>
        </w:rPr>
        <w:fldChar w:fldCharType="begin"/>
      </w:r>
      <w:r w:rsidRPr="00F908D9">
        <w:rPr>
          <w:sz w:val="24"/>
          <w:szCs w:val="24"/>
        </w:rPr>
        <w:instrText xml:space="preserve"> SEQ Tableau \* ARABIC </w:instrText>
      </w:r>
      <w:r w:rsidRPr="00F908D9">
        <w:rPr>
          <w:sz w:val="24"/>
          <w:szCs w:val="24"/>
        </w:rPr>
        <w:fldChar w:fldCharType="separate"/>
      </w:r>
      <w:r w:rsidR="00A66100">
        <w:rPr>
          <w:noProof/>
          <w:sz w:val="24"/>
          <w:szCs w:val="24"/>
        </w:rPr>
        <w:t>20</w:t>
      </w:r>
      <w:r w:rsidRPr="00F908D9">
        <w:rPr>
          <w:sz w:val="24"/>
          <w:szCs w:val="24"/>
        </w:rPr>
        <w:fldChar w:fldCharType="end"/>
      </w:r>
      <w:r w:rsidRPr="00F908D9">
        <w:rPr>
          <w:sz w:val="24"/>
          <w:szCs w:val="24"/>
        </w:rPr>
        <w:t xml:space="preserve"> : Description textuelle" Evaluation de cours guidées"</w:t>
      </w:r>
      <w:bookmarkEnd w:id="603"/>
    </w:p>
    <w:p w14:paraId="2F83468A" w14:textId="77777777" w:rsidR="007C1BA4" w:rsidRDefault="007C1BA4" w:rsidP="000B59EB">
      <w:pPr>
        <w:spacing w:after="0" w:line="360" w:lineRule="auto"/>
        <w:jc w:val="both"/>
        <w:rPr>
          <w:rFonts w:asciiTheme="majorBidi" w:hAnsiTheme="majorBidi" w:cstheme="majorBidi"/>
          <w:sz w:val="28"/>
          <w:szCs w:val="28"/>
        </w:rPr>
      </w:pPr>
    </w:p>
    <w:p w14:paraId="7B868AA5" w14:textId="29EF60EF" w:rsidR="00CA7978" w:rsidRPr="0072232C" w:rsidRDefault="005F4404" w:rsidP="00BA6235">
      <w:pPr>
        <w:pStyle w:val="Titre3"/>
        <w:numPr>
          <w:ilvl w:val="2"/>
          <w:numId w:val="66"/>
        </w:numPr>
      </w:pPr>
      <w:bookmarkStart w:id="604" w:name="_Toc104390744"/>
      <w:r w:rsidRPr="005F4404">
        <w:t>Item « </w:t>
      </w:r>
      <w:r>
        <w:t>contacter l’administrateur</w:t>
      </w:r>
      <w:r w:rsidRPr="005F4404">
        <w:t xml:space="preserve"> »</w:t>
      </w:r>
      <w:bookmarkEnd w:id="604"/>
    </w:p>
    <w:tbl>
      <w:tblPr>
        <w:tblW w:w="9581" w:type="dxa"/>
        <w:tblInd w:w="404" w:type="dxa"/>
        <w:tblCellMar>
          <w:right w:w="115" w:type="dxa"/>
        </w:tblCellMar>
        <w:tblLook w:val="04A0" w:firstRow="1" w:lastRow="0" w:firstColumn="1" w:lastColumn="0" w:noHBand="0" w:noVBand="1"/>
      </w:tblPr>
      <w:tblGrid>
        <w:gridCol w:w="2767"/>
        <w:gridCol w:w="6814"/>
      </w:tblGrid>
      <w:tr w:rsidR="000914B9" w:rsidRPr="00BB6FA3" w14:paraId="0FA53DC0" w14:textId="77777777" w:rsidTr="00C02108">
        <w:trPr>
          <w:trHeight w:val="422"/>
        </w:trPr>
        <w:tc>
          <w:tcPr>
            <w:tcW w:w="9581" w:type="dxa"/>
            <w:gridSpan w:val="2"/>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146AE9C" w14:textId="2C8009F2" w:rsidR="000914B9" w:rsidRPr="00BB6FA3" w:rsidRDefault="000914B9" w:rsidP="000B59EB">
            <w:pPr>
              <w:spacing w:line="360" w:lineRule="auto"/>
              <w:jc w:val="both"/>
              <w:rPr>
                <w:rFonts w:asciiTheme="majorBidi" w:hAnsiTheme="majorBidi" w:cstheme="majorBidi"/>
              </w:rPr>
            </w:pPr>
            <w:r w:rsidRPr="00BB6FA3">
              <w:rPr>
                <w:rFonts w:asciiTheme="majorBidi" w:hAnsiTheme="majorBidi" w:cstheme="majorBidi"/>
                <w:b/>
              </w:rPr>
              <w:t>Description textuelle du cas d’utilisation</w:t>
            </w:r>
            <w:r w:rsidR="00781B0D" w:rsidRPr="00BB6FA3">
              <w:rPr>
                <w:rFonts w:asciiTheme="majorBidi" w:hAnsiTheme="majorBidi" w:cstheme="majorBidi"/>
                <w:b/>
              </w:rPr>
              <w:t xml:space="preserve"> « Contacter</w:t>
            </w:r>
            <w:r w:rsidRPr="00BB6FA3">
              <w:rPr>
                <w:rFonts w:asciiTheme="majorBidi" w:hAnsiTheme="majorBidi" w:cstheme="majorBidi"/>
                <w:b/>
              </w:rPr>
              <w:t xml:space="preserve"> </w:t>
            </w:r>
            <w:r w:rsidR="005F4404" w:rsidRPr="00BB6FA3">
              <w:rPr>
                <w:rFonts w:asciiTheme="majorBidi" w:hAnsiTheme="majorBidi" w:cstheme="majorBidi"/>
                <w:b/>
              </w:rPr>
              <w:t>l’administrateur »</w:t>
            </w:r>
            <w:r w:rsidRPr="00BB6FA3">
              <w:rPr>
                <w:rFonts w:asciiTheme="majorBidi" w:hAnsiTheme="majorBidi" w:cstheme="majorBidi"/>
                <w:b/>
              </w:rPr>
              <w:t xml:space="preserve"> </w:t>
            </w:r>
          </w:p>
        </w:tc>
      </w:tr>
      <w:tr w:rsidR="000914B9" w:rsidRPr="00BB6FA3" w14:paraId="4B8AC0EF" w14:textId="77777777" w:rsidTr="00C02108">
        <w:trPr>
          <w:trHeight w:val="423"/>
        </w:trPr>
        <w:tc>
          <w:tcPr>
            <w:tcW w:w="276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13EAAE1" w14:textId="77777777" w:rsidR="000914B9" w:rsidRPr="00BB6FA3" w:rsidRDefault="000914B9" w:rsidP="000B59EB">
            <w:pPr>
              <w:spacing w:line="360" w:lineRule="auto"/>
              <w:jc w:val="both"/>
              <w:rPr>
                <w:rFonts w:asciiTheme="majorBidi" w:hAnsiTheme="majorBidi" w:cstheme="majorBidi"/>
                <w:color w:val="000000" w:themeColor="text1"/>
              </w:rPr>
            </w:pPr>
            <w:r w:rsidRPr="00BB6FA3">
              <w:rPr>
                <w:rFonts w:asciiTheme="majorBidi" w:hAnsiTheme="majorBidi" w:cstheme="majorBidi"/>
                <w:b/>
                <w:color w:val="000000" w:themeColor="text1"/>
              </w:rPr>
              <w:t xml:space="preserve">Titre </w:t>
            </w:r>
          </w:p>
        </w:tc>
        <w:tc>
          <w:tcPr>
            <w:tcW w:w="6816"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C2E694E" w14:textId="5E9F6702" w:rsidR="000914B9" w:rsidRPr="00BB6FA3" w:rsidRDefault="00DE6BE4" w:rsidP="000B59EB">
            <w:pPr>
              <w:spacing w:line="360" w:lineRule="auto"/>
              <w:jc w:val="both"/>
              <w:rPr>
                <w:rFonts w:asciiTheme="majorBidi" w:hAnsiTheme="majorBidi" w:cstheme="majorBidi"/>
                <w:color w:val="000000" w:themeColor="text1"/>
              </w:rPr>
            </w:pPr>
            <w:r w:rsidRPr="00BB6FA3">
              <w:rPr>
                <w:rFonts w:asciiTheme="majorBidi" w:hAnsiTheme="majorBidi" w:cstheme="majorBidi"/>
                <w:color w:val="000000" w:themeColor="text1"/>
              </w:rPr>
              <w:t xml:space="preserve">Contacter l’administrateur </w:t>
            </w:r>
          </w:p>
        </w:tc>
      </w:tr>
      <w:tr w:rsidR="000914B9" w:rsidRPr="00BB6FA3" w14:paraId="347B0F89" w14:textId="77777777" w:rsidTr="00C02108">
        <w:trPr>
          <w:trHeight w:val="427"/>
        </w:trPr>
        <w:tc>
          <w:tcPr>
            <w:tcW w:w="276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518645F" w14:textId="77777777" w:rsidR="000914B9" w:rsidRPr="00BB6FA3" w:rsidRDefault="000914B9" w:rsidP="000B59EB">
            <w:pPr>
              <w:spacing w:line="360" w:lineRule="auto"/>
              <w:jc w:val="both"/>
              <w:rPr>
                <w:rFonts w:asciiTheme="majorBidi" w:hAnsiTheme="majorBidi" w:cstheme="majorBidi"/>
              </w:rPr>
            </w:pPr>
            <w:r w:rsidRPr="00BB6FA3">
              <w:rPr>
                <w:rFonts w:asciiTheme="majorBidi" w:hAnsiTheme="majorBidi" w:cstheme="majorBidi"/>
                <w:b/>
              </w:rPr>
              <w:t xml:space="preserve">Acteur </w:t>
            </w:r>
          </w:p>
        </w:tc>
        <w:tc>
          <w:tcPr>
            <w:tcW w:w="6816" w:type="dxa"/>
            <w:tcBorders>
              <w:top w:val="single" w:sz="4" w:space="0" w:color="000000"/>
              <w:left w:val="single" w:sz="4" w:space="0" w:color="000000"/>
              <w:bottom w:val="single" w:sz="4" w:space="0" w:color="000000"/>
              <w:right w:val="single" w:sz="4" w:space="0" w:color="000000"/>
            </w:tcBorders>
          </w:tcPr>
          <w:p w14:paraId="33CF584B" w14:textId="3B775D0E" w:rsidR="000914B9" w:rsidRPr="00BB6FA3" w:rsidRDefault="00DE6BE4" w:rsidP="000B59EB">
            <w:pPr>
              <w:spacing w:line="360" w:lineRule="auto"/>
              <w:jc w:val="both"/>
              <w:rPr>
                <w:rFonts w:asciiTheme="majorBidi" w:hAnsiTheme="majorBidi" w:cstheme="majorBidi"/>
              </w:rPr>
            </w:pPr>
            <w:r w:rsidRPr="00BB6FA3">
              <w:rPr>
                <w:rFonts w:asciiTheme="majorBidi" w:hAnsiTheme="majorBidi" w:cstheme="majorBidi"/>
              </w:rPr>
              <w:t xml:space="preserve">Membre </w:t>
            </w:r>
          </w:p>
        </w:tc>
      </w:tr>
      <w:tr w:rsidR="000914B9" w:rsidRPr="00BB6FA3" w14:paraId="0B499853" w14:textId="77777777" w:rsidTr="00C02108">
        <w:trPr>
          <w:trHeight w:val="420"/>
        </w:trPr>
        <w:tc>
          <w:tcPr>
            <w:tcW w:w="276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00FCFE3" w14:textId="77777777" w:rsidR="000914B9" w:rsidRPr="00BB6FA3" w:rsidRDefault="000914B9" w:rsidP="000B59EB">
            <w:pPr>
              <w:spacing w:line="360" w:lineRule="auto"/>
              <w:jc w:val="both"/>
              <w:rPr>
                <w:rFonts w:asciiTheme="majorBidi" w:hAnsiTheme="majorBidi" w:cstheme="majorBidi"/>
              </w:rPr>
            </w:pPr>
            <w:r w:rsidRPr="00BB6FA3">
              <w:rPr>
                <w:rFonts w:asciiTheme="majorBidi" w:hAnsiTheme="majorBidi" w:cstheme="majorBidi"/>
                <w:b/>
              </w:rPr>
              <w:t xml:space="preserve">Prés condition </w:t>
            </w:r>
          </w:p>
        </w:tc>
        <w:tc>
          <w:tcPr>
            <w:tcW w:w="6816"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9A71E7E" w14:textId="4E763F99" w:rsidR="000914B9" w:rsidRPr="00BB6FA3" w:rsidRDefault="00DE6BE4" w:rsidP="000B59EB">
            <w:pPr>
              <w:spacing w:line="360" w:lineRule="auto"/>
              <w:jc w:val="both"/>
              <w:rPr>
                <w:rFonts w:asciiTheme="majorBidi" w:hAnsiTheme="majorBidi" w:cstheme="majorBidi"/>
              </w:rPr>
            </w:pPr>
            <w:r w:rsidRPr="00BB6FA3">
              <w:rPr>
                <w:rFonts w:asciiTheme="majorBidi" w:hAnsiTheme="majorBidi" w:cstheme="majorBidi"/>
              </w:rPr>
              <w:t>Utilisateur authentifié en tant que membre.</w:t>
            </w:r>
          </w:p>
        </w:tc>
      </w:tr>
      <w:tr w:rsidR="000914B9" w:rsidRPr="00BB6FA3" w14:paraId="0C503287" w14:textId="77777777" w:rsidTr="00C02108">
        <w:trPr>
          <w:trHeight w:val="427"/>
        </w:trPr>
        <w:tc>
          <w:tcPr>
            <w:tcW w:w="276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16565BF" w14:textId="77777777" w:rsidR="000914B9" w:rsidRPr="00BB6FA3" w:rsidRDefault="000914B9" w:rsidP="000B59EB">
            <w:pPr>
              <w:spacing w:line="360" w:lineRule="auto"/>
              <w:jc w:val="both"/>
              <w:rPr>
                <w:rFonts w:asciiTheme="majorBidi" w:hAnsiTheme="majorBidi" w:cstheme="majorBidi"/>
              </w:rPr>
            </w:pPr>
            <w:r w:rsidRPr="00BB6FA3">
              <w:rPr>
                <w:rFonts w:asciiTheme="majorBidi" w:hAnsiTheme="majorBidi" w:cstheme="majorBidi"/>
                <w:b/>
              </w:rPr>
              <w:t xml:space="preserve">Post condition </w:t>
            </w:r>
          </w:p>
        </w:tc>
        <w:tc>
          <w:tcPr>
            <w:tcW w:w="6816"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9FD0FB3" w14:textId="14824246" w:rsidR="000914B9" w:rsidRPr="00BB6FA3" w:rsidRDefault="00DE6BE4" w:rsidP="000B59EB">
            <w:pPr>
              <w:spacing w:line="360" w:lineRule="auto"/>
              <w:jc w:val="both"/>
              <w:rPr>
                <w:rFonts w:asciiTheme="majorBidi" w:hAnsiTheme="majorBidi" w:cstheme="majorBidi"/>
              </w:rPr>
            </w:pPr>
            <w:r w:rsidRPr="00BB6FA3">
              <w:rPr>
                <w:rFonts w:asciiTheme="majorBidi" w:hAnsiTheme="majorBidi" w:cstheme="majorBidi"/>
              </w:rPr>
              <w:t xml:space="preserve">Email envoyé </w:t>
            </w:r>
          </w:p>
        </w:tc>
      </w:tr>
      <w:tr w:rsidR="000914B9" w:rsidRPr="00BB6FA3" w14:paraId="0DD74D94" w14:textId="77777777" w:rsidTr="00C02108">
        <w:trPr>
          <w:trHeight w:val="909"/>
        </w:trPr>
        <w:tc>
          <w:tcPr>
            <w:tcW w:w="2765" w:type="dxa"/>
            <w:tcBorders>
              <w:top w:val="single" w:sz="4" w:space="0" w:color="000000"/>
              <w:left w:val="single" w:sz="4" w:space="0" w:color="000000"/>
              <w:bottom w:val="single" w:sz="4" w:space="0" w:color="000000"/>
              <w:right w:val="single" w:sz="4" w:space="0" w:color="auto"/>
            </w:tcBorders>
            <w:shd w:val="clear" w:color="auto" w:fill="F2F2F2" w:themeFill="background1" w:themeFillShade="F2"/>
          </w:tcPr>
          <w:p w14:paraId="7BAF191D" w14:textId="77777777" w:rsidR="000914B9" w:rsidRPr="00BB6FA3" w:rsidRDefault="000914B9" w:rsidP="000B59EB">
            <w:pPr>
              <w:spacing w:line="360" w:lineRule="auto"/>
              <w:jc w:val="both"/>
              <w:rPr>
                <w:rFonts w:asciiTheme="majorBidi" w:hAnsiTheme="majorBidi" w:cstheme="majorBidi"/>
              </w:rPr>
            </w:pPr>
            <w:r w:rsidRPr="00BB6FA3">
              <w:rPr>
                <w:rFonts w:asciiTheme="majorBidi" w:hAnsiTheme="majorBidi" w:cstheme="majorBidi"/>
                <w:b/>
              </w:rPr>
              <w:t xml:space="preserve">Description du scénario nominal </w:t>
            </w:r>
          </w:p>
        </w:tc>
        <w:tc>
          <w:tcPr>
            <w:tcW w:w="6816" w:type="dxa"/>
            <w:tcBorders>
              <w:top w:val="single" w:sz="4" w:space="0" w:color="000000"/>
              <w:left w:val="single" w:sz="4" w:space="0" w:color="auto"/>
              <w:bottom w:val="single" w:sz="4" w:space="0" w:color="000000"/>
              <w:right w:val="single" w:sz="4" w:space="0" w:color="000000"/>
            </w:tcBorders>
            <w:shd w:val="clear" w:color="auto" w:fill="FFFFFF" w:themeFill="background1"/>
          </w:tcPr>
          <w:p w14:paraId="66455B23" w14:textId="77777777" w:rsidR="000914B9" w:rsidRPr="00BB6FA3" w:rsidRDefault="00A11673" w:rsidP="000B59EB">
            <w:pPr>
              <w:pStyle w:val="Paragraphedeliste"/>
              <w:numPr>
                <w:ilvl w:val="0"/>
                <w:numId w:val="45"/>
              </w:numPr>
              <w:spacing w:line="360" w:lineRule="auto"/>
              <w:jc w:val="both"/>
              <w:rPr>
                <w:rFonts w:asciiTheme="majorBidi" w:hAnsiTheme="majorBidi" w:cstheme="majorBidi"/>
              </w:rPr>
            </w:pPr>
            <w:r w:rsidRPr="00BB6FA3">
              <w:rPr>
                <w:rFonts w:asciiTheme="majorBidi" w:hAnsiTheme="majorBidi" w:cstheme="majorBidi"/>
              </w:rPr>
              <w:t>Le membre demande au système la main pour envoyer un email.</w:t>
            </w:r>
          </w:p>
          <w:p w14:paraId="668D3830" w14:textId="39FA3A9A" w:rsidR="00A11673" w:rsidRPr="00BB6FA3" w:rsidRDefault="00A11673" w:rsidP="000B59EB">
            <w:pPr>
              <w:pStyle w:val="Paragraphedeliste"/>
              <w:numPr>
                <w:ilvl w:val="0"/>
                <w:numId w:val="45"/>
              </w:numPr>
              <w:spacing w:line="360" w:lineRule="auto"/>
              <w:jc w:val="both"/>
              <w:rPr>
                <w:rFonts w:asciiTheme="majorBidi" w:hAnsiTheme="majorBidi" w:cstheme="majorBidi"/>
              </w:rPr>
            </w:pPr>
            <w:r w:rsidRPr="00BB6FA3">
              <w:rPr>
                <w:rFonts w:asciiTheme="majorBidi" w:hAnsiTheme="majorBidi" w:cstheme="majorBidi"/>
              </w:rPr>
              <w:t xml:space="preserve">Le système affiche </w:t>
            </w:r>
            <w:r w:rsidR="00495140" w:rsidRPr="00BB6FA3">
              <w:rPr>
                <w:rFonts w:asciiTheme="majorBidi" w:hAnsiTheme="majorBidi" w:cstheme="majorBidi"/>
              </w:rPr>
              <w:t>un formulaire d’envoi d’un email.</w:t>
            </w:r>
          </w:p>
          <w:p w14:paraId="56D43A79" w14:textId="77777777" w:rsidR="00495140" w:rsidRPr="00BB6FA3" w:rsidRDefault="00495140" w:rsidP="000B59EB">
            <w:pPr>
              <w:pStyle w:val="Paragraphedeliste"/>
              <w:numPr>
                <w:ilvl w:val="0"/>
                <w:numId w:val="45"/>
              </w:numPr>
              <w:spacing w:line="360" w:lineRule="auto"/>
              <w:jc w:val="both"/>
              <w:rPr>
                <w:rFonts w:asciiTheme="majorBidi" w:hAnsiTheme="majorBidi" w:cstheme="majorBidi"/>
              </w:rPr>
            </w:pPr>
            <w:r w:rsidRPr="00BB6FA3">
              <w:rPr>
                <w:rFonts w:asciiTheme="majorBidi" w:hAnsiTheme="majorBidi" w:cstheme="majorBidi"/>
              </w:rPr>
              <w:t>Le membre saisit tous les champs de l’email à ajouter.</w:t>
            </w:r>
          </w:p>
          <w:p w14:paraId="589F25C2" w14:textId="7CF93ED5" w:rsidR="00495140" w:rsidRPr="00BB6FA3" w:rsidRDefault="001D5905" w:rsidP="000B59EB">
            <w:pPr>
              <w:pStyle w:val="Paragraphedeliste"/>
              <w:numPr>
                <w:ilvl w:val="0"/>
                <w:numId w:val="45"/>
              </w:numPr>
              <w:spacing w:line="360" w:lineRule="auto"/>
              <w:jc w:val="both"/>
              <w:rPr>
                <w:rFonts w:asciiTheme="majorBidi" w:hAnsiTheme="majorBidi" w:cstheme="majorBidi"/>
              </w:rPr>
            </w:pPr>
            <w:r w:rsidRPr="00BB6FA3">
              <w:rPr>
                <w:rFonts w:asciiTheme="majorBidi" w:hAnsiTheme="majorBidi" w:cstheme="majorBidi"/>
              </w:rPr>
              <w:t>L’utilisateur clique sur le bouton d’envoi.</w:t>
            </w:r>
          </w:p>
          <w:p w14:paraId="076376F5" w14:textId="0E599887" w:rsidR="001D5905" w:rsidRPr="00BB6FA3" w:rsidRDefault="001D5905" w:rsidP="000B59EB">
            <w:pPr>
              <w:pStyle w:val="Paragraphedeliste"/>
              <w:numPr>
                <w:ilvl w:val="0"/>
                <w:numId w:val="45"/>
              </w:numPr>
              <w:spacing w:line="360" w:lineRule="auto"/>
              <w:jc w:val="both"/>
              <w:rPr>
                <w:rFonts w:asciiTheme="majorBidi" w:hAnsiTheme="majorBidi" w:cstheme="majorBidi"/>
              </w:rPr>
            </w:pPr>
            <w:r w:rsidRPr="00BB6FA3">
              <w:rPr>
                <w:rFonts w:asciiTheme="majorBidi" w:hAnsiTheme="majorBidi" w:cstheme="majorBidi"/>
              </w:rPr>
              <w:lastRenderedPageBreak/>
              <w:t xml:space="preserve">Le système affiche un message de succès de l’opération d’envoi. </w:t>
            </w:r>
          </w:p>
        </w:tc>
      </w:tr>
      <w:tr w:rsidR="000914B9" w:rsidRPr="00BB6FA3" w14:paraId="2DA80BCB" w14:textId="77777777" w:rsidTr="00C021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553"/>
        </w:trPr>
        <w:tc>
          <w:tcPr>
            <w:tcW w:w="2767" w:type="dxa"/>
            <w:shd w:val="clear" w:color="auto" w:fill="F2F2F2" w:themeFill="background1" w:themeFillShade="F2"/>
          </w:tcPr>
          <w:p w14:paraId="17C7DF90" w14:textId="77777777" w:rsidR="000914B9" w:rsidRPr="00BB6FA3" w:rsidRDefault="000914B9" w:rsidP="000B59EB">
            <w:pPr>
              <w:pStyle w:val="Paragraphedeliste"/>
              <w:spacing w:line="360" w:lineRule="auto"/>
              <w:ind w:left="0"/>
              <w:jc w:val="both"/>
              <w:rPr>
                <w:rFonts w:asciiTheme="majorBidi" w:hAnsiTheme="majorBidi" w:cstheme="majorBidi"/>
                <w:b/>
                <w:bCs/>
                <w:sz w:val="28"/>
                <w:szCs w:val="28"/>
              </w:rPr>
            </w:pPr>
            <w:r w:rsidRPr="00BB6FA3">
              <w:rPr>
                <w:rFonts w:asciiTheme="majorBidi" w:hAnsiTheme="majorBidi" w:cstheme="majorBidi"/>
                <w:b/>
                <w:bCs/>
              </w:rPr>
              <w:lastRenderedPageBreak/>
              <w:t>Scenarios alternatif</w:t>
            </w:r>
          </w:p>
        </w:tc>
        <w:tc>
          <w:tcPr>
            <w:tcW w:w="6814" w:type="dxa"/>
          </w:tcPr>
          <w:p w14:paraId="69D86503" w14:textId="4CC4B606" w:rsidR="000914B9" w:rsidRPr="00BB6FA3" w:rsidRDefault="00DE6BE4" w:rsidP="00BA6235">
            <w:pPr>
              <w:pStyle w:val="Paragraphedeliste"/>
              <w:keepNext/>
              <w:spacing w:line="360" w:lineRule="auto"/>
              <w:ind w:left="0"/>
              <w:jc w:val="both"/>
              <w:rPr>
                <w:rFonts w:asciiTheme="majorBidi" w:hAnsiTheme="majorBidi" w:cstheme="majorBidi"/>
                <w:sz w:val="28"/>
                <w:szCs w:val="28"/>
              </w:rPr>
            </w:pPr>
            <w:r w:rsidRPr="00BB6FA3">
              <w:rPr>
                <w:rFonts w:asciiTheme="majorBidi" w:hAnsiTheme="majorBidi" w:cstheme="majorBidi"/>
                <w:sz w:val="28"/>
                <w:szCs w:val="28"/>
              </w:rPr>
              <w:t xml:space="preserve">Un message d’erreur s’affiche si un problème s’est produit lors de </w:t>
            </w:r>
            <w:r w:rsidR="001D5905" w:rsidRPr="00BB6FA3">
              <w:rPr>
                <w:rFonts w:asciiTheme="majorBidi" w:hAnsiTheme="majorBidi" w:cstheme="majorBidi"/>
                <w:sz w:val="28"/>
                <w:szCs w:val="28"/>
              </w:rPr>
              <w:t>l’envoi.</w:t>
            </w:r>
          </w:p>
        </w:tc>
      </w:tr>
    </w:tbl>
    <w:p w14:paraId="4A05A3F3" w14:textId="0AA84A1F" w:rsidR="000914B9" w:rsidRPr="00BA6235" w:rsidRDefault="00BA6235" w:rsidP="00BA6235">
      <w:pPr>
        <w:pStyle w:val="Lgende"/>
        <w:jc w:val="center"/>
        <w:rPr>
          <w:rFonts w:asciiTheme="majorBidi" w:hAnsiTheme="majorBidi" w:cstheme="majorBidi"/>
          <w:sz w:val="24"/>
          <w:szCs w:val="24"/>
        </w:rPr>
      </w:pPr>
      <w:bookmarkStart w:id="605" w:name="_Toc104390848"/>
      <w:r w:rsidRPr="00BA6235">
        <w:rPr>
          <w:sz w:val="24"/>
          <w:szCs w:val="24"/>
        </w:rPr>
        <w:t xml:space="preserve">Tableau </w:t>
      </w:r>
      <w:r w:rsidRPr="00BA6235">
        <w:rPr>
          <w:sz w:val="24"/>
          <w:szCs w:val="24"/>
        </w:rPr>
        <w:fldChar w:fldCharType="begin"/>
      </w:r>
      <w:r w:rsidRPr="00BA6235">
        <w:rPr>
          <w:sz w:val="24"/>
          <w:szCs w:val="24"/>
        </w:rPr>
        <w:instrText xml:space="preserve"> SEQ Tableau \* ARABIC </w:instrText>
      </w:r>
      <w:r w:rsidRPr="00BA6235">
        <w:rPr>
          <w:sz w:val="24"/>
          <w:szCs w:val="24"/>
        </w:rPr>
        <w:fldChar w:fldCharType="separate"/>
      </w:r>
      <w:r w:rsidR="00A66100">
        <w:rPr>
          <w:noProof/>
          <w:sz w:val="24"/>
          <w:szCs w:val="24"/>
        </w:rPr>
        <w:t>21</w:t>
      </w:r>
      <w:r w:rsidRPr="00BA6235">
        <w:rPr>
          <w:sz w:val="24"/>
          <w:szCs w:val="24"/>
        </w:rPr>
        <w:fldChar w:fldCharType="end"/>
      </w:r>
      <w:r w:rsidRPr="00BA6235">
        <w:rPr>
          <w:sz w:val="24"/>
          <w:szCs w:val="24"/>
        </w:rPr>
        <w:t xml:space="preserve"> : Description textuelle  "Contacter l'administrateur"</w:t>
      </w:r>
      <w:bookmarkEnd w:id="605"/>
    </w:p>
    <w:p w14:paraId="24424014" w14:textId="3D2417F2" w:rsidR="00D71E0F" w:rsidRPr="005F4404" w:rsidRDefault="00D71E0F" w:rsidP="000B59EB">
      <w:pPr>
        <w:pStyle w:val="Paragraphedeliste"/>
        <w:numPr>
          <w:ilvl w:val="1"/>
          <w:numId w:val="53"/>
        </w:numPr>
        <w:spacing w:after="0" w:line="360" w:lineRule="auto"/>
        <w:jc w:val="both"/>
        <w:rPr>
          <w:rFonts w:asciiTheme="majorBidi" w:hAnsiTheme="majorBidi" w:cstheme="majorBidi"/>
          <w:b/>
          <w:bCs/>
          <w:sz w:val="28"/>
          <w:szCs w:val="28"/>
        </w:rPr>
      </w:pPr>
      <w:r w:rsidRPr="005F4404">
        <w:rPr>
          <w:rFonts w:asciiTheme="majorBidi" w:hAnsiTheme="majorBidi" w:cstheme="majorBidi"/>
          <w:b/>
          <w:bCs/>
          <w:sz w:val="28"/>
          <w:szCs w:val="28"/>
        </w:rPr>
        <w:t>Diagramme de séquence :</w:t>
      </w:r>
    </w:p>
    <w:p w14:paraId="1CA10121" w14:textId="3AA31E96" w:rsidR="00D71E0F" w:rsidRPr="00BB6FA3" w:rsidRDefault="00611C64" w:rsidP="000B59EB">
      <w:pPr>
        <w:pStyle w:val="Paragraphedeliste"/>
        <w:spacing w:after="0" w:line="360" w:lineRule="auto"/>
        <w:ind w:firstLine="696"/>
        <w:jc w:val="both"/>
        <w:rPr>
          <w:rFonts w:asciiTheme="majorBidi" w:hAnsiTheme="majorBidi" w:cstheme="majorBidi"/>
          <w:sz w:val="24"/>
          <w:szCs w:val="24"/>
        </w:rPr>
      </w:pPr>
      <w:r w:rsidRPr="00BB6FA3">
        <w:rPr>
          <w:rFonts w:asciiTheme="majorBidi" w:hAnsiTheme="majorBidi" w:cstheme="majorBidi"/>
          <w:sz w:val="24"/>
          <w:szCs w:val="24"/>
        </w:rPr>
        <w:t xml:space="preserve">La conception est la troisième </w:t>
      </w:r>
      <w:r w:rsidR="00614DC6" w:rsidRPr="00BB6FA3">
        <w:rPr>
          <w:rFonts w:asciiTheme="majorBidi" w:hAnsiTheme="majorBidi" w:cstheme="majorBidi"/>
          <w:sz w:val="24"/>
          <w:szCs w:val="24"/>
        </w:rPr>
        <w:t xml:space="preserve">activité du </w:t>
      </w:r>
      <w:r w:rsidR="007C1BA4" w:rsidRPr="00BB6FA3">
        <w:rPr>
          <w:rFonts w:asciiTheme="majorBidi" w:hAnsiTheme="majorBidi" w:cstheme="majorBidi"/>
          <w:sz w:val="24"/>
          <w:szCs w:val="24"/>
        </w:rPr>
        <w:t>sprint, elle</w:t>
      </w:r>
      <w:r w:rsidR="00614DC6" w:rsidRPr="00BB6FA3">
        <w:rPr>
          <w:rFonts w:asciiTheme="majorBidi" w:hAnsiTheme="majorBidi" w:cstheme="majorBidi"/>
          <w:sz w:val="24"/>
          <w:szCs w:val="24"/>
        </w:rPr>
        <w:t xml:space="preserve"> se traduit par le diagramme de séquence. </w:t>
      </w:r>
      <w:r w:rsidRPr="00BB6FA3">
        <w:rPr>
          <w:rFonts w:asciiTheme="majorBidi" w:hAnsiTheme="majorBidi" w:cstheme="majorBidi"/>
          <w:sz w:val="24"/>
          <w:szCs w:val="24"/>
        </w:rPr>
        <w:t xml:space="preserve">  </w:t>
      </w:r>
    </w:p>
    <w:p w14:paraId="67B51BDD" w14:textId="1816BBD2" w:rsidR="00D71E0F" w:rsidRPr="00BB6FA3" w:rsidRDefault="00D71E0F" w:rsidP="000B59EB">
      <w:pPr>
        <w:pStyle w:val="Paragraphedeliste"/>
        <w:numPr>
          <w:ilvl w:val="2"/>
          <w:numId w:val="53"/>
        </w:numPr>
        <w:spacing w:after="0" w:line="360" w:lineRule="auto"/>
        <w:jc w:val="both"/>
        <w:rPr>
          <w:rFonts w:asciiTheme="majorBidi" w:hAnsiTheme="majorBidi" w:cstheme="majorBidi"/>
          <w:sz w:val="24"/>
          <w:szCs w:val="24"/>
        </w:rPr>
      </w:pPr>
      <w:r w:rsidRPr="00BB6FA3">
        <w:rPr>
          <w:rFonts w:asciiTheme="majorBidi" w:hAnsiTheme="majorBidi" w:cstheme="majorBidi"/>
          <w:sz w:val="24"/>
          <w:szCs w:val="24"/>
        </w:rPr>
        <w:t>Diagramme de séquence « …… »</w:t>
      </w:r>
    </w:p>
    <w:p w14:paraId="29FAD510" w14:textId="750854DE" w:rsidR="00D71E0F" w:rsidRPr="00BB6FA3" w:rsidRDefault="00D71E0F" w:rsidP="000B59EB">
      <w:pPr>
        <w:pStyle w:val="Paragraphedeliste"/>
        <w:numPr>
          <w:ilvl w:val="2"/>
          <w:numId w:val="53"/>
        </w:numPr>
        <w:spacing w:after="0" w:line="360" w:lineRule="auto"/>
        <w:jc w:val="both"/>
        <w:rPr>
          <w:rFonts w:asciiTheme="majorBidi" w:hAnsiTheme="majorBidi" w:cstheme="majorBidi"/>
          <w:sz w:val="24"/>
          <w:szCs w:val="24"/>
        </w:rPr>
      </w:pPr>
      <w:r w:rsidRPr="00BB6FA3">
        <w:rPr>
          <w:rFonts w:asciiTheme="majorBidi" w:hAnsiTheme="majorBidi" w:cstheme="majorBidi"/>
          <w:sz w:val="24"/>
          <w:szCs w:val="24"/>
        </w:rPr>
        <w:t xml:space="preserve">Diagramme de séquence « … »  </w:t>
      </w:r>
    </w:p>
    <w:p w14:paraId="16CC903F" w14:textId="337676D3" w:rsidR="00D71E0F" w:rsidRPr="00BB6FA3" w:rsidRDefault="00D71E0F" w:rsidP="000B59EB">
      <w:pPr>
        <w:pStyle w:val="Paragraphedeliste"/>
        <w:numPr>
          <w:ilvl w:val="2"/>
          <w:numId w:val="53"/>
        </w:numPr>
        <w:spacing w:after="0" w:line="360" w:lineRule="auto"/>
        <w:jc w:val="both"/>
        <w:rPr>
          <w:rFonts w:asciiTheme="majorBidi" w:hAnsiTheme="majorBidi" w:cstheme="majorBidi"/>
          <w:sz w:val="24"/>
          <w:szCs w:val="24"/>
        </w:rPr>
      </w:pPr>
      <w:r w:rsidRPr="00BB6FA3">
        <w:rPr>
          <w:rFonts w:asciiTheme="majorBidi" w:hAnsiTheme="majorBidi" w:cstheme="majorBidi"/>
          <w:sz w:val="24"/>
          <w:szCs w:val="24"/>
        </w:rPr>
        <w:t xml:space="preserve">Diagramme de séquence </w:t>
      </w:r>
      <w:r w:rsidR="007C1BA4" w:rsidRPr="00BB6FA3">
        <w:rPr>
          <w:rFonts w:asciiTheme="majorBidi" w:hAnsiTheme="majorBidi" w:cstheme="majorBidi"/>
          <w:sz w:val="24"/>
          <w:szCs w:val="24"/>
        </w:rPr>
        <w:t>« …</w:t>
      </w:r>
      <w:r w:rsidRPr="00BB6FA3">
        <w:rPr>
          <w:rFonts w:asciiTheme="majorBidi" w:hAnsiTheme="majorBidi" w:cstheme="majorBidi"/>
          <w:sz w:val="24"/>
          <w:szCs w:val="24"/>
        </w:rPr>
        <w:t xml:space="preserve"> » </w:t>
      </w:r>
    </w:p>
    <w:p w14:paraId="40C674AA" w14:textId="77777777" w:rsidR="00D71E0F" w:rsidRPr="00BB6FA3" w:rsidRDefault="00D71E0F" w:rsidP="000B59EB">
      <w:pPr>
        <w:pStyle w:val="Paragraphedeliste"/>
        <w:spacing w:after="0" w:line="360" w:lineRule="auto"/>
        <w:ind w:left="1211"/>
        <w:jc w:val="both"/>
        <w:rPr>
          <w:rFonts w:asciiTheme="majorBidi" w:hAnsiTheme="majorBidi" w:cstheme="majorBidi"/>
          <w:sz w:val="24"/>
          <w:szCs w:val="24"/>
        </w:rPr>
      </w:pPr>
    </w:p>
    <w:p w14:paraId="187664F1" w14:textId="6A35C781" w:rsidR="00D71E0F" w:rsidRPr="00BB6FA3" w:rsidRDefault="00D71E0F" w:rsidP="000B59EB">
      <w:pPr>
        <w:pStyle w:val="Paragraphedeliste"/>
        <w:numPr>
          <w:ilvl w:val="1"/>
          <w:numId w:val="53"/>
        </w:numPr>
        <w:spacing w:after="0" w:line="360" w:lineRule="auto"/>
        <w:jc w:val="both"/>
        <w:rPr>
          <w:rFonts w:asciiTheme="majorBidi" w:hAnsiTheme="majorBidi" w:cstheme="majorBidi"/>
          <w:b/>
          <w:bCs/>
          <w:sz w:val="28"/>
          <w:szCs w:val="28"/>
        </w:rPr>
      </w:pPr>
      <w:r w:rsidRPr="00BB6FA3">
        <w:rPr>
          <w:rFonts w:asciiTheme="majorBidi" w:hAnsiTheme="majorBidi" w:cstheme="majorBidi"/>
          <w:b/>
          <w:bCs/>
          <w:sz w:val="28"/>
          <w:szCs w:val="28"/>
        </w:rPr>
        <w:t xml:space="preserve">Diagramme des classes du </w:t>
      </w:r>
      <w:r w:rsidR="001E39AF" w:rsidRPr="00BB6FA3">
        <w:rPr>
          <w:rFonts w:asciiTheme="majorBidi" w:hAnsiTheme="majorBidi" w:cstheme="majorBidi"/>
          <w:b/>
          <w:bCs/>
          <w:sz w:val="28"/>
          <w:szCs w:val="28"/>
        </w:rPr>
        <w:t>3</w:t>
      </w:r>
      <w:r w:rsidRPr="00BB6FA3">
        <w:rPr>
          <w:rFonts w:asciiTheme="majorBidi" w:hAnsiTheme="majorBidi" w:cstheme="majorBidi"/>
          <w:b/>
          <w:bCs/>
          <w:sz w:val="28"/>
          <w:szCs w:val="28"/>
        </w:rPr>
        <w:t xml:space="preserve"> er Sprint </w:t>
      </w:r>
    </w:p>
    <w:p w14:paraId="110B3A76" w14:textId="77786D56" w:rsidR="00D71E0F" w:rsidRPr="00BB6FA3" w:rsidRDefault="00D71E0F" w:rsidP="000B59EB">
      <w:pPr>
        <w:pStyle w:val="Paragraphedeliste"/>
        <w:spacing w:after="0" w:line="360" w:lineRule="auto"/>
        <w:jc w:val="both"/>
        <w:rPr>
          <w:rFonts w:asciiTheme="majorBidi" w:hAnsiTheme="majorBidi" w:cstheme="majorBidi"/>
          <w:sz w:val="24"/>
          <w:szCs w:val="24"/>
        </w:rPr>
      </w:pPr>
      <w:r w:rsidRPr="00BB6FA3">
        <w:rPr>
          <w:rFonts w:asciiTheme="majorBidi" w:hAnsiTheme="majorBidi" w:cstheme="majorBidi"/>
          <w:sz w:val="24"/>
          <w:szCs w:val="24"/>
        </w:rPr>
        <w:t xml:space="preserve">   La figure suivante représente le diagramme de classe relatif à ce </w:t>
      </w:r>
      <w:r w:rsidR="007C1BA4" w:rsidRPr="00BB6FA3">
        <w:rPr>
          <w:rFonts w:asciiTheme="majorBidi" w:hAnsiTheme="majorBidi" w:cstheme="majorBidi"/>
          <w:sz w:val="24"/>
          <w:szCs w:val="24"/>
        </w:rPr>
        <w:t>Sprint.</w:t>
      </w:r>
      <w:r w:rsidRPr="00BB6FA3">
        <w:rPr>
          <w:rFonts w:asciiTheme="majorBidi" w:hAnsiTheme="majorBidi" w:cstheme="majorBidi"/>
          <w:sz w:val="24"/>
          <w:szCs w:val="24"/>
        </w:rPr>
        <w:t xml:space="preserve"> </w:t>
      </w:r>
    </w:p>
    <w:p w14:paraId="76CE6A39" w14:textId="372D1D9C" w:rsidR="00D71E0F" w:rsidRPr="00BB6FA3" w:rsidRDefault="00D71E0F" w:rsidP="000B59EB">
      <w:pPr>
        <w:pStyle w:val="Paragraphedeliste"/>
        <w:numPr>
          <w:ilvl w:val="1"/>
          <w:numId w:val="53"/>
        </w:numPr>
        <w:spacing w:after="0" w:line="360" w:lineRule="auto"/>
        <w:jc w:val="both"/>
        <w:rPr>
          <w:rFonts w:asciiTheme="majorBidi" w:hAnsiTheme="majorBidi" w:cstheme="majorBidi"/>
          <w:b/>
          <w:bCs/>
          <w:sz w:val="28"/>
          <w:szCs w:val="28"/>
        </w:rPr>
      </w:pPr>
      <w:r w:rsidRPr="00BB6FA3">
        <w:rPr>
          <w:rFonts w:asciiTheme="majorBidi" w:hAnsiTheme="majorBidi" w:cstheme="majorBidi"/>
          <w:b/>
          <w:bCs/>
          <w:sz w:val="28"/>
          <w:szCs w:val="28"/>
        </w:rPr>
        <w:t xml:space="preserve">Réalisation de deuxième Sprint </w:t>
      </w:r>
    </w:p>
    <w:p w14:paraId="67CE1719" w14:textId="77777777" w:rsidR="00D71E0F" w:rsidRPr="00BB6FA3" w:rsidRDefault="00D71E0F" w:rsidP="000B59EB">
      <w:pPr>
        <w:pStyle w:val="Paragraphedeliste"/>
        <w:spacing w:after="0" w:line="360" w:lineRule="auto"/>
        <w:jc w:val="both"/>
        <w:rPr>
          <w:rFonts w:asciiTheme="majorBidi" w:hAnsiTheme="majorBidi" w:cstheme="majorBidi"/>
          <w:sz w:val="24"/>
          <w:szCs w:val="24"/>
        </w:rPr>
      </w:pPr>
      <w:r w:rsidRPr="00BB6FA3">
        <w:rPr>
          <w:rFonts w:asciiTheme="majorBidi" w:hAnsiTheme="majorBidi" w:cstheme="majorBidi"/>
          <w:sz w:val="24"/>
          <w:szCs w:val="24"/>
        </w:rPr>
        <w:t xml:space="preserve">     Dans cette partie nous présentons les interfaces que nous avons utilisé dans ce Sprint.</w:t>
      </w:r>
    </w:p>
    <w:p w14:paraId="685906CD" w14:textId="77777777" w:rsidR="00D71E0F" w:rsidRPr="00BB6FA3" w:rsidRDefault="00D71E0F" w:rsidP="000B59EB">
      <w:pPr>
        <w:pStyle w:val="Paragraphedeliste"/>
        <w:spacing w:after="0" w:line="360" w:lineRule="auto"/>
        <w:jc w:val="both"/>
        <w:rPr>
          <w:rFonts w:asciiTheme="majorBidi" w:hAnsiTheme="majorBidi" w:cstheme="majorBidi"/>
          <w:sz w:val="36"/>
          <w:szCs w:val="36"/>
        </w:rPr>
      </w:pPr>
      <w:r w:rsidRPr="00BB6FA3">
        <w:rPr>
          <w:rFonts w:asciiTheme="majorBidi" w:hAnsiTheme="majorBidi" w:cstheme="majorBidi"/>
          <w:sz w:val="36"/>
          <w:szCs w:val="36"/>
          <w:highlight w:val="yellow"/>
        </w:rPr>
        <w:t>Les interfaces réalisées dans ce Sprint</w:t>
      </w:r>
    </w:p>
    <w:p w14:paraId="3A66D5D1" w14:textId="010040CE" w:rsidR="00D71E0F" w:rsidRPr="00BB6FA3" w:rsidRDefault="00D71E0F" w:rsidP="000B59EB">
      <w:pPr>
        <w:pStyle w:val="Paragraphedeliste"/>
        <w:numPr>
          <w:ilvl w:val="1"/>
          <w:numId w:val="53"/>
        </w:numPr>
        <w:spacing w:line="360" w:lineRule="auto"/>
        <w:jc w:val="both"/>
        <w:rPr>
          <w:rFonts w:asciiTheme="majorBidi" w:hAnsiTheme="majorBidi" w:cstheme="majorBidi"/>
          <w:b/>
          <w:bCs/>
          <w:sz w:val="28"/>
          <w:szCs w:val="28"/>
        </w:rPr>
      </w:pPr>
      <w:r w:rsidRPr="00BB6FA3">
        <w:rPr>
          <w:rFonts w:asciiTheme="majorBidi" w:hAnsiTheme="majorBidi" w:cstheme="majorBidi"/>
          <w:b/>
          <w:bCs/>
          <w:sz w:val="28"/>
          <w:szCs w:val="28"/>
        </w:rPr>
        <w:t xml:space="preserve">Revue du </w:t>
      </w:r>
      <w:r w:rsidR="001E39AF" w:rsidRPr="00BB6FA3">
        <w:rPr>
          <w:rFonts w:asciiTheme="majorBidi" w:hAnsiTheme="majorBidi" w:cstheme="majorBidi"/>
          <w:b/>
          <w:bCs/>
          <w:sz w:val="28"/>
          <w:szCs w:val="28"/>
        </w:rPr>
        <w:t>3</w:t>
      </w:r>
      <w:r w:rsidRPr="00BB6FA3">
        <w:rPr>
          <w:rFonts w:asciiTheme="majorBidi" w:hAnsiTheme="majorBidi" w:cstheme="majorBidi"/>
          <w:b/>
          <w:bCs/>
          <w:sz w:val="28"/>
          <w:szCs w:val="28"/>
          <w:vertAlign w:val="superscript"/>
        </w:rPr>
        <w:t>eme</w:t>
      </w:r>
      <w:r w:rsidRPr="00BB6FA3">
        <w:rPr>
          <w:rFonts w:asciiTheme="majorBidi" w:hAnsiTheme="majorBidi" w:cstheme="majorBidi"/>
          <w:b/>
          <w:bCs/>
          <w:sz w:val="28"/>
          <w:szCs w:val="28"/>
        </w:rPr>
        <w:t xml:space="preserve"> Sprint</w:t>
      </w:r>
    </w:p>
    <w:p w14:paraId="29D46185" w14:textId="0E6BE2E2" w:rsidR="001E39AF" w:rsidRPr="00BB6FA3" w:rsidRDefault="001E39AF" w:rsidP="000B59EB">
      <w:pPr>
        <w:pStyle w:val="Paragraphedeliste"/>
        <w:spacing w:line="360" w:lineRule="auto"/>
        <w:ind w:firstLine="696"/>
        <w:jc w:val="both"/>
        <w:rPr>
          <w:rFonts w:asciiTheme="majorBidi" w:hAnsiTheme="majorBidi" w:cstheme="majorBidi"/>
          <w:sz w:val="24"/>
          <w:szCs w:val="24"/>
        </w:rPr>
      </w:pPr>
      <w:r w:rsidRPr="00BB6FA3">
        <w:rPr>
          <w:rFonts w:asciiTheme="majorBidi" w:hAnsiTheme="majorBidi" w:cstheme="majorBidi"/>
          <w:sz w:val="24"/>
          <w:szCs w:val="24"/>
        </w:rPr>
        <w:t>Le Revue de Sprint est effectué à la fin du Sprint pour inspecter l’</w:t>
      </w:r>
      <w:r w:rsidR="005F4404" w:rsidRPr="00BB6FA3">
        <w:rPr>
          <w:rFonts w:asciiTheme="majorBidi" w:hAnsiTheme="majorBidi" w:cstheme="majorBidi"/>
          <w:sz w:val="24"/>
          <w:szCs w:val="24"/>
        </w:rPr>
        <w:t>incrément</w:t>
      </w:r>
      <w:r w:rsidRPr="00BB6FA3">
        <w:rPr>
          <w:rFonts w:asciiTheme="majorBidi" w:hAnsiTheme="majorBidi" w:cstheme="majorBidi"/>
          <w:sz w:val="24"/>
          <w:szCs w:val="24"/>
        </w:rPr>
        <w:t xml:space="preserve"> et adapter le </w:t>
      </w:r>
      <w:r w:rsidR="007C1BA4" w:rsidRPr="00BB6FA3">
        <w:rPr>
          <w:rFonts w:asciiTheme="majorBidi" w:hAnsiTheme="majorBidi" w:cstheme="majorBidi"/>
          <w:sz w:val="24"/>
          <w:szCs w:val="24"/>
        </w:rPr>
        <w:t>Backlog.</w:t>
      </w:r>
    </w:p>
    <w:p w14:paraId="1EE86397" w14:textId="77777777" w:rsidR="002355AA" w:rsidRPr="00BB6FA3" w:rsidRDefault="002355AA" w:rsidP="000B59EB">
      <w:pPr>
        <w:pStyle w:val="Paragraphedeliste"/>
        <w:spacing w:line="360" w:lineRule="auto"/>
        <w:jc w:val="both"/>
        <w:rPr>
          <w:rFonts w:asciiTheme="majorBidi" w:hAnsiTheme="majorBidi" w:cstheme="majorBidi"/>
          <w:sz w:val="24"/>
          <w:szCs w:val="24"/>
        </w:rPr>
      </w:pPr>
    </w:p>
    <w:p w14:paraId="391D524F" w14:textId="544167F4" w:rsidR="00D71E0F" w:rsidRPr="00BB6FA3" w:rsidRDefault="00D71E0F" w:rsidP="008A060C">
      <w:pPr>
        <w:pStyle w:val="Titre1"/>
      </w:pPr>
      <w:bookmarkStart w:id="606" w:name="_Toc104390745"/>
      <w:r w:rsidRPr="00BB6FA3">
        <w:t>Conclusion</w:t>
      </w:r>
      <w:bookmarkEnd w:id="606"/>
    </w:p>
    <w:p w14:paraId="6C3DDC25" w14:textId="3C2E434E" w:rsidR="002355AA" w:rsidRPr="007C1BA4" w:rsidRDefault="002355AA" w:rsidP="000B59EB">
      <w:pPr>
        <w:spacing w:line="360" w:lineRule="auto"/>
        <w:ind w:firstLine="708"/>
        <w:jc w:val="both"/>
        <w:rPr>
          <w:rFonts w:asciiTheme="majorBidi" w:hAnsiTheme="majorBidi" w:cstheme="majorBidi"/>
          <w:sz w:val="24"/>
          <w:szCs w:val="24"/>
        </w:rPr>
      </w:pPr>
      <w:r w:rsidRPr="007C1BA4">
        <w:rPr>
          <w:rFonts w:asciiTheme="majorBidi" w:hAnsiTheme="majorBidi" w:cstheme="majorBidi"/>
          <w:sz w:val="24"/>
          <w:szCs w:val="24"/>
        </w:rPr>
        <w:t xml:space="preserve">Au cours de ce </w:t>
      </w:r>
      <w:r w:rsidR="007C1BA4" w:rsidRPr="007C1BA4">
        <w:rPr>
          <w:rFonts w:asciiTheme="majorBidi" w:hAnsiTheme="majorBidi" w:cstheme="majorBidi"/>
          <w:sz w:val="24"/>
          <w:szCs w:val="24"/>
        </w:rPr>
        <w:t>chapitre,</w:t>
      </w:r>
      <w:r w:rsidRPr="007C1BA4">
        <w:rPr>
          <w:rFonts w:asciiTheme="majorBidi" w:hAnsiTheme="majorBidi" w:cstheme="majorBidi"/>
          <w:sz w:val="24"/>
          <w:szCs w:val="24"/>
        </w:rPr>
        <w:t xml:space="preserve"> nous avons </w:t>
      </w:r>
      <w:r w:rsidR="007C1BA4" w:rsidRPr="007C1BA4">
        <w:rPr>
          <w:rFonts w:asciiTheme="majorBidi" w:hAnsiTheme="majorBidi" w:cstheme="majorBidi"/>
          <w:sz w:val="24"/>
          <w:szCs w:val="24"/>
        </w:rPr>
        <w:t>présenté le</w:t>
      </w:r>
      <w:r w:rsidRPr="007C1BA4">
        <w:rPr>
          <w:rFonts w:asciiTheme="majorBidi" w:hAnsiTheme="majorBidi" w:cstheme="majorBidi"/>
          <w:sz w:val="24"/>
          <w:szCs w:val="24"/>
        </w:rPr>
        <w:t xml:space="preserve"> dernier </w:t>
      </w:r>
      <w:r w:rsidR="007C1BA4" w:rsidRPr="007C1BA4">
        <w:rPr>
          <w:rFonts w:asciiTheme="majorBidi" w:hAnsiTheme="majorBidi" w:cstheme="majorBidi"/>
          <w:sz w:val="24"/>
          <w:szCs w:val="24"/>
        </w:rPr>
        <w:t>Sprint. Pour</w:t>
      </w:r>
      <w:r w:rsidRPr="007C1BA4">
        <w:rPr>
          <w:rFonts w:asciiTheme="majorBidi" w:hAnsiTheme="majorBidi" w:cstheme="majorBidi"/>
          <w:sz w:val="24"/>
          <w:szCs w:val="24"/>
        </w:rPr>
        <w:t xml:space="preserve"> ce faire nous avons passé </w:t>
      </w:r>
      <w:r w:rsidR="000D335B" w:rsidRPr="007C1BA4">
        <w:rPr>
          <w:rFonts w:asciiTheme="majorBidi" w:hAnsiTheme="majorBidi" w:cstheme="majorBidi"/>
          <w:sz w:val="24"/>
          <w:szCs w:val="24"/>
        </w:rPr>
        <w:t xml:space="preserve">par </w:t>
      </w:r>
      <w:r w:rsidR="007C1BA4" w:rsidRPr="007C1BA4">
        <w:rPr>
          <w:rFonts w:asciiTheme="majorBidi" w:hAnsiTheme="majorBidi" w:cstheme="majorBidi"/>
          <w:sz w:val="24"/>
          <w:szCs w:val="24"/>
        </w:rPr>
        <w:t>l’analyse,</w:t>
      </w:r>
      <w:r w:rsidR="000D335B" w:rsidRPr="007C1BA4">
        <w:rPr>
          <w:rFonts w:asciiTheme="majorBidi" w:hAnsiTheme="majorBidi" w:cstheme="majorBidi"/>
          <w:sz w:val="24"/>
          <w:szCs w:val="24"/>
        </w:rPr>
        <w:t xml:space="preserve"> la </w:t>
      </w:r>
      <w:r w:rsidR="007C1BA4" w:rsidRPr="007C1BA4">
        <w:rPr>
          <w:rFonts w:asciiTheme="majorBidi" w:hAnsiTheme="majorBidi" w:cstheme="majorBidi"/>
          <w:sz w:val="24"/>
          <w:szCs w:val="24"/>
        </w:rPr>
        <w:t>conception,</w:t>
      </w:r>
      <w:r w:rsidR="000D335B" w:rsidRPr="007C1BA4">
        <w:rPr>
          <w:rFonts w:asciiTheme="majorBidi" w:hAnsiTheme="majorBidi" w:cstheme="majorBidi"/>
          <w:sz w:val="24"/>
          <w:szCs w:val="24"/>
        </w:rPr>
        <w:t xml:space="preserve"> la réalisation et finalement la revue du </w:t>
      </w:r>
      <w:r w:rsidR="007C1BA4" w:rsidRPr="007C1BA4">
        <w:rPr>
          <w:rFonts w:asciiTheme="majorBidi" w:hAnsiTheme="majorBidi" w:cstheme="majorBidi"/>
          <w:sz w:val="24"/>
          <w:szCs w:val="24"/>
        </w:rPr>
        <w:t>sprint.</w:t>
      </w:r>
    </w:p>
    <w:p w14:paraId="18E1AF1C" w14:textId="6203435A" w:rsidR="00D71E0F" w:rsidRPr="00BB6FA3" w:rsidRDefault="00D71E0F" w:rsidP="000B59EB">
      <w:pPr>
        <w:pStyle w:val="Paragraphedeliste"/>
        <w:spacing w:after="0" w:line="360" w:lineRule="auto"/>
        <w:ind w:left="1211"/>
        <w:jc w:val="both"/>
        <w:rPr>
          <w:rFonts w:asciiTheme="majorBidi" w:hAnsiTheme="majorBidi" w:cstheme="majorBidi"/>
          <w:sz w:val="28"/>
          <w:szCs w:val="28"/>
        </w:rPr>
      </w:pPr>
    </w:p>
    <w:p w14:paraId="323BC1EA" w14:textId="398B0F44" w:rsidR="00614DC6" w:rsidRPr="00BB6FA3" w:rsidRDefault="00614DC6" w:rsidP="000B59EB">
      <w:pPr>
        <w:pStyle w:val="Paragraphedeliste"/>
        <w:spacing w:after="0" w:line="360" w:lineRule="auto"/>
        <w:ind w:left="1211"/>
        <w:jc w:val="both"/>
        <w:rPr>
          <w:rFonts w:asciiTheme="majorBidi" w:hAnsiTheme="majorBidi" w:cstheme="majorBidi"/>
          <w:sz w:val="28"/>
          <w:szCs w:val="28"/>
        </w:rPr>
      </w:pPr>
    </w:p>
    <w:p w14:paraId="26D574B4" w14:textId="65EADE6D" w:rsidR="00614DC6" w:rsidRPr="00BB6FA3" w:rsidRDefault="00614DC6" w:rsidP="000B59EB">
      <w:pPr>
        <w:pStyle w:val="Paragraphedeliste"/>
        <w:spacing w:after="0" w:line="360" w:lineRule="auto"/>
        <w:ind w:left="1211"/>
        <w:jc w:val="both"/>
        <w:rPr>
          <w:rFonts w:asciiTheme="majorBidi" w:hAnsiTheme="majorBidi" w:cstheme="majorBidi"/>
          <w:sz w:val="28"/>
          <w:szCs w:val="28"/>
        </w:rPr>
      </w:pPr>
    </w:p>
    <w:p w14:paraId="7E63EEE9" w14:textId="5AD14F63" w:rsidR="00614DC6" w:rsidRPr="00BB6FA3" w:rsidRDefault="00614DC6" w:rsidP="000B59EB">
      <w:pPr>
        <w:pStyle w:val="Paragraphedeliste"/>
        <w:spacing w:after="0" w:line="360" w:lineRule="auto"/>
        <w:ind w:left="1211"/>
        <w:jc w:val="both"/>
        <w:rPr>
          <w:rFonts w:asciiTheme="majorBidi" w:hAnsiTheme="majorBidi" w:cstheme="majorBidi"/>
          <w:sz w:val="28"/>
          <w:szCs w:val="28"/>
        </w:rPr>
      </w:pPr>
    </w:p>
    <w:p w14:paraId="2ADF74CA" w14:textId="59902B78" w:rsidR="00614DC6" w:rsidRPr="00BB6FA3" w:rsidRDefault="00614DC6" w:rsidP="000B59EB">
      <w:pPr>
        <w:pStyle w:val="Paragraphedeliste"/>
        <w:spacing w:after="0" w:line="360" w:lineRule="auto"/>
        <w:ind w:left="1211"/>
        <w:jc w:val="both"/>
        <w:rPr>
          <w:rFonts w:asciiTheme="majorBidi" w:hAnsiTheme="majorBidi" w:cstheme="majorBidi"/>
          <w:sz w:val="28"/>
          <w:szCs w:val="28"/>
        </w:rPr>
      </w:pPr>
    </w:p>
    <w:p w14:paraId="0AE07C61" w14:textId="61104A49" w:rsidR="00614DC6" w:rsidRPr="00BB6FA3" w:rsidRDefault="00614DC6" w:rsidP="000B59EB">
      <w:pPr>
        <w:pStyle w:val="Paragraphedeliste"/>
        <w:spacing w:after="0" w:line="360" w:lineRule="auto"/>
        <w:ind w:left="1211"/>
        <w:jc w:val="both"/>
        <w:rPr>
          <w:rFonts w:asciiTheme="majorBidi" w:hAnsiTheme="majorBidi" w:cstheme="majorBidi"/>
          <w:sz w:val="28"/>
          <w:szCs w:val="28"/>
        </w:rPr>
      </w:pPr>
    </w:p>
    <w:p w14:paraId="48FEC370" w14:textId="709C6F42" w:rsidR="00614DC6" w:rsidRPr="00BB6FA3" w:rsidRDefault="00614DC6" w:rsidP="000B59EB">
      <w:pPr>
        <w:pStyle w:val="Paragraphedeliste"/>
        <w:spacing w:after="0" w:line="360" w:lineRule="auto"/>
        <w:ind w:left="1211"/>
        <w:jc w:val="both"/>
        <w:rPr>
          <w:rFonts w:asciiTheme="majorBidi" w:hAnsiTheme="majorBidi" w:cstheme="majorBidi"/>
          <w:sz w:val="28"/>
          <w:szCs w:val="28"/>
        </w:rPr>
      </w:pPr>
    </w:p>
    <w:p w14:paraId="3C65336F" w14:textId="1172F7ED" w:rsidR="00614DC6" w:rsidRPr="00BB6FA3" w:rsidRDefault="00614DC6" w:rsidP="000B59EB">
      <w:pPr>
        <w:pStyle w:val="Paragraphedeliste"/>
        <w:spacing w:after="0" w:line="360" w:lineRule="auto"/>
        <w:ind w:left="1211"/>
        <w:jc w:val="both"/>
        <w:rPr>
          <w:rFonts w:asciiTheme="majorBidi" w:hAnsiTheme="majorBidi" w:cstheme="majorBidi"/>
          <w:sz w:val="28"/>
          <w:szCs w:val="28"/>
        </w:rPr>
      </w:pPr>
    </w:p>
    <w:p w14:paraId="029E0755" w14:textId="038BFF41" w:rsidR="00614DC6" w:rsidRPr="00BB6FA3" w:rsidRDefault="00614DC6" w:rsidP="000B59EB">
      <w:pPr>
        <w:pStyle w:val="Paragraphedeliste"/>
        <w:spacing w:after="0" w:line="360" w:lineRule="auto"/>
        <w:ind w:left="1211"/>
        <w:jc w:val="both"/>
        <w:rPr>
          <w:rFonts w:asciiTheme="majorBidi" w:hAnsiTheme="majorBidi" w:cstheme="majorBidi"/>
          <w:sz w:val="28"/>
          <w:szCs w:val="28"/>
        </w:rPr>
      </w:pPr>
    </w:p>
    <w:p w14:paraId="2CCC1D02" w14:textId="2D81AFA2" w:rsidR="00614DC6" w:rsidRPr="00BB6FA3" w:rsidRDefault="00614DC6" w:rsidP="000B59EB">
      <w:pPr>
        <w:pStyle w:val="Paragraphedeliste"/>
        <w:spacing w:after="0" w:line="360" w:lineRule="auto"/>
        <w:ind w:left="1211"/>
        <w:jc w:val="both"/>
        <w:rPr>
          <w:rFonts w:asciiTheme="majorBidi" w:hAnsiTheme="majorBidi" w:cstheme="majorBidi"/>
          <w:sz w:val="28"/>
          <w:szCs w:val="28"/>
        </w:rPr>
      </w:pPr>
    </w:p>
    <w:p w14:paraId="633BA33E" w14:textId="7E7308DD" w:rsidR="00614DC6" w:rsidRPr="00BB6FA3" w:rsidRDefault="00614DC6" w:rsidP="000B59EB">
      <w:pPr>
        <w:pStyle w:val="Paragraphedeliste"/>
        <w:spacing w:after="0" w:line="360" w:lineRule="auto"/>
        <w:ind w:left="1211"/>
        <w:jc w:val="both"/>
        <w:rPr>
          <w:rFonts w:asciiTheme="majorBidi" w:hAnsiTheme="majorBidi" w:cstheme="majorBidi"/>
          <w:sz w:val="28"/>
          <w:szCs w:val="28"/>
        </w:rPr>
      </w:pPr>
    </w:p>
    <w:sectPr w:rsidR="00614DC6" w:rsidRPr="00BB6FA3" w:rsidSect="007A331E">
      <w:footerReference w:type="default" r:id="rId41"/>
      <w:pgSz w:w="11906" w:h="16838"/>
      <w:pgMar w:top="1134" w:right="1418" w:bottom="1134" w:left="1134" w:header="709" w:footer="709" w:gutter="0"/>
      <w:pgBorders w:display="firstPage" w:offsetFrom="page">
        <w:top w:val="double" w:sz="2" w:space="24" w:color="AEAAAA" w:themeColor="background2" w:themeShade="BF"/>
        <w:left w:val="double" w:sz="2" w:space="24" w:color="AEAAAA" w:themeColor="background2" w:themeShade="BF"/>
        <w:bottom w:val="double" w:sz="2" w:space="24" w:color="AEAAAA" w:themeColor="background2" w:themeShade="BF"/>
        <w:right w:val="double" w:sz="2" w:space="24" w:color="AEAAAA" w:themeColor="background2" w:themeShade="B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C349CE" w14:textId="77777777" w:rsidR="004467A3" w:rsidRDefault="004467A3" w:rsidP="00A47669">
      <w:pPr>
        <w:spacing w:after="0" w:line="240" w:lineRule="auto"/>
      </w:pPr>
      <w:r>
        <w:separator/>
      </w:r>
    </w:p>
  </w:endnote>
  <w:endnote w:type="continuationSeparator" w:id="0">
    <w:p w14:paraId="77D6E46A" w14:textId="77777777" w:rsidR="004467A3" w:rsidRDefault="004467A3" w:rsidP="00A476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03C99" w14:textId="19849110" w:rsidR="00A40E68" w:rsidRDefault="00A40E68">
    <w:pPr>
      <w:pStyle w:val="Pieddepage"/>
    </w:pPr>
  </w:p>
  <w:p w14:paraId="0DBDD07B" w14:textId="77777777" w:rsidR="00A40E68" w:rsidRDefault="00A40E6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B727F" w14:textId="77777777" w:rsidR="004467A3" w:rsidRDefault="004467A3" w:rsidP="00A47669">
      <w:pPr>
        <w:spacing w:after="0" w:line="240" w:lineRule="auto"/>
      </w:pPr>
      <w:r>
        <w:separator/>
      </w:r>
    </w:p>
  </w:footnote>
  <w:footnote w:type="continuationSeparator" w:id="0">
    <w:p w14:paraId="4303833E" w14:textId="77777777" w:rsidR="004467A3" w:rsidRDefault="004467A3" w:rsidP="00A476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9" type="#_x0000_t75" style="width:11.25pt;height:11.25pt" o:bullet="t">
        <v:imagedata r:id="rId1" o:title="mso978D"/>
      </v:shape>
    </w:pict>
  </w:numPicBullet>
  <w:abstractNum w:abstractNumId="0" w15:restartNumberingAfterBreak="0">
    <w:nsid w:val="025C3610"/>
    <w:multiLevelType w:val="hybridMultilevel"/>
    <w:tmpl w:val="9A063E4A"/>
    <w:lvl w:ilvl="0" w:tplc="040C0001">
      <w:start w:val="1"/>
      <w:numFmt w:val="bullet"/>
      <w:lvlText w:val=""/>
      <w:lvlJc w:val="left"/>
      <w:pPr>
        <w:ind w:left="2894" w:hanging="360"/>
      </w:pPr>
      <w:rPr>
        <w:rFonts w:ascii="Symbol" w:hAnsi="Symbol" w:hint="default"/>
      </w:rPr>
    </w:lvl>
    <w:lvl w:ilvl="1" w:tplc="040C0003" w:tentative="1">
      <w:start w:val="1"/>
      <w:numFmt w:val="bullet"/>
      <w:lvlText w:val="o"/>
      <w:lvlJc w:val="left"/>
      <w:pPr>
        <w:ind w:left="3614" w:hanging="360"/>
      </w:pPr>
      <w:rPr>
        <w:rFonts w:ascii="Courier New" w:hAnsi="Courier New" w:cs="Courier New" w:hint="default"/>
      </w:rPr>
    </w:lvl>
    <w:lvl w:ilvl="2" w:tplc="040C0005" w:tentative="1">
      <w:start w:val="1"/>
      <w:numFmt w:val="bullet"/>
      <w:lvlText w:val=""/>
      <w:lvlJc w:val="left"/>
      <w:pPr>
        <w:ind w:left="4334" w:hanging="360"/>
      </w:pPr>
      <w:rPr>
        <w:rFonts w:ascii="Wingdings" w:hAnsi="Wingdings" w:hint="default"/>
      </w:rPr>
    </w:lvl>
    <w:lvl w:ilvl="3" w:tplc="040C0001" w:tentative="1">
      <w:start w:val="1"/>
      <w:numFmt w:val="bullet"/>
      <w:lvlText w:val=""/>
      <w:lvlJc w:val="left"/>
      <w:pPr>
        <w:ind w:left="5054" w:hanging="360"/>
      </w:pPr>
      <w:rPr>
        <w:rFonts w:ascii="Symbol" w:hAnsi="Symbol" w:hint="default"/>
      </w:rPr>
    </w:lvl>
    <w:lvl w:ilvl="4" w:tplc="040C0003" w:tentative="1">
      <w:start w:val="1"/>
      <w:numFmt w:val="bullet"/>
      <w:lvlText w:val="o"/>
      <w:lvlJc w:val="left"/>
      <w:pPr>
        <w:ind w:left="5774" w:hanging="360"/>
      </w:pPr>
      <w:rPr>
        <w:rFonts w:ascii="Courier New" w:hAnsi="Courier New" w:cs="Courier New" w:hint="default"/>
      </w:rPr>
    </w:lvl>
    <w:lvl w:ilvl="5" w:tplc="040C0005" w:tentative="1">
      <w:start w:val="1"/>
      <w:numFmt w:val="bullet"/>
      <w:lvlText w:val=""/>
      <w:lvlJc w:val="left"/>
      <w:pPr>
        <w:ind w:left="6494" w:hanging="360"/>
      </w:pPr>
      <w:rPr>
        <w:rFonts w:ascii="Wingdings" w:hAnsi="Wingdings" w:hint="default"/>
      </w:rPr>
    </w:lvl>
    <w:lvl w:ilvl="6" w:tplc="040C0001" w:tentative="1">
      <w:start w:val="1"/>
      <w:numFmt w:val="bullet"/>
      <w:lvlText w:val=""/>
      <w:lvlJc w:val="left"/>
      <w:pPr>
        <w:ind w:left="7214" w:hanging="360"/>
      </w:pPr>
      <w:rPr>
        <w:rFonts w:ascii="Symbol" w:hAnsi="Symbol" w:hint="default"/>
      </w:rPr>
    </w:lvl>
    <w:lvl w:ilvl="7" w:tplc="040C0003" w:tentative="1">
      <w:start w:val="1"/>
      <w:numFmt w:val="bullet"/>
      <w:lvlText w:val="o"/>
      <w:lvlJc w:val="left"/>
      <w:pPr>
        <w:ind w:left="7934" w:hanging="360"/>
      </w:pPr>
      <w:rPr>
        <w:rFonts w:ascii="Courier New" w:hAnsi="Courier New" w:cs="Courier New" w:hint="default"/>
      </w:rPr>
    </w:lvl>
    <w:lvl w:ilvl="8" w:tplc="040C0005" w:tentative="1">
      <w:start w:val="1"/>
      <w:numFmt w:val="bullet"/>
      <w:lvlText w:val=""/>
      <w:lvlJc w:val="left"/>
      <w:pPr>
        <w:ind w:left="8654" w:hanging="360"/>
      </w:pPr>
      <w:rPr>
        <w:rFonts w:ascii="Wingdings" w:hAnsi="Wingdings" w:hint="default"/>
      </w:rPr>
    </w:lvl>
  </w:abstractNum>
  <w:abstractNum w:abstractNumId="1" w15:restartNumberingAfterBreak="0">
    <w:nsid w:val="056E03B7"/>
    <w:multiLevelType w:val="hybridMultilevel"/>
    <w:tmpl w:val="54AE1CEA"/>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2" w15:restartNumberingAfterBreak="0">
    <w:nsid w:val="05BB1397"/>
    <w:multiLevelType w:val="multilevel"/>
    <w:tmpl w:val="BF80420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7032B3A"/>
    <w:multiLevelType w:val="hybridMultilevel"/>
    <w:tmpl w:val="851E3A36"/>
    <w:lvl w:ilvl="0" w:tplc="04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8001EE1"/>
    <w:multiLevelType w:val="hybridMultilevel"/>
    <w:tmpl w:val="F69EBF4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9B513BD"/>
    <w:multiLevelType w:val="hybridMultilevel"/>
    <w:tmpl w:val="29F89074"/>
    <w:lvl w:ilvl="0" w:tplc="66B4691E">
      <w:start w:val="1"/>
      <w:numFmt w:val="decimal"/>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6" w15:restartNumberingAfterBreak="0">
    <w:nsid w:val="0DA651DB"/>
    <w:multiLevelType w:val="multilevel"/>
    <w:tmpl w:val="70BA04B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0DF3565F"/>
    <w:multiLevelType w:val="hybridMultilevel"/>
    <w:tmpl w:val="9FFE71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787746"/>
    <w:multiLevelType w:val="multilevel"/>
    <w:tmpl w:val="F8F6A4C2"/>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1260258D"/>
    <w:multiLevelType w:val="multilevel"/>
    <w:tmpl w:val="3D94A05E"/>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sz w:val="24"/>
      </w:rPr>
    </w:lvl>
    <w:lvl w:ilvl="2">
      <w:start w:val="1"/>
      <w:numFmt w:val="decimal"/>
      <w:isLgl/>
      <w:lvlText w:val="%1.%2.%3."/>
      <w:lvlJc w:val="left"/>
      <w:pPr>
        <w:ind w:left="2520" w:hanging="720"/>
      </w:pPr>
      <w:rPr>
        <w:rFonts w:hint="default"/>
        <w:sz w:val="24"/>
      </w:rPr>
    </w:lvl>
    <w:lvl w:ilvl="3">
      <w:start w:val="1"/>
      <w:numFmt w:val="decimal"/>
      <w:isLgl/>
      <w:lvlText w:val="%1.%2.%3.%4."/>
      <w:lvlJc w:val="left"/>
      <w:pPr>
        <w:ind w:left="3600" w:hanging="1080"/>
      </w:pPr>
      <w:rPr>
        <w:rFonts w:hint="default"/>
        <w:sz w:val="24"/>
      </w:rPr>
    </w:lvl>
    <w:lvl w:ilvl="4">
      <w:start w:val="1"/>
      <w:numFmt w:val="decimal"/>
      <w:isLgl/>
      <w:lvlText w:val="%1.%2.%3.%4.%5."/>
      <w:lvlJc w:val="left"/>
      <w:pPr>
        <w:ind w:left="4320" w:hanging="1080"/>
      </w:pPr>
      <w:rPr>
        <w:rFonts w:hint="default"/>
        <w:sz w:val="24"/>
      </w:rPr>
    </w:lvl>
    <w:lvl w:ilvl="5">
      <w:start w:val="1"/>
      <w:numFmt w:val="decimal"/>
      <w:isLgl/>
      <w:lvlText w:val="%1.%2.%3.%4.%5.%6."/>
      <w:lvlJc w:val="left"/>
      <w:pPr>
        <w:ind w:left="5400" w:hanging="1440"/>
      </w:pPr>
      <w:rPr>
        <w:rFonts w:hint="default"/>
        <w:sz w:val="24"/>
      </w:rPr>
    </w:lvl>
    <w:lvl w:ilvl="6">
      <w:start w:val="1"/>
      <w:numFmt w:val="decimal"/>
      <w:isLgl/>
      <w:lvlText w:val="%1.%2.%3.%4.%5.%6.%7."/>
      <w:lvlJc w:val="left"/>
      <w:pPr>
        <w:ind w:left="6120" w:hanging="1440"/>
      </w:pPr>
      <w:rPr>
        <w:rFonts w:hint="default"/>
        <w:sz w:val="24"/>
      </w:rPr>
    </w:lvl>
    <w:lvl w:ilvl="7">
      <w:start w:val="1"/>
      <w:numFmt w:val="decimal"/>
      <w:isLgl/>
      <w:lvlText w:val="%1.%2.%3.%4.%5.%6.%7.%8."/>
      <w:lvlJc w:val="left"/>
      <w:pPr>
        <w:ind w:left="7200" w:hanging="1800"/>
      </w:pPr>
      <w:rPr>
        <w:rFonts w:hint="default"/>
        <w:sz w:val="24"/>
      </w:rPr>
    </w:lvl>
    <w:lvl w:ilvl="8">
      <w:start w:val="1"/>
      <w:numFmt w:val="decimal"/>
      <w:isLgl/>
      <w:lvlText w:val="%1.%2.%3.%4.%5.%6.%7.%8.%9."/>
      <w:lvlJc w:val="left"/>
      <w:pPr>
        <w:ind w:left="7920" w:hanging="1800"/>
      </w:pPr>
      <w:rPr>
        <w:rFonts w:hint="default"/>
        <w:sz w:val="24"/>
      </w:rPr>
    </w:lvl>
  </w:abstractNum>
  <w:abstractNum w:abstractNumId="10" w15:restartNumberingAfterBreak="0">
    <w:nsid w:val="14896CF9"/>
    <w:multiLevelType w:val="multilevel"/>
    <w:tmpl w:val="22D0E10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1" w15:restartNumberingAfterBreak="0">
    <w:nsid w:val="152B55F1"/>
    <w:multiLevelType w:val="hybridMultilevel"/>
    <w:tmpl w:val="744CF08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79551C1"/>
    <w:multiLevelType w:val="hybridMultilevel"/>
    <w:tmpl w:val="20CA5DE8"/>
    <w:lvl w:ilvl="0" w:tplc="04090001">
      <w:start w:val="1"/>
      <w:numFmt w:val="bullet"/>
      <w:lvlText w:val=""/>
      <w:lvlJc w:val="left"/>
      <w:pPr>
        <w:ind w:left="2412" w:hanging="360"/>
      </w:pPr>
      <w:rPr>
        <w:rFonts w:ascii="Symbol" w:hAnsi="Symbol" w:hint="default"/>
      </w:rPr>
    </w:lvl>
    <w:lvl w:ilvl="1" w:tplc="04090003" w:tentative="1">
      <w:start w:val="1"/>
      <w:numFmt w:val="bullet"/>
      <w:lvlText w:val="o"/>
      <w:lvlJc w:val="left"/>
      <w:pPr>
        <w:ind w:left="3132" w:hanging="360"/>
      </w:pPr>
      <w:rPr>
        <w:rFonts w:ascii="Courier New" w:hAnsi="Courier New" w:cs="Courier New" w:hint="default"/>
      </w:rPr>
    </w:lvl>
    <w:lvl w:ilvl="2" w:tplc="04090005" w:tentative="1">
      <w:start w:val="1"/>
      <w:numFmt w:val="bullet"/>
      <w:lvlText w:val=""/>
      <w:lvlJc w:val="left"/>
      <w:pPr>
        <w:ind w:left="3852" w:hanging="360"/>
      </w:pPr>
      <w:rPr>
        <w:rFonts w:ascii="Wingdings" w:hAnsi="Wingdings" w:hint="default"/>
      </w:rPr>
    </w:lvl>
    <w:lvl w:ilvl="3" w:tplc="04090001" w:tentative="1">
      <w:start w:val="1"/>
      <w:numFmt w:val="bullet"/>
      <w:lvlText w:val=""/>
      <w:lvlJc w:val="left"/>
      <w:pPr>
        <w:ind w:left="4572" w:hanging="360"/>
      </w:pPr>
      <w:rPr>
        <w:rFonts w:ascii="Symbol" w:hAnsi="Symbol" w:hint="default"/>
      </w:rPr>
    </w:lvl>
    <w:lvl w:ilvl="4" w:tplc="04090003" w:tentative="1">
      <w:start w:val="1"/>
      <w:numFmt w:val="bullet"/>
      <w:lvlText w:val="o"/>
      <w:lvlJc w:val="left"/>
      <w:pPr>
        <w:ind w:left="5292" w:hanging="360"/>
      </w:pPr>
      <w:rPr>
        <w:rFonts w:ascii="Courier New" w:hAnsi="Courier New" w:cs="Courier New" w:hint="default"/>
      </w:rPr>
    </w:lvl>
    <w:lvl w:ilvl="5" w:tplc="04090005" w:tentative="1">
      <w:start w:val="1"/>
      <w:numFmt w:val="bullet"/>
      <w:lvlText w:val=""/>
      <w:lvlJc w:val="left"/>
      <w:pPr>
        <w:ind w:left="6012" w:hanging="360"/>
      </w:pPr>
      <w:rPr>
        <w:rFonts w:ascii="Wingdings" w:hAnsi="Wingdings" w:hint="default"/>
      </w:rPr>
    </w:lvl>
    <w:lvl w:ilvl="6" w:tplc="04090001" w:tentative="1">
      <w:start w:val="1"/>
      <w:numFmt w:val="bullet"/>
      <w:lvlText w:val=""/>
      <w:lvlJc w:val="left"/>
      <w:pPr>
        <w:ind w:left="6732" w:hanging="360"/>
      </w:pPr>
      <w:rPr>
        <w:rFonts w:ascii="Symbol" w:hAnsi="Symbol" w:hint="default"/>
      </w:rPr>
    </w:lvl>
    <w:lvl w:ilvl="7" w:tplc="04090003" w:tentative="1">
      <w:start w:val="1"/>
      <w:numFmt w:val="bullet"/>
      <w:lvlText w:val="o"/>
      <w:lvlJc w:val="left"/>
      <w:pPr>
        <w:ind w:left="7452" w:hanging="360"/>
      </w:pPr>
      <w:rPr>
        <w:rFonts w:ascii="Courier New" w:hAnsi="Courier New" w:cs="Courier New" w:hint="default"/>
      </w:rPr>
    </w:lvl>
    <w:lvl w:ilvl="8" w:tplc="04090005" w:tentative="1">
      <w:start w:val="1"/>
      <w:numFmt w:val="bullet"/>
      <w:lvlText w:val=""/>
      <w:lvlJc w:val="left"/>
      <w:pPr>
        <w:ind w:left="8172" w:hanging="360"/>
      </w:pPr>
      <w:rPr>
        <w:rFonts w:ascii="Wingdings" w:hAnsi="Wingdings" w:hint="default"/>
      </w:rPr>
    </w:lvl>
  </w:abstractNum>
  <w:abstractNum w:abstractNumId="13" w15:restartNumberingAfterBreak="0">
    <w:nsid w:val="181464F2"/>
    <w:multiLevelType w:val="hybridMultilevel"/>
    <w:tmpl w:val="E7041F3A"/>
    <w:lvl w:ilvl="0" w:tplc="040C0001">
      <w:start w:val="1"/>
      <w:numFmt w:val="bullet"/>
      <w:lvlText w:val=""/>
      <w:lvlJc w:val="left"/>
      <w:pPr>
        <w:ind w:left="1470" w:hanging="360"/>
      </w:pPr>
      <w:rPr>
        <w:rFonts w:ascii="Symbol" w:hAnsi="Symbol" w:hint="default"/>
      </w:rPr>
    </w:lvl>
    <w:lvl w:ilvl="1" w:tplc="040C0003" w:tentative="1">
      <w:start w:val="1"/>
      <w:numFmt w:val="bullet"/>
      <w:lvlText w:val="o"/>
      <w:lvlJc w:val="left"/>
      <w:pPr>
        <w:ind w:left="2190" w:hanging="360"/>
      </w:pPr>
      <w:rPr>
        <w:rFonts w:ascii="Courier New" w:hAnsi="Courier New" w:cs="Courier New" w:hint="default"/>
      </w:rPr>
    </w:lvl>
    <w:lvl w:ilvl="2" w:tplc="040C0005" w:tentative="1">
      <w:start w:val="1"/>
      <w:numFmt w:val="bullet"/>
      <w:lvlText w:val=""/>
      <w:lvlJc w:val="left"/>
      <w:pPr>
        <w:ind w:left="2910" w:hanging="360"/>
      </w:pPr>
      <w:rPr>
        <w:rFonts w:ascii="Wingdings" w:hAnsi="Wingdings" w:hint="default"/>
      </w:rPr>
    </w:lvl>
    <w:lvl w:ilvl="3" w:tplc="040C0001" w:tentative="1">
      <w:start w:val="1"/>
      <w:numFmt w:val="bullet"/>
      <w:lvlText w:val=""/>
      <w:lvlJc w:val="left"/>
      <w:pPr>
        <w:ind w:left="3630" w:hanging="360"/>
      </w:pPr>
      <w:rPr>
        <w:rFonts w:ascii="Symbol" w:hAnsi="Symbol" w:hint="default"/>
      </w:rPr>
    </w:lvl>
    <w:lvl w:ilvl="4" w:tplc="040C0003" w:tentative="1">
      <w:start w:val="1"/>
      <w:numFmt w:val="bullet"/>
      <w:lvlText w:val="o"/>
      <w:lvlJc w:val="left"/>
      <w:pPr>
        <w:ind w:left="4350" w:hanging="360"/>
      </w:pPr>
      <w:rPr>
        <w:rFonts w:ascii="Courier New" w:hAnsi="Courier New" w:cs="Courier New" w:hint="default"/>
      </w:rPr>
    </w:lvl>
    <w:lvl w:ilvl="5" w:tplc="040C0005" w:tentative="1">
      <w:start w:val="1"/>
      <w:numFmt w:val="bullet"/>
      <w:lvlText w:val=""/>
      <w:lvlJc w:val="left"/>
      <w:pPr>
        <w:ind w:left="5070" w:hanging="360"/>
      </w:pPr>
      <w:rPr>
        <w:rFonts w:ascii="Wingdings" w:hAnsi="Wingdings" w:hint="default"/>
      </w:rPr>
    </w:lvl>
    <w:lvl w:ilvl="6" w:tplc="040C0001" w:tentative="1">
      <w:start w:val="1"/>
      <w:numFmt w:val="bullet"/>
      <w:lvlText w:val=""/>
      <w:lvlJc w:val="left"/>
      <w:pPr>
        <w:ind w:left="5790" w:hanging="360"/>
      </w:pPr>
      <w:rPr>
        <w:rFonts w:ascii="Symbol" w:hAnsi="Symbol" w:hint="default"/>
      </w:rPr>
    </w:lvl>
    <w:lvl w:ilvl="7" w:tplc="040C0003" w:tentative="1">
      <w:start w:val="1"/>
      <w:numFmt w:val="bullet"/>
      <w:lvlText w:val="o"/>
      <w:lvlJc w:val="left"/>
      <w:pPr>
        <w:ind w:left="6510" w:hanging="360"/>
      </w:pPr>
      <w:rPr>
        <w:rFonts w:ascii="Courier New" w:hAnsi="Courier New" w:cs="Courier New" w:hint="default"/>
      </w:rPr>
    </w:lvl>
    <w:lvl w:ilvl="8" w:tplc="040C0005" w:tentative="1">
      <w:start w:val="1"/>
      <w:numFmt w:val="bullet"/>
      <w:lvlText w:val=""/>
      <w:lvlJc w:val="left"/>
      <w:pPr>
        <w:ind w:left="7230" w:hanging="360"/>
      </w:pPr>
      <w:rPr>
        <w:rFonts w:ascii="Wingdings" w:hAnsi="Wingdings" w:hint="default"/>
      </w:rPr>
    </w:lvl>
  </w:abstractNum>
  <w:abstractNum w:abstractNumId="14" w15:restartNumberingAfterBreak="0">
    <w:nsid w:val="18A065F9"/>
    <w:multiLevelType w:val="hybridMultilevel"/>
    <w:tmpl w:val="93A6D7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B427BE4"/>
    <w:multiLevelType w:val="hybridMultilevel"/>
    <w:tmpl w:val="33D60632"/>
    <w:lvl w:ilvl="0" w:tplc="040C0001">
      <w:start w:val="1"/>
      <w:numFmt w:val="bullet"/>
      <w:lvlText w:val=""/>
      <w:lvlJc w:val="left"/>
      <w:pPr>
        <w:ind w:left="1865" w:hanging="360"/>
      </w:pPr>
      <w:rPr>
        <w:rFonts w:ascii="Symbol" w:hAnsi="Symbol" w:hint="default"/>
      </w:rPr>
    </w:lvl>
    <w:lvl w:ilvl="1" w:tplc="040C0003" w:tentative="1">
      <w:start w:val="1"/>
      <w:numFmt w:val="bullet"/>
      <w:lvlText w:val="o"/>
      <w:lvlJc w:val="left"/>
      <w:pPr>
        <w:ind w:left="2585" w:hanging="360"/>
      </w:pPr>
      <w:rPr>
        <w:rFonts w:ascii="Courier New" w:hAnsi="Courier New" w:cs="Courier New" w:hint="default"/>
      </w:rPr>
    </w:lvl>
    <w:lvl w:ilvl="2" w:tplc="040C0005" w:tentative="1">
      <w:start w:val="1"/>
      <w:numFmt w:val="bullet"/>
      <w:lvlText w:val=""/>
      <w:lvlJc w:val="left"/>
      <w:pPr>
        <w:ind w:left="3305" w:hanging="360"/>
      </w:pPr>
      <w:rPr>
        <w:rFonts w:ascii="Wingdings" w:hAnsi="Wingdings" w:hint="default"/>
      </w:rPr>
    </w:lvl>
    <w:lvl w:ilvl="3" w:tplc="040C0001" w:tentative="1">
      <w:start w:val="1"/>
      <w:numFmt w:val="bullet"/>
      <w:lvlText w:val=""/>
      <w:lvlJc w:val="left"/>
      <w:pPr>
        <w:ind w:left="4025" w:hanging="360"/>
      </w:pPr>
      <w:rPr>
        <w:rFonts w:ascii="Symbol" w:hAnsi="Symbol" w:hint="default"/>
      </w:rPr>
    </w:lvl>
    <w:lvl w:ilvl="4" w:tplc="040C0003" w:tentative="1">
      <w:start w:val="1"/>
      <w:numFmt w:val="bullet"/>
      <w:lvlText w:val="o"/>
      <w:lvlJc w:val="left"/>
      <w:pPr>
        <w:ind w:left="4745" w:hanging="360"/>
      </w:pPr>
      <w:rPr>
        <w:rFonts w:ascii="Courier New" w:hAnsi="Courier New" w:cs="Courier New" w:hint="default"/>
      </w:rPr>
    </w:lvl>
    <w:lvl w:ilvl="5" w:tplc="040C0005" w:tentative="1">
      <w:start w:val="1"/>
      <w:numFmt w:val="bullet"/>
      <w:lvlText w:val=""/>
      <w:lvlJc w:val="left"/>
      <w:pPr>
        <w:ind w:left="5465" w:hanging="360"/>
      </w:pPr>
      <w:rPr>
        <w:rFonts w:ascii="Wingdings" w:hAnsi="Wingdings" w:hint="default"/>
      </w:rPr>
    </w:lvl>
    <w:lvl w:ilvl="6" w:tplc="040C0001" w:tentative="1">
      <w:start w:val="1"/>
      <w:numFmt w:val="bullet"/>
      <w:lvlText w:val=""/>
      <w:lvlJc w:val="left"/>
      <w:pPr>
        <w:ind w:left="6185" w:hanging="360"/>
      </w:pPr>
      <w:rPr>
        <w:rFonts w:ascii="Symbol" w:hAnsi="Symbol" w:hint="default"/>
      </w:rPr>
    </w:lvl>
    <w:lvl w:ilvl="7" w:tplc="040C0003" w:tentative="1">
      <w:start w:val="1"/>
      <w:numFmt w:val="bullet"/>
      <w:lvlText w:val="o"/>
      <w:lvlJc w:val="left"/>
      <w:pPr>
        <w:ind w:left="6905" w:hanging="360"/>
      </w:pPr>
      <w:rPr>
        <w:rFonts w:ascii="Courier New" w:hAnsi="Courier New" w:cs="Courier New" w:hint="default"/>
      </w:rPr>
    </w:lvl>
    <w:lvl w:ilvl="8" w:tplc="040C0005" w:tentative="1">
      <w:start w:val="1"/>
      <w:numFmt w:val="bullet"/>
      <w:lvlText w:val=""/>
      <w:lvlJc w:val="left"/>
      <w:pPr>
        <w:ind w:left="7625" w:hanging="360"/>
      </w:pPr>
      <w:rPr>
        <w:rFonts w:ascii="Wingdings" w:hAnsi="Wingdings" w:hint="default"/>
      </w:rPr>
    </w:lvl>
  </w:abstractNum>
  <w:abstractNum w:abstractNumId="16" w15:restartNumberingAfterBreak="0">
    <w:nsid w:val="22FA0519"/>
    <w:multiLevelType w:val="hybridMultilevel"/>
    <w:tmpl w:val="6C9E5F7A"/>
    <w:lvl w:ilvl="0" w:tplc="392CABC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27BB75B8"/>
    <w:multiLevelType w:val="hybridMultilevel"/>
    <w:tmpl w:val="6F64BE1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C464165"/>
    <w:multiLevelType w:val="hybridMultilevel"/>
    <w:tmpl w:val="01F8C88E"/>
    <w:lvl w:ilvl="0" w:tplc="A2FE7FF0">
      <w:start w:val="1"/>
      <w:numFmt w:val="bullet"/>
      <w:lvlText w:val=""/>
      <w:lvlJc w:val="left"/>
      <w:pPr>
        <w:ind w:left="990" w:hanging="360"/>
      </w:pPr>
      <w:rPr>
        <w:rFonts w:ascii="Wingdings" w:hAnsi="Wingdings" w:hint="default"/>
        <w:color w:val="0D0D0D" w:themeColor="text1" w:themeTint="F2"/>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9" w15:restartNumberingAfterBreak="0">
    <w:nsid w:val="3082373C"/>
    <w:multiLevelType w:val="multilevel"/>
    <w:tmpl w:val="58E23AC6"/>
    <w:lvl w:ilvl="0">
      <w:start w:val="2"/>
      <w:numFmt w:val="decimal"/>
      <w:lvlText w:val="%1."/>
      <w:lvlJc w:val="left"/>
      <w:pPr>
        <w:ind w:left="408" w:hanging="408"/>
      </w:pPr>
      <w:rPr>
        <w:rFonts w:hint="default"/>
      </w:rPr>
    </w:lvl>
    <w:lvl w:ilvl="1">
      <w:start w:val="1"/>
      <w:numFmt w:val="decimal"/>
      <w:lvlText w:val="%1.%2."/>
      <w:lvlJc w:val="left"/>
      <w:pPr>
        <w:ind w:left="2484" w:hanging="720"/>
      </w:pPr>
      <w:rPr>
        <w:rFonts w:hint="default"/>
      </w:rPr>
    </w:lvl>
    <w:lvl w:ilvl="2">
      <w:start w:val="1"/>
      <w:numFmt w:val="decimal"/>
      <w:lvlText w:val="%1.%2.%3."/>
      <w:lvlJc w:val="left"/>
      <w:pPr>
        <w:ind w:left="4248" w:hanging="720"/>
      </w:pPr>
      <w:rPr>
        <w:rFonts w:hint="default"/>
      </w:rPr>
    </w:lvl>
    <w:lvl w:ilvl="3">
      <w:start w:val="1"/>
      <w:numFmt w:val="decimal"/>
      <w:lvlText w:val="%1.%2.%3.%4."/>
      <w:lvlJc w:val="left"/>
      <w:pPr>
        <w:ind w:left="6372" w:hanging="1080"/>
      </w:pPr>
      <w:rPr>
        <w:rFonts w:hint="default"/>
      </w:rPr>
    </w:lvl>
    <w:lvl w:ilvl="4">
      <w:start w:val="1"/>
      <w:numFmt w:val="decimal"/>
      <w:lvlText w:val="%1.%2.%3.%4.%5."/>
      <w:lvlJc w:val="left"/>
      <w:pPr>
        <w:ind w:left="8136" w:hanging="1080"/>
      </w:pPr>
      <w:rPr>
        <w:rFonts w:hint="default"/>
      </w:rPr>
    </w:lvl>
    <w:lvl w:ilvl="5">
      <w:start w:val="1"/>
      <w:numFmt w:val="decimal"/>
      <w:lvlText w:val="%1.%2.%3.%4.%5.%6."/>
      <w:lvlJc w:val="left"/>
      <w:pPr>
        <w:ind w:left="10260" w:hanging="1440"/>
      </w:pPr>
      <w:rPr>
        <w:rFonts w:hint="default"/>
      </w:rPr>
    </w:lvl>
    <w:lvl w:ilvl="6">
      <w:start w:val="1"/>
      <w:numFmt w:val="decimal"/>
      <w:lvlText w:val="%1.%2.%3.%4.%5.%6.%7."/>
      <w:lvlJc w:val="left"/>
      <w:pPr>
        <w:ind w:left="12024" w:hanging="1440"/>
      </w:pPr>
      <w:rPr>
        <w:rFonts w:hint="default"/>
      </w:rPr>
    </w:lvl>
    <w:lvl w:ilvl="7">
      <w:start w:val="1"/>
      <w:numFmt w:val="decimal"/>
      <w:lvlText w:val="%1.%2.%3.%4.%5.%6.%7.%8."/>
      <w:lvlJc w:val="left"/>
      <w:pPr>
        <w:ind w:left="14148" w:hanging="1800"/>
      </w:pPr>
      <w:rPr>
        <w:rFonts w:hint="default"/>
      </w:rPr>
    </w:lvl>
    <w:lvl w:ilvl="8">
      <w:start w:val="1"/>
      <w:numFmt w:val="decimal"/>
      <w:lvlText w:val="%1.%2.%3.%4.%5.%6.%7.%8.%9."/>
      <w:lvlJc w:val="left"/>
      <w:pPr>
        <w:ind w:left="15912" w:hanging="1800"/>
      </w:pPr>
      <w:rPr>
        <w:rFonts w:hint="default"/>
      </w:rPr>
    </w:lvl>
  </w:abstractNum>
  <w:abstractNum w:abstractNumId="20" w15:restartNumberingAfterBreak="0">
    <w:nsid w:val="312B6AC1"/>
    <w:multiLevelType w:val="multilevel"/>
    <w:tmpl w:val="72A480D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1" w15:restartNumberingAfterBreak="0">
    <w:nsid w:val="324B2F4C"/>
    <w:multiLevelType w:val="multilevel"/>
    <w:tmpl w:val="34CE3522"/>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3"/>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22" w15:restartNumberingAfterBreak="0">
    <w:nsid w:val="3B0A3488"/>
    <w:multiLevelType w:val="multilevel"/>
    <w:tmpl w:val="B5282C7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3C7B7C77"/>
    <w:multiLevelType w:val="multilevel"/>
    <w:tmpl w:val="91FA9306"/>
    <w:lvl w:ilvl="0">
      <w:start w:val="1"/>
      <w:numFmt w:val="decimal"/>
      <w:lvlText w:val="%1."/>
      <w:lvlJc w:val="left"/>
      <w:pPr>
        <w:ind w:left="643" w:hanging="360"/>
      </w:pPr>
      <w:rPr>
        <w:rFonts w:hint="default"/>
      </w:rPr>
    </w:lvl>
    <w:lvl w:ilvl="1">
      <w:start w:val="1"/>
      <w:numFmt w:val="decimal"/>
      <w:isLgl/>
      <w:lvlText w:val="%1.%2."/>
      <w:lvlJc w:val="left"/>
      <w:pPr>
        <w:ind w:left="1215" w:hanging="720"/>
      </w:pPr>
      <w:rPr>
        <w:rFonts w:hint="default"/>
      </w:rPr>
    </w:lvl>
    <w:lvl w:ilvl="2">
      <w:start w:val="7"/>
      <w:numFmt w:val="decimal"/>
      <w:isLgl/>
      <w:lvlText w:val="%1.%2.%3."/>
      <w:lvlJc w:val="left"/>
      <w:pPr>
        <w:ind w:left="1427" w:hanging="720"/>
      </w:pPr>
      <w:rPr>
        <w:rFonts w:hint="default"/>
      </w:rPr>
    </w:lvl>
    <w:lvl w:ilvl="3">
      <w:start w:val="1"/>
      <w:numFmt w:val="decimal"/>
      <w:isLgl/>
      <w:lvlText w:val="%1.%2.%3.%4."/>
      <w:lvlJc w:val="left"/>
      <w:pPr>
        <w:ind w:left="1999" w:hanging="1080"/>
      </w:pPr>
      <w:rPr>
        <w:rFonts w:hint="default"/>
      </w:rPr>
    </w:lvl>
    <w:lvl w:ilvl="4">
      <w:start w:val="1"/>
      <w:numFmt w:val="decimal"/>
      <w:isLgl/>
      <w:lvlText w:val="%1.%2.%3.%4.%5."/>
      <w:lvlJc w:val="left"/>
      <w:pPr>
        <w:ind w:left="2211" w:hanging="1080"/>
      </w:pPr>
      <w:rPr>
        <w:rFonts w:hint="default"/>
      </w:rPr>
    </w:lvl>
    <w:lvl w:ilvl="5">
      <w:start w:val="1"/>
      <w:numFmt w:val="decimal"/>
      <w:isLgl/>
      <w:lvlText w:val="%1.%2.%3.%4.%5.%6."/>
      <w:lvlJc w:val="left"/>
      <w:pPr>
        <w:ind w:left="2783" w:hanging="1440"/>
      </w:pPr>
      <w:rPr>
        <w:rFonts w:hint="default"/>
      </w:rPr>
    </w:lvl>
    <w:lvl w:ilvl="6">
      <w:start w:val="1"/>
      <w:numFmt w:val="decimal"/>
      <w:isLgl/>
      <w:lvlText w:val="%1.%2.%3.%4.%5.%6.%7."/>
      <w:lvlJc w:val="left"/>
      <w:pPr>
        <w:ind w:left="2995" w:hanging="1440"/>
      </w:pPr>
      <w:rPr>
        <w:rFonts w:hint="default"/>
      </w:rPr>
    </w:lvl>
    <w:lvl w:ilvl="7">
      <w:start w:val="1"/>
      <w:numFmt w:val="decimal"/>
      <w:isLgl/>
      <w:lvlText w:val="%1.%2.%3.%4.%5.%6.%7.%8."/>
      <w:lvlJc w:val="left"/>
      <w:pPr>
        <w:ind w:left="3567" w:hanging="1800"/>
      </w:pPr>
      <w:rPr>
        <w:rFonts w:hint="default"/>
      </w:rPr>
    </w:lvl>
    <w:lvl w:ilvl="8">
      <w:start w:val="1"/>
      <w:numFmt w:val="decimal"/>
      <w:isLgl/>
      <w:lvlText w:val="%1.%2.%3.%4.%5.%6.%7.%8.%9."/>
      <w:lvlJc w:val="left"/>
      <w:pPr>
        <w:ind w:left="4139" w:hanging="2160"/>
      </w:pPr>
      <w:rPr>
        <w:rFonts w:hint="default"/>
      </w:rPr>
    </w:lvl>
  </w:abstractNum>
  <w:abstractNum w:abstractNumId="24" w15:restartNumberingAfterBreak="0">
    <w:nsid w:val="3CDD246F"/>
    <w:multiLevelType w:val="multilevel"/>
    <w:tmpl w:val="70BA04B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5" w15:restartNumberingAfterBreak="0">
    <w:nsid w:val="3D8C7066"/>
    <w:multiLevelType w:val="hybridMultilevel"/>
    <w:tmpl w:val="9676A772"/>
    <w:lvl w:ilvl="0" w:tplc="5E7A0D46">
      <w:start w:val="1"/>
      <w:numFmt w:val="decimal"/>
      <w:lvlText w:val="%1."/>
      <w:lvlJc w:val="left"/>
      <w:pPr>
        <w:ind w:left="1145" w:hanging="360"/>
      </w:pPr>
      <w:rPr>
        <w:rFonts w:hint="default"/>
      </w:rPr>
    </w:lvl>
    <w:lvl w:ilvl="1" w:tplc="040C0019" w:tentative="1">
      <w:start w:val="1"/>
      <w:numFmt w:val="lowerLetter"/>
      <w:lvlText w:val="%2."/>
      <w:lvlJc w:val="left"/>
      <w:pPr>
        <w:ind w:left="1865" w:hanging="360"/>
      </w:pPr>
    </w:lvl>
    <w:lvl w:ilvl="2" w:tplc="040C001B" w:tentative="1">
      <w:start w:val="1"/>
      <w:numFmt w:val="lowerRoman"/>
      <w:lvlText w:val="%3."/>
      <w:lvlJc w:val="right"/>
      <w:pPr>
        <w:ind w:left="2585" w:hanging="180"/>
      </w:pPr>
    </w:lvl>
    <w:lvl w:ilvl="3" w:tplc="040C000F" w:tentative="1">
      <w:start w:val="1"/>
      <w:numFmt w:val="decimal"/>
      <w:lvlText w:val="%4."/>
      <w:lvlJc w:val="left"/>
      <w:pPr>
        <w:ind w:left="3305" w:hanging="360"/>
      </w:pPr>
    </w:lvl>
    <w:lvl w:ilvl="4" w:tplc="040C0019" w:tentative="1">
      <w:start w:val="1"/>
      <w:numFmt w:val="lowerLetter"/>
      <w:lvlText w:val="%5."/>
      <w:lvlJc w:val="left"/>
      <w:pPr>
        <w:ind w:left="4025" w:hanging="360"/>
      </w:pPr>
    </w:lvl>
    <w:lvl w:ilvl="5" w:tplc="040C001B" w:tentative="1">
      <w:start w:val="1"/>
      <w:numFmt w:val="lowerRoman"/>
      <w:lvlText w:val="%6."/>
      <w:lvlJc w:val="right"/>
      <w:pPr>
        <w:ind w:left="4745" w:hanging="180"/>
      </w:pPr>
    </w:lvl>
    <w:lvl w:ilvl="6" w:tplc="040C000F" w:tentative="1">
      <w:start w:val="1"/>
      <w:numFmt w:val="decimal"/>
      <w:lvlText w:val="%7."/>
      <w:lvlJc w:val="left"/>
      <w:pPr>
        <w:ind w:left="5465" w:hanging="360"/>
      </w:pPr>
    </w:lvl>
    <w:lvl w:ilvl="7" w:tplc="040C0019" w:tentative="1">
      <w:start w:val="1"/>
      <w:numFmt w:val="lowerLetter"/>
      <w:lvlText w:val="%8."/>
      <w:lvlJc w:val="left"/>
      <w:pPr>
        <w:ind w:left="6185" w:hanging="360"/>
      </w:pPr>
    </w:lvl>
    <w:lvl w:ilvl="8" w:tplc="040C001B" w:tentative="1">
      <w:start w:val="1"/>
      <w:numFmt w:val="lowerRoman"/>
      <w:lvlText w:val="%9."/>
      <w:lvlJc w:val="right"/>
      <w:pPr>
        <w:ind w:left="6905" w:hanging="180"/>
      </w:pPr>
    </w:lvl>
  </w:abstractNum>
  <w:abstractNum w:abstractNumId="26" w15:restartNumberingAfterBreak="0">
    <w:nsid w:val="3F95716D"/>
    <w:multiLevelType w:val="multilevel"/>
    <w:tmpl w:val="F342DB6A"/>
    <w:lvl w:ilvl="0">
      <w:start w:val="1"/>
      <w:numFmt w:val="decimal"/>
      <w:lvlText w:val="%1."/>
      <w:lvlJc w:val="left"/>
      <w:pPr>
        <w:ind w:left="1800" w:hanging="360"/>
      </w:pPr>
      <w:rPr>
        <w:rFonts w:hint="default"/>
      </w:rPr>
    </w:lvl>
    <w:lvl w:ilvl="1">
      <w:start w:val="1"/>
      <w:numFmt w:val="decimal"/>
      <w:isLgl/>
      <w:lvlText w:val="%1.%2."/>
      <w:lvlJc w:val="left"/>
      <w:pPr>
        <w:ind w:left="2484" w:hanging="720"/>
      </w:pPr>
      <w:rPr>
        <w:rFonts w:hint="default"/>
      </w:rPr>
    </w:lvl>
    <w:lvl w:ilvl="2">
      <w:start w:val="1"/>
      <w:numFmt w:val="decimal"/>
      <w:isLgl/>
      <w:lvlText w:val="%1.%2.%3."/>
      <w:lvlJc w:val="left"/>
      <w:pPr>
        <w:ind w:left="2989" w:hanging="720"/>
      </w:pPr>
      <w:rPr>
        <w:rFonts w:hint="default"/>
      </w:rPr>
    </w:lvl>
    <w:lvl w:ilvl="3">
      <w:start w:val="1"/>
      <w:numFmt w:val="decimal"/>
      <w:isLgl/>
      <w:lvlText w:val="%1.%2.%3.%4."/>
      <w:lvlJc w:val="left"/>
      <w:pPr>
        <w:ind w:left="3492" w:hanging="1080"/>
      </w:pPr>
      <w:rPr>
        <w:rFonts w:hint="default"/>
      </w:rPr>
    </w:lvl>
    <w:lvl w:ilvl="4">
      <w:start w:val="1"/>
      <w:numFmt w:val="decimal"/>
      <w:isLgl/>
      <w:lvlText w:val="%1.%2.%3.%4.%5."/>
      <w:lvlJc w:val="left"/>
      <w:pPr>
        <w:ind w:left="3816" w:hanging="1080"/>
      </w:pPr>
      <w:rPr>
        <w:rFonts w:hint="default"/>
      </w:rPr>
    </w:lvl>
    <w:lvl w:ilvl="5">
      <w:start w:val="1"/>
      <w:numFmt w:val="decimal"/>
      <w:isLgl/>
      <w:lvlText w:val="%1.%2.%3.%4.%5.%6."/>
      <w:lvlJc w:val="left"/>
      <w:pPr>
        <w:ind w:left="4500" w:hanging="1440"/>
      </w:pPr>
      <w:rPr>
        <w:rFonts w:hint="default"/>
      </w:rPr>
    </w:lvl>
    <w:lvl w:ilvl="6">
      <w:start w:val="1"/>
      <w:numFmt w:val="decimal"/>
      <w:isLgl/>
      <w:lvlText w:val="%1.%2.%3.%4.%5.%6.%7."/>
      <w:lvlJc w:val="left"/>
      <w:pPr>
        <w:ind w:left="4824" w:hanging="1440"/>
      </w:pPr>
      <w:rPr>
        <w:rFonts w:hint="default"/>
      </w:rPr>
    </w:lvl>
    <w:lvl w:ilvl="7">
      <w:start w:val="1"/>
      <w:numFmt w:val="decimal"/>
      <w:isLgl/>
      <w:lvlText w:val="%1.%2.%3.%4.%5.%6.%7.%8."/>
      <w:lvlJc w:val="left"/>
      <w:pPr>
        <w:ind w:left="5508" w:hanging="1800"/>
      </w:pPr>
      <w:rPr>
        <w:rFonts w:hint="default"/>
      </w:rPr>
    </w:lvl>
    <w:lvl w:ilvl="8">
      <w:start w:val="1"/>
      <w:numFmt w:val="decimal"/>
      <w:isLgl/>
      <w:lvlText w:val="%1.%2.%3.%4.%5.%6.%7.%8.%9."/>
      <w:lvlJc w:val="left"/>
      <w:pPr>
        <w:ind w:left="5832" w:hanging="1800"/>
      </w:pPr>
      <w:rPr>
        <w:rFonts w:hint="default"/>
      </w:rPr>
    </w:lvl>
  </w:abstractNum>
  <w:abstractNum w:abstractNumId="27" w15:restartNumberingAfterBreak="0">
    <w:nsid w:val="40AA7501"/>
    <w:multiLevelType w:val="multilevel"/>
    <w:tmpl w:val="601A38EC"/>
    <w:lvl w:ilvl="0">
      <w:start w:val="1"/>
      <w:numFmt w:val="decimal"/>
      <w:lvlText w:val="%1."/>
      <w:lvlJc w:val="left"/>
      <w:pPr>
        <w:ind w:left="1145" w:hanging="360"/>
      </w:pPr>
      <w:rPr>
        <w:rFonts w:hint="default"/>
      </w:rPr>
    </w:lvl>
    <w:lvl w:ilvl="1">
      <w:start w:val="1"/>
      <w:numFmt w:val="decimal"/>
      <w:isLgl/>
      <w:lvlText w:val="%1.%2."/>
      <w:lvlJc w:val="left"/>
      <w:pPr>
        <w:ind w:left="2520" w:hanging="720"/>
      </w:pPr>
      <w:rPr>
        <w:rFonts w:hint="default"/>
        <w:sz w:val="24"/>
      </w:rPr>
    </w:lvl>
    <w:lvl w:ilvl="2">
      <w:start w:val="1"/>
      <w:numFmt w:val="decimal"/>
      <w:isLgl/>
      <w:lvlText w:val="%1.%2.%3."/>
      <w:lvlJc w:val="left"/>
      <w:pPr>
        <w:ind w:left="3535" w:hanging="720"/>
      </w:pPr>
      <w:rPr>
        <w:rFonts w:hint="default"/>
        <w:sz w:val="24"/>
      </w:rPr>
    </w:lvl>
    <w:lvl w:ilvl="3">
      <w:start w:val="1"/>
      <w:numFmt w:val="decimal"/>
      <w:isLgl/>
      <w:lvlText w:val="%1.%2.%3.%4."/>
      <w:lvlJc w:val="left"/>
      <w:pPr>
        <w:ind w:left="4910" w:hanging="1080"/>
      </w:pPr>
      <w:rPr>
        <w:rFonts w:hint="default"/>
        <w:sz w:val="24"/>
      </w:rPr>
    </w:lvl>
    <w:lvl w:ilvl="4">
      <w:start w:val="1"/>
      <w:numFmt w:val="decimal"/>
      <w:isLgl/>
      <w:lvlText w:val="%1.%2.%3.%4.%5."/>
      <w:lvlJc w:val="left"/>
      <w:pPr>
        <w:ind w:left="5925" w:hanging="1080"/>
      </w:pPr>
      <w:rPr>
        <w:rFonts w:hint="default"/>
        <w:sz w:val="24"/>
      </w:rPr>
    </w:lvl>
    <w:lvl w:ilvl="5">
      <w:start w:val="1"/>
      <w:numFmt w:val="decimal"/>
      <w:isLgl/>
      <w:lvlText w:val="%1.%2.%3.%4.%5.%6."/>
      <w:lvlJc w:val="left"/>
      <w:pPr>
        <w:ind w:left="7300" w:hanging="1440"/>
      </w:pPr>
      <w:rPr>
        <w:rFonts w:hint="default"/>
        <w:sz w:val="24"/>
      </w:rPr>
    </w:lvl>
    <w:lvl w:ilvl="6">
      <w:start w:val="1"/>
      <w:numFmt w:val="decimal"/>
      <w:isLgl/>
      <w:lvlText w:val="%1.%2.%3.%4.%5.%6.%7."/>
      <w:lvlJc w:val="left"/>
      <w:pPr>
        <w:ind w:left="8315" w:hanging="1440"/>
      </w:pPr>
      <w:rPr>
        <w:rFonts w:hint="default"/>
        <w:sz w:val="24"/>
      </w:rPr>
    </w:lvl>
    <w:lvl w:ilvl="7">
      <w:start w:val="1"/>
      <w:numFmt w:val="decimal"/>
      <w:isLgl/>
      <w:lvlText w:val="%1.%2.%3.%4.%5.%6.%7.%8."/>
      <w:lvlJc w:val="left"/>
      <w:pPr>
        <w:ind w:left="9690" w:hanging="1800"/>
      </w:pPr>
      <w:rPr>
        <w:rFonts w:hint="default"/>
        <w:sz w:val="24"/>
      </w:rPr>
    </w:lvl>
    <w:lvl w:ilvl="8">
      <w:start w:val="1"/>
      <w:numFmt w:val="decimal"/>
      <w:isLgl/>
      <w:lvlText w:val="%1.%2.%3.%4.%5.%6.%7.%8.%9."/>
      <w:lvlJc w:val="left"/>
      <w:pPr>
        <w:ind w:left="10705" w:hanging="1800"/>
      </w:pPr>
      <w:rPr>
        <w:rFonts w:hint="default"/>
        <w:sz w:val="24"/>
      </w:rPr>
    </w:lvl>
  </w:abstractNum>
  <w:abstractNum w:abstractNumId="28" w15:restartNumberingAfterBreak="0">
    <w:nsid w:val="419E0B8F"/>
    <w:multiLevelType w:val="multilevel"/>
    <w:tmpl w:val="58E23AC6"/>
    <w:lvl w:ilvl="0">
      <w:start w:val="2"/>
      <w:numFmt w:val="decimal"/>
      <w:lvlText w:val="%1."/>
      <w:lvlJc w:val="left"/>
      <w:pPr>
        <w:ind w:left="408" w:hanging="408"/>
      </w:pPr>
      <w:rPr>
        <w:rFonts w:hint="default"/>
      </w:rPr>
    </w:lvl>
    <w:lvl w:ilvl="1">
      <w:start w:val="1"/>
      <w:numFmt w:val="decimal"/>
      <w:lvlText w:val="%1.%2."/>
      <w:lvlJc w:val="left"/>
      <w:pPr>
        <w:ind w:left="2484" w:hanging="720"/>
      </w:pPr>
      <w:rPr>
        <w:rFonts w:hint="default"/>
      </w:rPr>
    </w:lvl>
    <w:lvl w:ilvl="2">
      <w:start w:val="1"/>
      <w:numFmt w:val="decimal"/>
      <w:lvlText w:val="%1.%2.%3."/>
      <w:lvlJc w:val="left"/>
      <w:pPr>
        <w:ind w:left="4248" w:hanging="720"/>
      </w:pPr>
      <w:rPr>
        <w:rFonts w:hint="default"/>
      </w:rPr>
    </w:lvl>
    <w:lvl w:ilvl="3">
      <w:start w:val="1"/>
      <w:numFmt w:val="decimal"/>
      <w:lvlText w:val="%1.%2.%3.%4."/>
      <w:lvlJc w:val="left"/>
      <w:pPr>
        <w:ind w:left="6372" w:hanging="1080"/>
      </w:pPr>
      <w:rPr>
        <w:rFonts w:hint="default"/>
      </w:rPr>
    </w:lvl>
    <w:lvl w:ilvl="4">
      <w:start w:val="1"/>
      <w:numFmt w:val="decimal"/>
      <w:lvlText w:val="%1.%2.%3.%4.%5."/>
      <w:lvlJc w:val="left"/>
      <w:pPr>
        <w:ind w:left="8136" w:hanging="1080"/>
      </w:pPr>
      <w:rPr>
        <w:rFonts w:hint="default"/>
      </w:rPr>
    </w:lvl>
    <w:lvl w:ilvl="5">
      <w:start w:val="1"/>
      <w:numFmt w:val="decimal"/>
      <w:lvlText w:val="%1.%2.%3.%4.%5.%6."/>
      <w:lvlJc w:val="left"/>
      <w:pPr>
        <w:ind w:left="10260" w:hanging="1440"/>
      </w:pPr>
      <w:rPr>
        <w:rFonts w:hint="default"/>
      </w:rPr>
    </w:lvl>
    <w:lvl w:ilvl="6">
      <w:start w:val="1"/>
      <w:numFmt w:val="decimal"/>
      <w:lvlText w:val="%1.%2.%3.%4.%5.%6.%7."/>
      <w:lvlJc w:val="left"/>
      <w:pPr>
        <w:ind w:left="12024" w:hanging="1440"/>
      </w:pPr>
      <w:rPr>
        <w:rFonts w:hint="default"/>
      </w:rPr>
    </w:lvl>
    <w:lvl w:ilvl="7">
      <w:start w:val="1"/>
      <w:numFmt w:val="decimal"/>
      <w:lvlText w:val="%1.%2.%3.%4.%5.%6.%7.%8."/>
      <w:lvlJc w:val="left"/>
      <w:pPr>
        <w:ind w:left="14148" w:hanging="1800"/>
      </w:pPr>
      <w:rPr>
        <w:rFonts w:hint="default"/>
      </w:rPr>
    </w:lvl>
    <w:lvl w:ilvl="8">
      <w:start w:val="1"/>
      <w:numFmt w:val="decimal"/>
      <w:lvlText w:val="%1.%2.%3.%4.%5.%6.%7.%8.%9."/>
      <w:lvlJc w:val="left"/>
      <w:pPr>
        <w:ind w:left="15912" w:hanging="1800"/>
      </w:pPr>
      <w:rPr>
        <w:rFonts w:hint="default"/>
      </w:rPr>
    </w:lvl>
  </w:abstractNum>
  <w:abstractNum w:abstractNumId="29" w15:restartNumberingAfterBreak="0">
    <w:nsid w:val="42E21059"/>
    <w:multiLevelType w:val="hybridMultilevel"/>
    <w:tmpl w:val="AF64FA1C"/>
    <w:lvl w:ilvl="0" w:tplc="A2FE7FF0">
      <w:start w:val="1"/>
      <w:numFmt w:val="bullet"/>
      <w:lvlText w:val=""/>
      <w:lvlJc w:val="left"/>
      <w:pPr>
        <w:ind w:left="900" w:hanging="360"/>
      </w:pPr>
      <w:rPr>
        <w:rFonts w:ascii="Wingdings" w:hAnsi="Wingdings" w:hint="default"/>
        <w:color w:val="0D0D0D" w:themeColor="text1" w:themeTint="F2"/>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15:restartNumberingAfterBreak="0">
    <w:nsid w:val="49546FA1"/>
    <w:multiLevelType w:val="hybridMultilevel"/>
    <w:tmpl w:val="AC9A3674"/>
    <w:lvl w:ilvl="0" w:tplc="A6687FA0">
      <w:start w:val="1"/>
      <w:numFmt w:val="decimal"/>
      <w:lvlText w:val="%1."/>
      <w:lvlJc w:val="left"/>
      <w:pPr>
        <w:ind w:left="958" w:hanging="360"/>
      </w:pPr>
      <w:rPr>
        <w:rFonts w:hint="default"/>
      </w:rPr>
    </w:lvl>
    <w:lvl w:ilvl="1" w:tplc="040C0019" w:tentative="1">
      <w:start w:val="1"/>
      <w:numFmt w:val="lowerLetter"/>
      <w:lvlText w:val="%2."/>
      <w:lvlJc w:val="left"/>
      <w:pPr>
        <w:ind w:left="1678" w:hanging="360"/>
      </w:pPr>
    </w:lvl>
    <w:lvl w:ilvl="2" w:tplc="040C001B" w:tentative="1">
      <w:start w:val="1"/>
      <w:numFmt w:val="lowerRoman"/>
      <w:lvlText w:val="%3."/>
      <w:lvlJc w:val="right"/>
      <w:pPr>
        <w:ind w:left="2398" w:hanging="180"/>
      </w:pPr>
    </w:lvl>
    <w:lvl w:ilvl="3" w:tplc="040C000F" w:tentative="1">
      <w:start w:val="1"/>
      <w:numFmt w:val="decimal"/>
      <w:lvlText w:val="%4."/>
      <w:lvlJc w:val="left"/>
      <w:pPr>
        <w:ind w:left="3118" w:hanging="360"/>
      </w:pPr>
    </w:lvl>
    <w:lvl w:ilvl="4" w:tplc="040C0019" w:tentative="1">
      <w:start w:val="1"/>
      <w:numFmt w:val="lowerLetter"/>
      <w:lvlText w:val="%5."/>
      <w:lvlJc w:val="left"/>
      <w:pPr>
        <w:ind w:left="3838" w:hanging="360"/>
      </w:pPr>
    </w:lvl>
    <w:lvl w:ilvl="5" w:tplc="040C001B" w:tentative="1">
      <w:start w:val="1"/>
      <w:numFmt w:val="lowerRoman"/>
      <w:lvlText w:val="%6."/>
      <w:lvlJc w:val="right"/>
      <w:pPr>
        <w:ind w:left="4558" w:hanging="180"/>
      </w:pPr>
    </w:lvl>
    <w:lvl w:ilvl="6" w:tplc="040C000F" w:tentative="1">
      <w:start w:val="1"/>
      <w:numFmt w:val="decimal"/>
      <w:lvlText w:val="%7."/>
      <w:lvlJc w:val="left"/>
      <w:pPr>
        <w:ind w:left="5278" w:hanging="360"/>
      </w:pPr>
    </w:lvl>
    <w:lvl w:ilvl="7" w:tplc="040C0019" w:tentative="1">
      <w:start w:val="1"/>
      <w:numFmt w:val="lowerLetter"/>
      <w:lvlText w:val="%8."/>
      <w:lvlJc w:val="left"/>
      <w:pPr>
        <w:ind w:left="5998" w:hanging="360"/>
      </w:pPr>
    </w:lvl>
    <w:lvl w:ilvl="8" w:tplc="040C001B" w:tentative="1">
      <w:start w:val="1"/>
      <w:numFmt w:val="lowerRoman"/>
      <w:lvlText w:val="%9."/>
      <w:lvlJc w:val="right"/>
      <w:pPr>
        <w:ind w:left="6718" w:hanging="180"/>
      </w:pPr>
    </w:lvl>
  </w:abstractNum>
  <w:abstractNum w:abstractNumId="31" w15:restartNumberingAfterBreak="0">
    <w:nsid w:val="4ADA5A37"/>
    <w:multiLevelType w:val="hybridMultilevel"/>
    <w:tmpl w:val="59627F4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05F1475"/>
    <w:multiLevelType w:val="hybridMultilevel"/>
    <w:tmpl w:val="57EC72D0"/>
    <w:lvl w:ilvl="0" w:tplc="04090007">
      <w:start w:val="1"/>
      <w:numFmt w:val="bullet"/>
      <w:lvlText w:val=""/>
      <w:lvlPicBulletId w:val="0"/>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3" w15:restartNumberingAfterBreak="0">
    <w:nsid w:val="50982C27"/>
    <w:multiLevelType w:val="multilevel"/>
    <w:tmpl w:val="75C47EE6"/>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4" w15:restartNumberingAfterBreak="0">
    <w:nsid w:val="52890EC7"/>
    <w:multiLevelType w:val="multilevel"/>
    <w:tmpl w:val="72A480D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5" w15:restartNumberingAfterBreak="0">
    <w:nsid w:val="57952C7E"/>
    <w:multiLevelType w:val="hybridMultilevel"/>
    <w:tmpl w:val="3C748D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7EB20AD"/>
    <w:multiLevelType w:val="hybridMultilevel"/>
    <w:tmpl w:val="DE9A5E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8C125C7"/>
    <w:multiLevelType w:val="multilevel"/>
    <w:tmpl w:val="30B6267E"/>
    <w:lvl w:ilvl="0">
      <w:start w:val="1"/>
      <w:numFmt w:val="decimal"/>
      <w:lvlText w:val="%1."/>
      <w:lvlJc w:val="left"/>
      <w:pPr>
        <w:ind w:left="643" w:hanging="360"/>
      </w:pPr>
      <w:rPr>
        <w:rFonts w:hint="default"/>
      </w:rPr>
    </w:lvl>
    <w:lvl w:ilvl="1">
      <w:start w:val="1"/>
      <w:numFmt w:val="decimal"/>
      <w:isLgl/>
      <w:lvlText w:val="%1.%2."/>
      <w:lvlJc w:val="left"/>
      <w:pPr>
        <w:ind w:left="1003" w:hanging="720"/>
      </w:pPr>
      <w:rPr>
        <w:rFonts w:hint="default"/>
      </w:rPr>
    </w:lvl>
    <w:lvl w:ilvl="2">
      <w:start w:val="5"/>
      <w:numFmt w:val="decimal"/>
      <w:isLgl/>
      <w:lvlText w:val="%1.%2.%3."/>
      <w:lvlJc w:val="left"/>
      <w:pPr>
        <w:ind w:left="1003" w:hanging="720"/>
      </w:pPr>
      <w:rPr>
        <w:rFonts w:hint="default"/>
      </w:rPr>
    </w:lvl>
    <w:lvl w:ilvl="3">
      <w:start w:val="1"/>
      <w:numFmt w:val="decimal"/>
      <w:isLgl/>
      <w:lvlText w:val="%1.%2.%3.%4."/>
      <w:lvlJc w:val="left"/>
      <w:pPr>
        <w:ind w:left="1363" w:hanging="1080"/>
      </w:pPr>
      <w:rPr>
        <w:rFonts w:hint="default"/>
      </w:rPr>
    </w:lvl>
    <w:lvl w:ilvl="4">
      <w:start w:val="1"/>
      <w:numFmt w:val="decimal"/>
      <w:isLgl/>
      <w:lvlText w:val="%1.%2.%3.%4.%5."/>
      <w:lvlJc w:val="left"/>
      <w:pPr>
        <w:ind w:left="1363" w:hanging="1080"/>
      </w:pPr>
      <w:rPr>
        <w:rFonts w:hint="default"/>
      </w:rPr>
    </w:lvl>
    <w:lvl w:ilvl="5">
      <w:start w:val="1"/>
      <w:numFmt w:val="decimal"/>
      <w:isLgl/>
      <w:lvlText w:val="%1.%2.%3.%4.%5.%6."/>
      <w:lvlJc w:val="left"/>
      <w:pPr>
        <w:ind w:left="1723" w:hanging="1440"/>
      </w:pPr>
      <w:rPr>
        <w:rFonts w:hint="default"/>
      </w:rPr>
    </w:lvl>
    <w:lvl w:ilvl="6">
      <w:start w:val="1"/>
      <w:numFmt w:val="decimal"/>
      <w:isLgl/>
      <w:lvlText w:val="%1.%2.%3.%4.%5.%6.%7."/>
      <w:lvlJc w:val="left"/>
      <w:pPr>
        <w:ind w:left="1723" w:hanging="1440"/>
      </w:pPr>
      <w:rPr>
        <w:rFonts w:hint="default"/>
      </w:rPr>
    </w:lvl>
    <w:lvl w:ilvl="7">
      <w:start w:val="1"/>
      <w:numFmt w:val="decimal"/>
      <w:isLgl/>
      <w:lvlText w:val="%1.%2.%3.%4.%5.%6.%7.%8."/>
      <w:lvlJc w:val="left"/>
      <w:pPr>
        <w:ind w:left="2083" w:hanging="1800"/>
      </w:pPr>
      <w:rPr>
        <w:rFonts w:hint="default"/>
      </w:rPr>
    </w:lvl>
    <w:lvl w:ilvl="8">
      <w:start w:val="1"/>
      <w:numFmt w:val="decimal"/>
      <w:isLgl/>
      <w:lvlText w:val="%1.%2.%3.%4.%5.%6.%7.%8.%9."/>
      <w:lvlJc w:val="left"/>
      <w:pPr>
        <w:ind w:left="2443" w:hanging="2160"/>
      </w:pPr>
      <w:rPr>
        <w:rFonts w:hint="default"/>
      </w:rPr>
    </w:lvl>
  </w:abstractNum>
  <w:abstractNum w:abstractNumId="38" w15:restartNumberingAfterBreak="0">
    <w:nsid w:val="599C6DFE"/>
    <w:multiLevelType w:val="hybridMultilevel"/>
    <w:tmpl w:val="D932FFA0"/>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9" w15:restartNumberingAfterBreak="0">
    <w:nsid w:val="5B6A3D5C"/>
    <w:multiLevelType w:val="hybridMultilevel"/>
    <w:tmpl w:val="E800CCAA"/>
    <w:lvl w:ilvl="0" w:tplc="D46493FE">
      <w:start w:val="1"/>
      <w:numFmt w:val="decimal"/>
      <w:lvlText w:val="%1."/>
      <w:lvlJc w:val="left"/>
      <w:pPr>
        <w:ind w:left="768" w:hanging="360"/>
      </w:pPr>
      <w:rPr>
        <w:rFonts w:hint="default"/>
      </w:rPr>
    </w:lvl>
    <w:lvl w:ilvl="1" w:tplc="040C0019" w:tentative="1">
      <w:start w:val="1"/>
      <w:numFmt w:val="lowerLetter"/>
      <w:lvlText w:val="%2."/>
      <w:lvlJc w:val="left"/>
      <w:pPr>
        <w:ind w:left="1488" w:hanging="360"/>
      </w:pPr>
    </w:lvl>
    <w:lvl w:ilvl="2" w:tplc="040C001B" w:tentative="1">
      <w:start w:val="1"/>
      <w:numFmt w:val="lowerRoman"/>
      <w:lvlText w:val="%3."/>
      <w:lvlJc w:val="right"/>
      <w:pPr>
        <w:ind w:left="2208" w:hanging="180"/>
      </w:pPr>
    </w:lvl>
    <w:lvl w:ilvl="3" w:tplc="040C000F" w:tentative="1">
      <w:start w:val="1"/>
      <w:numFmt w:val="decimal"/>
      <w:lvlText w:val="%4."/>
      <w:lvlJc w:val="left"/>
      <w:pPr>
        <w:ind w:left="2928" w:hanging="360"/>
      </w:pPr>
    </w:lvl>
    <w:lvl w:ilvl="4" w:tplc="040C0019" w:tentative="1">
      <w:start w:val="1"/>
      <w:numFmt w:val="lowerLetter"/>
      <w:lvlText w:val="%5."/>
      <w:lvlJc w:val="left"/>
      <w:pPr>
        <w:ind w:left="3648" w:hanging="360"/>
      </w:pPr>
    </w:lvl>
    <w:lvl w:ilvl="5" w:tplc="040C001B" w:tentative="1">
      <w:start w:val="1"/>
      <w:numFmt w:val="lowerRoman"/>
      <w:lvlText w:val="%6."/>
      <w:lvlJc w:val="right"/>
      <w:pPr>
        <w:ind w:left="4368" w:hanging="180"/>
      </w:pPr>
    </w:lvl>
    <w:lvl w:ilvl="6" w:tplc="040C000F" w:tentative="1">
      <w:start w:val="1"/>
      <w:numFmt w:val="decimal"/>
      <w:lvlText w:val="%7."/>
      <w:lvlJc w:val="left"/>
      <w:pPr>
        <w:ind w:left="5088" w:hanging="360"/>
      </w:pPr>
    </w:lvl>
    <w:lvl w:ilvl="7" w:tplc="040C0019" w:tentative="1">
      <w:start w:val="1"/>
      <w:numFmt w:val="lowerLetter"/>
      <w:lvlText w:val="%8."/>
      <w:lvlJc w:val="left"/>
      <w:pPr>
        <w:ind w:left="5808" w:hanging="360"/>
      </w:pPr>
    </w:lvl>
    <w:lvl w:ilvl="8" w:tplc="040C001B" w:tentative="1">
      <w:start w:val="1"/>
      <w:numFmt w:val="lowerRoman"/>
      <w:lvlText w:val="%9."/>
      <w:lvlJc w:val="right"/>
      <w:pPr>
        <w:ind w:left="6528" w:hanging="180"/>
      </w:pPr>
    </w:lvl>
  </w:abstractNum>
  <w:abstractNum w:abstractNumId="40" w15:restartNumberingAfterBreak="0">
    <w:nsid w:val="5BE64D2A"/>
    <w:multiLevelType w:val="hybridMultilevel"/>
    <w:tmpl w:val="0CC42D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5C7E12A6"/>
    <w:multiLevelType w:val="hybridMultilevel"/>
    <w:tmpl w:val="15582E42"/>
    <w:lvl w:ilvl="0" w:tplc="3D5C86FC">
      <w:start w:val="1"/>
      <w:numFmt w:val="decimal"/>
      <w:lvlText w:val="%1."/>
      <w:lvlJc w:val="left"/>
      <w:pPr>
        <w:ind w:left="864" w:hanging="360"/>
      </w:pPr>
      <w:rPr>
        <w:rFonts w:hint="default"/>
      </w:rPr>
    </w:lvl>
    <w:lvl w:ilvl="1" w:tplc="040C0019" w:tentative="1">
      <w:start w:val="1"/>
      <w:numFmt w:val="lowerLetter"/>
      <w:lvlText w:val="%2."/>
      <w:lvlJc w:val="left"/>
      <w:pPr>
        <w:ind w:left="1584" w:hanging="360"/>
      </w:pPr>
    </w:lvl>
    <w:lvl w:ilvl="2" w:tplc="040C001B" w:tentative="1">
      <w:start w:val="1"/>
      <w:numFmt w:val="lowerRoman"/>
      <w:lvlText w:val="%3."/>
      <w:lvlJc w:val="right"/>
      <w:pPr>
        <w:ind w:left="2304" w:hanging="180"/>
      </w:pPr>
    </w:lvl>
    <w:lvl w:ilvl="3" w:tplc="040C000F" w:tentative="1">
      <w:start w:val="1"/>
      <w:numFmt w:val="decimal"/>
      <w:lvlText w:val="%4."/>
      <w:lvlJc w:val="left"/>
      <w:pPr>
        <w:ind w:left="3024" w:hanging="360"/>
      </w:pPr>
    </w:lvl>
    <w:lvl w:ilvl="4" w:tplc="040C0019" w:tentative="1">
      <w:start w:val="1"/>
      <w:numFmt w:val="lowerLetter"/>
      <w:lvlText w:val="%5."/>
      <w:lvlJc w:val="left"/>
      <w:pPr>
        <w:ind w:left="3744" w:hanging="360"/>
      </w:pPr>
    </w:lvl>
    <w:lvl w:ilvl="5" w:tplc="040C001B" w:tentative="1">
      <w:start w:val="1"/>
      <w:numFmt w:val="lowerRoman"/>
      <w:lvlText w:val="%6."/>
      <w:lvlJc w:val="right"/>
      <w:pPr>
        <w:ind w:left="4464" w:hanging="180"/>
      </w:pPr>
    </w:lvl>
    <w:lvl w:ilvl="6" w:tplc="040C000F" w:tentative="1">
      <w:start w:val="1"/>
      <w:numFmt w:val="decimal"/>
      <w:lvlText w:val="%7."/>
      <w:lvlJc w:val="left"/>
      <w:pPr>
        <w:ind w:left="5184" w:hanging="360"/>
      </w:pPr>
    </w:lvl>
    <w:lvl w:ilvl="7" w:tplc="040C0019" w:tentative="1">
      <w:start w:val="1"/>
      <w:numFmt w:val="lowerLetter"/>
      <w:lvlText w:val="%8."/>
      <w:lvlJc w:val="left"/>
      <w:pPr>
        <w:ind w:left="5904" w:hanging="360"/>
      </w:pPr>
    </w:lvl>
    <w:lvl w:ilvl="8" w:tplc="040C001B" w:tentative="1">
      <w:start w:val="1"/>
      <w:numFmt w:val="lowerRoman"/>
      <w:lvlText w:val="%9."/>
      <w:lvlJc w:val="right"/>
      <w:pPr>
        <w:ind w:left="6624" w:hanging="180"/>
      </w:pPr>
    </w:lvl>
  </w:abstractNum>
  <w:abstractNum w:abstractNumId="42" w15:restartNumberingAfterBreak="0">
    <w:nsid w:val="5FE062F7"/>
    <w:multiLevelType w:val="hybridMultilevel"/>
    <w:tmpl w:val="A9CA5DEE"/>
    <w:lvl w:ilvl="0" w:tplc="04090007">
      <w:start w:val="1"/>
      <w:numFmt w:val="bullet"/>
      <w:lvlText w:val=""/>
      <w:lvlPicBulletId w:val="0"/>
      <w:lvlJc w:val="left"/>
      <w:pPr>
        <w:ind w:left="153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3" w15:restartNumberingAfterBreak="0">
    <w:nsid w:val="6155538E"/>
    <w:multiLevelType w:val="hybridMultilevel"/>
    <w:tmpl w:val="23AAA7A4"/>
    <w:lvl w:ilvl="0" w:tplc="0E0E7286">
      <w:start w:val="1"/>
      <w:numFmt w:val="decimal"/>
      <w:lvlText w:val="%1."/>
      <w:lvlJc w:val="left"/>
      <w:pPr>
        <w:ind w:left="785" w:hanging="360"/>
      </w:pPr>
      <w:rPr>
        <w:rFonts w:hint="default"/>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44" w15:restartNumberingAfterBreak="0">
    <w:nsid w:val="64211140"/>
    <w:multiLevelType w:val="hybridMultilevel"/>
    <w:tmpl w:val="F1E2FD86"/>
    <w:lvl w:ilvl="0" w:tplc="338E2918">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45" w15:restartNumberingAfterBreak="0">
    <w:nsid w:val="645D1598"/>
    <w:multiLevelType w:val="multilevel"/>
    <w:tmpl w:val="2826C4A0"/>
    <w:lvl w:ilvl="0">
      <w:start w:val="1"/>
      <w:numFmt w:val="decimal"/>
      <w:lvlText w:val="%1.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6" w15:restartNumberingAfterBreak="0">
    <w:nsid w:val="64FD1594"/>
    <w:multiLevelType w:val="hybridMultilevel"/>
    <w:tmpl w:val="F142F65E"/>
    <w:lvl w:ilvl="0" w:tplc="3FB8D76C">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47" w15:restartNumberingAfterBreak="0">
    <w:nsid w:val="672B16D5"/>
    <w:multiLevelType w:val="multilevel"/>
    <w:tmpl w:val="72A480D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8" w15:restartNumberingAfterBreak="0">
    <w:nsid w:val="69FC26BE"/>
    <w:multiLevelType w:val="hybridMultilevel"/>
    <w:tmpl w:val="FEB640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6AE81EE0"/>
    <w:multiLevelType w:val="hybridMultilevel"/>
    <w:tmpl w:val="3A14853A"/>
    <w:lvl w:ilvl="0" w:tplc="51E8A772">
      <w:start w:val="1"/>
      <w:numFmt w:val="decimal"/>
      <w:lvlText w:val="%1."/>
      <w:lvlJc w:val="left"/>
      <w:pPr>
        <w:ind w:left="785" w:hanging="360"/>
      </w:pPr>
      <w:rPr>
        <w:rFonts w:hint="default"/>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50" w15:restartNumberingAfterBreak="0">
    <w:nsid w:val="6EC37B7A"/>
    <w:multiLevelType w:val="hybridMultilevel"/>
    <w:tmpl w:val="F2EE1E9C"/>
    <w:lvl w:ilvl="0" w:tplc="95E86B7C">
      <w:start w:val="1"/>
      <w:numFmt w:val="decimal"/>
      <w:lvlText w:val="%1."/>
      <w:lvlJc w:val="left"/>
      <w:pPr>
        <w:ind w:left="768" w:hanging="360"/>
      </w:pPr>
      <w:rPr>
        <w:rFonts w:hint="default"/>
      </w:rPr>
    </w:lvl>
    <w:lvl w:ilvl="1" w:tplc="040C0019" w:tentative="1">
      <w:start w:val="1"/>
      <w:numFmt w:val="lowerLetter"/>
      <w:lvlText w:val="%2."/>
      <w:lvlJc w:val="left"/>
      <w:pPr>
        <w:ind w:left="1488" w:hanging="360"/>
      </w:pPr>
    </w:lvl>
    <w:lvl w:ilvl="2" w:tplc="040C001B" w:tentative="1">
      <w:start w:val="1"/>
      <w:numFmt w:val="lowerRoman"/>
      <w:lvlText w:val="%3."/>
      <w:lvlJc w:val="right"/>
      <w:pPr>
        <w:ind w:left="2208" w:hanging="180"/>
      </w:pPr>
    </w:lvl>
    <w:lvl w:ilvl="3" w:tplc="040C000F" w:tentative="1">
      <w:start w:val="1"/>
      <w:numFmt w:val="decimal"/>
      <w:lvlText w:val="%4."/>
      <w:lvlJc w:val="left"/>
      <w:pPr>
        <w:ind w:left="2928" w:hanging="360"/>
      </w:pPr>
    </w:lvl>
    <w:lvl w:ilvl="4" w:tplc="040C0019" w:tentative="1">
      <w:start w:val="1"/>
      <w:numFmt w:val="lowerLetter"/>
      <w:lvlText w:val="%5."/>
      <w:lvlJc w:val="left"/>
      <w:pPr>
        <w:ind w:left="3648" w:hanging="360"/>
      </w:pPr>
    </w:lvl>
    <w:lvl w:ilvl="5" w:tplc="040C001B" w:tentative="1">
      <w:start w:val="1"/>
      <w:numFmt w:val="lowerRoman"/>
      <w:lvlText w:val="%6."/>
      <w:lvlJc w:val="right"/>
      <w:pPr>
        <w:ind w:left="4368" w:hanging="180"/>
      </w:pPr>
    </w:lvl>
    <w:lvl w:ilvl="6" w:tplc="040C000F" w:tentative="1">
      <w:start w:val="1"/>
      <w:numFmt w:val="decimal"/>
      <w:lvlText w:val="%7."/>
      <w:lvlJc w:val="left"/>
      <w:pPr>
        <w:ind w:left="5088" w:hanging="360"/>
      </w:pPr>
    </w:lvl>
    <w:lvl w:ilvl="7" w:tplc="040C0019" w:tentative="1">
      <w:start w:val="1"/>
      <w:numFmt w:val="lowerLetter"/>
      <w:lvlText w:val="%8."/>
      <w:lvlJc w:val="left"/>
      <w:pPr>
        <w:ind w:left="5808" w:hanging="360"/>
      </w:pPr>
    </w:lvl>
    <w:lvl w:ilvl="8" w:tplc="040C001B" w:tentative="1">
      <w:start w:val="1"/>
      <w:numFmt w:val="lowerRoman"/>
      <w:lvlText w:val="%9."/>
      <w:lvlJc w:val="right"/>
      <w:pPr>
        <w:ind w:left="6528" w:hanging="180"/>
      </w:pPr>
    </w:lvl>
  </w:abstractNum>
  <w:abstractNum w:abstractNumId="51" w15:restartNumberingAfterBreak="0">
    <w:nsid w:val="6F584A35"/>
    <w:multiLevelType w:val="hybridMultilevel"/>
    <w:tmpl w:val="00D8BD4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15:restartNumberingAfterBreak="0">
    <w:nsid w:val="7057035A"/>
    <w:multiLevelType w:val="hybridMultilevel"/>
    <w:tmpl w:val="BAE6B69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70802768"/>
    <w:multiLevelType w:val="multilevel"/>
    <w:tmpl w:val="A7C265C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800" w:hanging="1440"/>
      </w:pPr>
      <w:rPr>
        <w:rFonts w:hint="default"/>
        <w:sz w:val="24"/>
      </w:rPr>
    </w:lvl>
    <w:lvl w:ilvl="6">
      <w:start w:val="1"/>
      <w:numFmt w:val="decimal"/>
      <w:isLgl/>
      <w:lvlText w:val="%1.%2.%3.%4.%5.%6.%7."/>
      <w:lvlJc w:val="left"/>
      <w:pPr>
        <w:ind w:left="2160" w:hanging="1800"/>
      </w:pPr>
      <w:rPr>
        <w:rFonts w:hint="default"/>
        <w:sz w:val="24"/>
      </w:rPr>
    </w:lvl>
    <w:lvl w:ilvl="7">
      <w:start w:val="1"/>
      <w:numFmt w:val="decimal"/>
      <w:isLgl/>
      <w:lvlText w:val="%1.%2.%3.%4.%5.%6.%7.%8."/>
      <w:lvlJc w:val="left"/>
      <w:pPr>
        <w:ind w:left="2160" w:hanging="1800"/>
      </w:pPr>
      <w:rPr>
        <w:rFonts w:hint="default"/>
        <w:sz w:val="24"/>
      </w:rPr>
    </w:lvl>
    <w:lvl w:ilvl="8">
      <w:start w:val="1"/>
      <w:numFmt w:val="decimal"/>
      <w:isLgl/>
      <w:lvlText w:val="%1.%2.%3.%4.%5.%6.%7.%8.%9."/>
      <w:lvlJc w:val="left"/>
      <w:pPr>
        <w:ind w:left="2520" w:hanging="2160"/>
      </w:pPr>
      <w:rPr>
        <w:rFonts w:hint="default"/>
        <w:sz w:val="24"/>
      </w:rPr>
    </w:lvl>
  </w:abstractNum>
  <w:abstractNum w:abstractNumId="54" w15:restartNumberingAfterBreak="0">
    <w:nsid w:val="70AB28CE"/>
    <w:multiLevelType w:val="multilevel"/>
    <w:tmpl w:val="9F921A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5" w15:restartNumberingAfterBreak="0">
    <w:nsid w:val="73D164E0"/>
    <w:multiLevelType w:val="hybridMultilevel"/>
    <w:tmpl w:val="4DEE1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2315FC"/>
    <w:multiLevelType w:val="multilevel"/>
    <w:tmpl w:val="8EFA88E8"/>
    <w:lvl w:ilvl="0">
      <w:start w:val="1"/>
      <w:numFmt w:val="decimal"/>
      <w:lvlText w:val="%1."/>
      <w:lvlJc w:val="left"/>
      <w:pPr>
        <w:ind w:left="768" w:hanging="360"/>
      </w:pPr>
      <w:rPr>
        <w:rFonts w:hint="default"/>
      </w:rPr>
    </w:lvl>
    <w:lvl w:ilvl="1">
      <w:start w:val="1"/>
      <w:numFmt w:val="decimal"/>
      <w:isLgl/>
      <w:lvlText w:val="%1.%2."/>
      <w:lvlJc w:val="left"/>
      <w:pPr>
        <w:ind w:left="1128" w:hanging="720"/>
      </w:pPr>
      <w:rPr>
        <w:rFonts w:hint="default"/>
      </w:rPr>
    </w:lvl>
    <w:lvl w:ilvl="2">
      <w:start w:val="1"/>
      <w:numFmt w:val="decimal"/>
      <w:isLgl/>
      <w:lvlText w:val="%1.%2.%3."/>
      <w:lvlJc w:val="left"/>
      <w:pPr>
        <w:ind w:left="1128" w:hanging="720"/>
      </w:pPr>
      <w:rPr>
        <w:rFonts w:hint="default"/>
      </w:rPr>
    </w:lvl>
    <w:lvl w:ilvl="3">
      <w:start w:val="1"/>
      <w:numFmt w:val="decimal"/>
      <w:isLgl/>
      <w:lvlText w:val="%1.%2.%3.%4."/>
      <w:lvlJc w:val="left"/>
      <w:pPr>
        <w:ind w:left="1488" w:hanging="1080"/>
      </w:pPr>
      <w:rPr>
        <w:rFonts w:hint="default"/>
      </w:rPr>
    </w:lvl>
    <w:lvl w:ilvl="4">
      <w:start w:val="1"/>
      <w:numFmt w:val="decimal"/>
      <w:isLgl/>
      <w:lvlText w:val="%1.%2.%3.%4.%5."/>
      <w:lvlJc w:val="left"/>
      <w:pPr>
        <w:ind w:left="1488" w:hanging="1080"/>
      </w:pPr>
      <w:rPr>
        <w:rFonts w:hint="default"/>
      </w:rPr>
    </w:lvl>
    <w:lvl w:ilvl="5">
      <w:start w:val="1"/>
      <w:numFmt w:val="decimal"/>
      <w:isLgl/>
      <w:lvlText w:val="%1.%2.%3.%4.%5.%6."/>
      <w:lvlJc w:val="left"/>
      <w:pPr>
        <w:ind w:left="1848" w:hanging="1440"/>
      </w:pPr>
      <w:rPr>
        <w:rFonts w:hint="default"/>
      </w:rPr>
    </w:lvl>
    <w:lvl w:ilvl="6">
      <w:start w:val="1"/>
      <w:numFmt w:val="decimal"/>
      <w:isLgl/>
      <w:lvlText w:val="%1.%2.%3.%4.%5.%6.%7."/>
      <w:lvlJc w:val="left"/>
      <w:pPr>
        <w:ind w:left="2208" w:hanging="1800"/>
      </w:pPr>
      <w:rPr>
        <w:rFonts w:hint="default"/>
      </w:rPr>
    </w:lvl>
    <w:lvl w:ilvl="7">
      <w:start w:val="1"/>
      <w:numFmt w:val="decimal"/>
      <w:isLgl/>
      <w:lvlText w:val="%1.%2.%3.%4.%5.%6.%7.%8."/>
      <w:lvlJc w:val="left"/>
      <w:pPr>
        <w:ind w:left="2208" w:hanging="1800"/>
      </w:pPr>
      <w:rPr>
        <w:rFonts w:hint="default"/>
      </w:rPr>
    </w:lvl>
    <w:lvl w:ilvl="8">
      <w:start w:val="1"/>
      <w:numFmt w:val="decimal"/>
      <w:isLgl/>
      <w:lvlText w:val="%1.%2.%3.%4.%5.%6.%7.%8.%9."/>
      <w:lvlJc w:val="left"/>
      <w:pPr>
        <w:ind w:left="2568" w:hanging="2160"/>
      </w:pPr>
      <w:rPr>
        <w:rFonts w:hint="default"/>
      </w:rPr>
    </w:lvl>
  </w:abstractNum>
  <w:abstractNum w:abstractNumId="57" w15:restartNumberingAfterBreak="0">
    <w:nsid w:val="75E119BF"/>
    <w:multiLevelType w:val="hybridMultilevel"/>
    <w:tmpl w:val="88221250"/>
    <w:lvl w:ilvl="0" w:tplc="9F307D82">
      <w:start w:val="1"/>
      <w:numFmt w:val="decimal"/>
      <w:lvlText w:val="%1."/>
      <w:lvlJc w:val="left"/>
      <w:pPr>
        <w:ind w:left="785" w:hanging="360"/>
      </w:pPr>
      <w:rPr>
        <w:rFonts w:hint="default"/>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58" w15:restartNumberingAfterBreak="0">
    <w:nsid w:val="774C6FB6"/>
    <w:multiLevelType w:val="hybridMultilevel"/>
    <w:tmpl w:val="3E2CAE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7810616A"/>
    <w:multiLevelType w:val="hybridMultilevel"/>
    <w:tmpl w:val="4C689524"/>
    <w:lvl w:ilvl="0" w:tplc="C6345444">
      <w:start w:val="1"/>
      <w:numFmt w:val="decimal"/>
      <w:lvlText w:val="%1."/>
      <w:lvlJc w:val="left"/>
      <w:pPr>
        <w:ind w:left="785" w:hanging="360"/>
      </w:pPr>
      <w:rPr>
        <w:rFonts w:hint="default"/>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60" w15:restartNumberingAfterBreak="0">
    <w:nsid w:val="78361070"/>
    <w:multiLevelType w:val="hybridMultilevel"/>
    <w:tmpl w:val="513E43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798D684B"/>
    <w:multiLevelType w:val="hybridMultilevel"/>
    <w:tmpl w:val="114625F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79B97D38"/>
    <w:multiLevelType w:val="hybridMultilevel"/>
    <w:tmpl w:val="7A2C7DFE"/>
    <w:lvl w:ilvl="0" w:tplc="39B07B74">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63" w15:restartNumberingAfterBreak="0">
    <w:nsid w:val="7EF01AEA"/>
    <w:multiLevelType w:val="hybridMultilevel"/>
    <w:tmpl w:val="D840BE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7EFF4DF4"/>
    <w:multiLevelType w:val="hybridMultilevel"/>
    <w:tmpl w:val="1264CA36"/>
    <w:lvl w:ilvl="0" w:tplc="040C0001">
      <w:start w:val="1"/>
      <w:numFmt w:val="bullet"/>
      <w:lvlText w:val=""/>
      <w:lvlJc w:val="left"/>
      <w:pPr>
        <w:ind w:left="2520" w:hanging="360"/>
      </w:pPr>
      <w:rPr>
        <w:rFonts w:ascii="Symbol" w:hAnsi="Symbol"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65" w15:restartNumberingAfterBreak="0">
    <w:nsid w:val="7F68149E"/>
    <w:multiLevelType w:val="multilevel"/>
    <w:tmpl w:val="F7F87642"/>
    <w:lvl w:ilvl="0">
      <w:start w:val="1"/>
      <w:numFmt w:val="decimal"/>
      <w:lvlText w:val="%1."/>
      <w:lvlJc w:val="left"/>
      <w:pPr>
        <w:ind w:left="720" w:hanging="360"/>
      </w:pPr>
      <w:rPr>
        <w:rFonts w:hint="default"/>
        <w:i w:val="0"/>
        <w:iCs w:val="0"/>
        <w:sz w:val="28"/>
        <w:szCs w:val="28"/>
      </w:rPr>
    </w:lvl>
    <w:lvl w:ilvl="1">
      <w:start w:val="1"/>
      <w:numFmt w:val="decimal"/>
      <w:isLgl/>
      <w:lvlText w:val="%1.%2."/>
      <w:lvlJc w:val="left"/>
      <w:pPr>
        <w:ind w:left="1170" w:hanging="360"/>
      </w:pPr>
      <w:rPr>
        <w:rFonts w:hint="default"/>
        <w:b w:val="0"/>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475076256">
    <w:abstractNumId w:val="48"/>
  </w:num>
  <w:num w:numId="2" w16cid:durableId="694424929">
    <w:abstractNumId w:val="40"/>
  </w:num>
  <w:num w:numId="3" w16cid:durableId="491531177">
    <w:abstractNumId w:val="58"/>
  </w:num>
  <w:num w:numId="4" w16cid:durableId="1770195220">
    <w:abstractNumId w:val="1"/>
  </w:num>
  <w:num w:numId="5" w16cid:durableId="181823758">
    <w:abstractNumId w:val="60"/>
  </w:num>
  <w:num w:numId="6" w16cid:durableId="1944265472">
    <w:abstractNumId w:val="42"/>
  </w:num>
  <w:num w:numId="7" w16cid:durableId="1513227227">
    <w:abstractNumId w:val="29"/>
  </w:num>
  <w:num w:numId="8" w16cid:durableId="127474691">
    <w:abstractNumId w:val="18"/>
  </w:num>
  <w:num w:numId="9" w16cid:durableId="664867991">
    <w:abstractNumId w:val="13"/>
  </w:num>
  <w:num w:numId="10" w16cid:durableId="1006664339">
    <w:abstractNumId w:val="0"/>
  </w:num>
  <w:num w:numId="11" w16cid:durableId="239023619">
    <w:abstractNumId w:val="35"/>
  </w:num>
  <w:num w:numId="12" w16cid:durableId="258758873">
    <w:abstractNumId w:val="38"/>
  </w:num>
  <w:num w:numId="13" w16cid:durableId="142360157">
    <w:abstractNumId w:val="65"/>
  </w:num>
  <w:num w:numId="14" w16cid:durableId="282419230">
    <w:abstractNumId w:val="3"/>
  </w:num>
  <w:num w:numId="15" w16cid:durableId="1739670581">
    <w:abstractNumId w:val="2"/>
  </w:num>
  <w:num w:numId="16" w16cid:durableId="707294837">
    <w:abstractNumId w:val="20"/>
  </w:num>
  <w:num w:numId="17" w16cid:durableId="754010690">
    <w:abstractNumId w:val="34"/>
  </w:num>
  <w:num w:numId="18" w16cid:durableId="844981986">
    <w:abstractNumId w:val="47"/>
  </w:num>
  <w:num w:numId="19" w16cid:durableId="1299455995">
    <w:abstractNumId w:val="26"/>
  </w:num>
  <w:num w:numId="20" w16cid:durableId="1225524464">
    <w:abstractNumId w:val="6"/>
  </w:num>
  <w:num w:numId="21" w16cid:durableId="1045256194">
    <w:abstractNumId w:val="15"/>
  </w:num>
  <w:num w:numId="22" w16cid:durableId="462577313">
    <w:abstractNumId w:val="33"/>
  </w:num>
  <w:num w:numId="23" w16cid:durableId="1443959353">
    <w:abstractNumId w:val="8"/>
  </w:num>
  <w:num w:numId="24" w16cid:durableId="354426713">
    <w:abstractNumId w:val="64"/>
  </w:num>
  <w:num w:numId="25" w16cid:durableId="299652640">
    <w:abstractNumId w:val="63"/>
  </w:num>
  <w:num w:numId="26" w16cid:durableId="1784573587">
    <w:abstractNumId w:val="17"/>
  </w:num>
  <w:num w:numId="27" w16cid:durableId="1704477558">
    <w:abstractNumId w:val="39"/>
  </w:num>
  <w:num w:numId="28" w16cid:durableId="91435674">
    <w:abstractNumId w:val="41"/>
  </w:num>
  <w:num w:numId="29" w16cid:durableId="938608028">
    <w:abstractNumId w:val="44"/>
  </w:num>
  <w:num w:numId="30" w16cid:durableId="1876120473">
    <w:abstractNumId w:val="30"/>
  </w:num>
  <w:num w:numId="31" w16cid:durableId="144515235">
    <w:abstractNumId w:val="31"/>
  </w:num>
  <w:num w:numId="32" w16cid:durableId="1108087046">
    <w:abstractNumId w:val="59"/>
  </w:num>
  <w:num w:numId="33" w16cid:durableId="2041856988">
    <w:abstractNumId w:val="43"/>
  </w:num>
  <w:num w:numId="34" w16cid:durableId="1276255347">
    <w:abstractNumId w:val="36"/>
  </w:num>
  <w:num w:numId="35" w16cid:durableId="1934125227">
    <w:abstractNumId w:val="11"/>
  </w:num>
  <w:num w:numId="36" w16cid:durableId="961034479">
    <w:abstractNumId w:val="4"/>
  </w:num>
  <w:num w:numId="37" w16cid:durableId="675377712">
    <w:abstractNumId w:val="14"/>
  </w:num>
  <w:num w:numId="38" w16cid:durableId="654191331">
    <w:abstractNumId w:val="46"/>
  </w:num>
  <w:num w:numId="39" w16cid:durableId="1105341548">
    <w:abstractNumId w:val="23"/>
  </w:num>
  <w:num w:numId="40" w16cid:durableId="563880707">
    <w:abstractNumId w:val="21"/>
  </w:num>
  <w:num w:numId="41" w16cid:durableId="1921913839">
    <w:abstractNumId w:val="37"/>
  </w:num>
  <w:num w:numId="42" w16cid:durableId="1621034177">
    <w:abstractNumId w:val="61"/>
  </w:num>
  <w:num w:numId="43" w16cid:durableId="671878981">
    <w:abstractNumId w:val="49"/>
  </w:num>
  <w:num w:numId="44" w16cid:durableId="1808279885">
    <w:abstractNumId w:val="57"/>
  </w:num>
  <w:num w:numId="45" w16cid:durableId="214660208">
    <w:abstractNumId w:val="62"/>
  </w:num>
  <w:num w:numId="46" w16cid:durableId="1297756016">
    <w:abstractNumId w:val="51"/>
  </w:num>
  <w:num w:numId="47" w16cid:durableId="660961914">
    <w:abstractNumId w:val="50"/>
  </w:num>
  <w:num w:numId="48" w16cid:durableId="228922772">
    <w:abstractNumId w:val="54"/>
  </w:num>
  <w:num w:numId="49" w16cid:durableId="1478767021">
    <w:abstractNumId w:val="22"/>
  </w:num>
  <w:num w:numId="50" w16cid:durableId="1943174999">
    <w:abstractNumId w:val="32"/>
  </w:num>
  <w:num w:numId="51" w16cid:durableId="523136377">
    <w:abstractNumId w:val="16"/>
  </w:num>
  <w:num w:numId="52" w16cid:durableId="350689988">
    <w:abstractNumId w:val="25"/>
  </w:num>
  <w:num w:numId="53" w16cid:durableId="1741950693">
    <w:abstractNumId w:val="27"/>
  </w:num>
  <w:num w:numId="54" w16cid:durableId="426580316">
    <w:abstractNumId w:val="5"/>
  </w:num>
  <w:num w:numId="55" w16cid:durableId="881870961">
    <w:abstractNumId w:val="19"/>
  </w:num>
  <w:num w:numId="56" w16cid:durableId="2113474349">
    <w:abstractNumId w:val="52"/>
  </w:num>
  <w:num w:numId="57" w16cid:durableId="602222743">
    <w:abstractNumId w:val="9"/>
  </w:num>
  <w:num w:numId="58" w16cid:durableId="435635265">
    <w:abstractNumId w:val="24"/>
  </w:num>
  <w:num w:numId="59" w16cid:durableId="556206564">
    <w:abstractNumId w:val="55"/>
  </w:num>
  <w:num w:numId="60" w16cid:durableId="744032988">
    <w:abstractNumId w:val="45"/>
  </w:num>
  <w:num w:numId="61" w16cid:durableId="1088967343">
    <w:abstractNumId w:val="12"/>
  </w:num>
  <w:num w:numId="62" w16cid:durableId="1793206492">
    <w:abstractNumId w:val="10"/>
  </w:num>
  <w:num w:numId="63" w16cid:durableId="1821313079">
    <w:abstractNumId w:val="7"/>
  </w:num>
  <w:num w:numId="64" w16cid:durableId="1726877910">
    <w:abstractNumId w:val="28"/>
  </w:num>
  <w:num w:numId="65" w16cid:durableId="1003361298">
    <w:abstractNumId w:val="56"/>
  </w:num>
  <w:num w:numId="66" w16cid:durableId="1466777303">
    <w:abstractNumId w:val="53"/>
  </w:num>
  <w:numIdMacAtCleanup w:val="5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fik">
    <w15:presenceInfo w15:providerId="Windows Live" w15:userId="f007a0c06956c70f"/>
  </w15:person>
  <w15:person w15:author="Rachid Ben Slama">
    <w15:presenceInfo w15:providerId="Windows Live" w15:userId="50391b8aa87f94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0615"/>
    <w:rsid w:val="00010737"/>
    <w:rsid w:val="00011AF2"/>
    <w:rsid w:val="00012732"/>
    <w:rsid w:val="00016B6F"/>
    <w:rsid w:val="000224A5"/>
    <w:rsid w:val="00026135"/>
    <w:rsid w:val="000348F2"/>
    <w:rsid w:val="00046CB1"/>
    <w:rsid w:val="0005195F"/>
    <w:rsid w:val="00054870"/>
    <w:rsid w:val="000552E8"/>
    <w:rsid w:val="00074F7B"/>
    <w:rsid w:val="00081831"/>
    <w:rsid w:val="000843D8"/>
    <w:rsid w:val="0008485F"/>
    <w:rsid w:val="000901B3"/>
    <w:rsid w:val="000914B9"/>
    <w:rsid w:val="000939A9"/>
    <w:rsid w:val="000948A0"/>
    <w:rsid w:val="0009544F"/>
    <w:rsid w:val="00095FF0"/>
    <w:rsid w:val="000A7D0D"/>
    <w:rsid w:val="000B0615"/>
    <w:rsid w:val="000B3771"/>
    <w:rsid w:val="000B4C97"/>
    <w:rsid w:val="000B59EB"/>
    <w:rsid w:val="000B6B9B"/>
    <w:rsid w:val="000B6D16"/>
    <w:rsid w:val="000B717E"/>
    <w:rsid w:val="000C524A"/>
    <w:rsid w:val="000D0901"/>
    <w:rsid w:val="000D0E7F"/>
    <w:rsid w:val="000D335B"/>
    <w:rsid w:val="000F0C60"/>
    <w:rsid w:val="000F2EE5"/>
    <w:rsid w:val="000F5D2F"/>
    <w:rsid w:val="000F743B"/>
    <w:rsid w:val="00105B28"/>
    <w:rsid w:val="001104F3"/>
    <w:rsid w:val="0011124E"/>
    <w:rsid w:val="0012668A"/>
    <w:rsid w:val="0013494C"/>
    <w:rsid w:val="00137F53"/>
    <w:rsid w:val="00164273"/>
    <w:rsid w:val="00164D8D"/>
    <w:rsid w:val="00166389"/>
    <w:rsid w:val="00171411"/>
    <w:rsid w:val="00173CBD"/>
    <w:rsid w:val="00173F0E"/>
    <w:rsid w:val="00177DD2"/>
    <w:rsid w:val="001808DF"/>
    <w:rsid w:val="001809ED"/>
    <w:rsid w:val="00184F3D"/>
    <w:rsid w:val="00193369"/>
    <w:rsid w:val="00194015"/>
    <w:rsid w:val="001951B9"/>
    <w:rsid w:val="001A084E"/>
    <w:rsid w:val="001A1A43"/>
    <w:rsid w:val="001A555B"/>
    <w:rsid w:val="001A6A1E"/>
    <w:rsid w:val="001B5E25"/>
    <w:rsid w:val="001D072C"/>
    <w:rsid w:val="001D5905"/>
    <w:rsid w:val="001D5976"/>
    <w:rsid w:val="001D6A53"/>
    <w:rsid w:val="001E17C4"/>
    <w:rsid w:val="001E39AF"/>
    <w:rsid w:val="001E551C"/>
    <w:rsid w:val="001E5C3A"/>
    <w:rsid w:val="001F3FBE"/>
    <w:rsid w:val="001F571E"/>
    <w:rsid w:val="00200482"/>
    <w:rsid w:val="00216353"/>
    <w:rsid w:val="002278AE"/>
    <w:rsid w:val="00227CBC"/>
    <w:rsid w:val="0023210D"/>
    <w:rsid w:val="0023397F"/>
    <w:rsid w:val="00234380"/>
    <w:rsid w:val="002355AA"/>
    <w:rsid w:val="00241AD6"/>
    <w:rsid w:val="002433AE"/>
    <w:rsid w:val="00243A2F"/>
    <w:rsid w:val="0024712E"/>
    <w:rsid w:val="00251178"/>
    <w:rsid w:val="00252A34"/>
    <w:rsid w:val="00253422"/>
    <w:rsid w:val="002537D1"/>
    <w:rsid w:val="00255D39"/>
    <w:rsid w:val="00261C6B"/>
    <w:rsid w:val="00262ECF"/>
    <w:rsid w:val="00264177"/>
    <w:rsid w:val="00265907"/>
    <w:rsid w:val="00273281"/>
    <w:rsid w:val="00280352"/>
    <w:rsid w:val="00281A6B"/>
    <w:rsid w:val="002823F7"/>
    <w:rsid w:val="002826E8"/>
    <w:rsid w:val="0028343A"/>
    <w:rsid w:val="002931C9"/>
    <w:rsid w:val="002970FA"/>
    <w:rsid w:val="002A2A51"/>
    <w:rsid w:val="002B073D"/>
    <w:rsid w:val="002B3A07"/>
    <w:rsid w:val="002B3E07"/>
    <w:rsid w:val="002C62DD"/>
    <w:rsid w:val="002C7687"/>
    <w:rsid w:val="003030E5"/>
    <w:rsid w:val="00303DC8"/>
    <w:rsid w:val="00344D59"/>
    <w:rsid w:val="0035364B"/>
    <w:rsid w:val="00353A41"/>
    <w:rsid w:val="003546EB"/>
    <w:rsid w:val="00356E6D"/>
    <w:rsid w:val="00365459"/>
    <w:rsid w:val="00367E05"/>
    <w:rsid w:val="00375916"/>
    <w:rsid w:val="003803EB"/>
    <w:rsid w:val="00382A6E"/>
    <w:rsid w:val="00383C2C"/>
    <w:rsid w:val="003840C9"/>
    <w:rsid w:val="003902C8"/>
    <w:rsid w:val="00393BC7"/>
    <w:rsid w:val="00393C73"/>
    <w:rsid w:val="0039756A"/>
    <w:rsid w:val="003A066D"/>
    <w:rsid w:val="003A75EB"/>
    <w:rsid w:val="003A7B35"/>
    <w:rsid w:val="003A7DC8"/>
    <w:rsid w:val="003B0948"/>
    <w:rsid w:val="003B206F"/>
    <w:rsid w:val="003B27D0"/>
    <w:rsid w:val="003B3E78"/>
    <w:rsid w:val="003C3ED6"/>
    <w:rsid w:val="003C4699"/>
    <w:rsid w:val="003C6A30"/>
    <w:rsid w:val="003D7320"/>
    <w:rsid w:val="003E2655"/>
    <w:rsid w:val="003E3685"/>
    <w:rsid w:val="003E5955"/>
    <w:rsid w:val="003E5E65"/>
    <w:rsid w:val="00400466"/>
    <w:rsid w:val="00400B64"/>
    <w:rsid w:val="00415C7D"/>
    <w:rsid w:val="0041687A"/>
    <w:rsid w:val="004172BB"/>
    <w:rsid w:val="00422089"/>
    <w:rsid w:val="00435B52"/>
    <w:rsid w:val="00436F4F"/>
    <w:rsid w:val="004403E2"/>
    <w:rsid w:val="004467A3"/>
    <w:rsid w:val="00451454"/>
    <w:rsid w:val="00454668"/>
    <w:rsid w:val="00456212"/>
    <w:rsid w:val="0046068D"/>
    <w:rsid w:val="00460824"/>
    <w:rsid w:val="00473B94"/>
    <w:rsid w:val="00483500"/>
    <w:rsid w:val="0048423C"/>
    <w:rsid w:val="00493B8B"/>
    <w:rsid w:val="00495140"/>
    <w:rsid w:val="00495822"/>
    <w:rsid w:val="00495C76"/>
    <w:rsid w:val="004965AF"/>
    <w:rsid w:val="004A4194"/>
    <w:rsid w:val="004B0ED1"/>
    <w:rsid w:val="004B4D35"/>
    <w:rsid w:val="004C2EA6"/>
    <w:rsid w:val="004C3423"/>
    <w:rsid w:val="004C42B0"/>
    <w:rsid w:val="004C4C1C"/>
    <w:rsid w:val="004E0C04"/>
    <w:rsid w:val="004E2AB3"/>
    <w:rsid w:val="004F20DE"/>
    <w:rsid w:val="004F26AE"/>
    <w:rsid w:val="004F74FD"/>
    <w:rsid w:val="004F7AF2"/>
    <w:rsid w:val="004F7B27"/>
    <w:rsid w:val="00502234"/>
    <w:rsid w:val="005103CF"/>
    <w:rsid w:val="005155BD"/>
    <w:rsid w:val="00516087"/>
    <w:rsid w:val="00516955"/>
    <w:rsid w:val="005173EB"/>
    <w:rsid w:val="005216AC"/>
    <w:rsid w:val="00523976"/>
    <w:rsid w:val="00527F6D"/>
    <w:rsid w:val="00530A51"/>
    <w:rsid w:val="0053714F"/>
    <w:rsid w:val="005424F5"/>
    <w:rsid w:val="00543808"/>
    <w:rsid w:val="0054437A"/>
    <w:rsid w:val="00544D4E"/>
    <w:rsid w:val="00545204"/>
    <w:rsid w:val="005460DD"/>
    <w:rsid w:val="00546C96"/>
    <w:rsid w:val="0056670A"/>
    <w:rsid w:val="005709F7"/>
    <w:rsid w:val="005750A7"/>
    <w:rsid w:val="00581C9B"/>
    <w:rsid w:val="00584053"/>
    <w:rsid w:val="00585263"/>
    <w:rsid w:val="00585AF8"/>
    <w:rsid w:val="00585EAE"/>
    <w:rsid w:val="00590E0F"/>
    <w:rsid w:val="005A6B51"/>
    <w:rsid w:val="005A6C04"/>
    <w:rsid w:val="005B22C5"/>
    <w:rsid w:val="005C1437"/>
    <w:rsid w:val="005C2F1B"/>
    <w:rsid w:val="005D44E9"/>
    <w:rsid w:val="005E0214"/>
    <w:rsid w:val="005F3CA1"/>
    <w:rsid w:val="005F4404"/>
    <w:rsid w:val="005F6199"/>
    <w:rsid w:val="00600578"/>
    <w:rsid w:val="0060381D"/>
    <w:rsid w:val="0060693A"/>
    <w:rsid w:val="00607F70"/>
    <w:rsid w:val="00611731"/>
    <w:rsid w:val="00611C64"/>
    <w:rsid w:val="00614DC6"/>
    <w:rsid w:val="00617059"/>
    <w:rsid w:val="006176AF"/>
    <w:rsid w:val="00622C99"/>
    <w:rsid w:val="006322FD"/>
    <w:rsid w:val="0063354D"/>
    <w:rsid w:val="0063526C"/>
    <w:rsid w:val="006363F8"/>
    <w:rsid w:val="00640081"/>
    <w:rsid w:val="006417CF"/>
    <w:rsid w:val="00643478"/>
    <w:rsid w:val="00646FBF"/>
    <w:rsid w:val="0064705F"/>
    <w:rsid w:val="00650A73"/>
    <w:rsid w:val="0065466A"/>
    <w:rsid w:val="00661B46"/>
    <w:rsid w:val="00662A33"/>
    <w:rsid w:val="00675101"/>
    <w:rsid w:val="006756E7"/>
    <w:rsid w:val="00680697"/>
    <w:rsid w:val="006858AA"/>
    <w:rsid w:val="006879C1"/>
    <w:rsid w:val="00696184"/>
    <w:rsid w:val="00697D80"/>
    <w:rsid w:val="006A3E0C"/>
    <w:rsid w:val="006A6905"/>
    <w:rsid w:val="006B03E0"/>
    <w:rsid w:val="006C005D"/>
    <w:rsid w:val="006C5E58"/>
    <w:rsid w:val="006D0286"/>
    <w:rsid w:val="006D194A"/>
    <w:rsid w:val="006E0CCF"/>
    <w:rsid w:val="006E1280"/>
    <w:rsid w:val="006E421E"/>
    <w:rsid w:val="006E4FC7"/>
    <w:rsid w:val="006E54F3"/>
    <w:rsid w:val="006F0223"/>
    <w:rsid w:val="006F28C9"/>
    <w:rsid w:val="00707D12"/>
    <w:rsid w:val="007106E8"/>
    <w:rsid w:val="00714A9F"/>
    <w:rsid w:val="00714EBD"/>
    <w:rsid w:val="0072232C"/>
    <w:rsid w:val="00723E9C"/>
    <w:rsid w:val="00724415"/>
    <w:rsid w:val="00733259"/>
    <w:rsid w:val="007447E0"/>
    <w:rsid w:val="0074652B"/>
    <w:rsid w:val="00754FDF"/>
    <w:rsid w:val="00760D80"/>
    <w:rsid w:val="00770729"/>
    <w:rsid w:val="007750B3"/>
    <w:rsid w:val="00776861"/>
    <w:rsid w:val="00780C05"/>
    <w:rsid w:val="00781B0D"/>
    <w:rsid w:val="00783979"/>
    <w:rsid w:val="00785DC3"/>
    <w:rsid w:val="007872D9"/>
    <w:rsid w:val="0078735B"/>
    <w:rsid w:val="00792A0D"/>
    <w:rsid w:val="00794396"/>
    <w:rsid w:val="00797AF1"/>
    <w:rsid w:val="007A3201"/>
    <w:rsid w:val="007A331E"/>
    <w:rsid w:val="007A6B86"/>
    <w:rsid w:val="007A74A4"/>
    <w:rsid w:val="007B36F5"/>
    <w:rsid w:val="007B51A2"/>
    <w:rsid w:val="007C160D"/>
    <w:rsid w:val="007C1BA4"/>
    <w:rsid w:val="007C2A1B"/>
    <w:rsid w:val="007D479E"/>
    <w:rsid w:val="007D507C"/>
    <w:rsid w:val="007D6261"/>
    <w:rsid w:val="007D7AF8"/>
    <w:rsid w:val="007E209A"/>
    <w:rsid w:val="007E4BD8"/>
    <w:rsid w:val="007E76E2"/>
    <w:rsid w:val="007F6FBC"/>
    <w:rsid w:val="007F747C"/>
    <w:rsid w:val="00800F06"/>
    <w:rsid w:val="00801EF5"/>
    <w:rsid w:val="00810B92"/>
    <w:rsid w:val="00813401"/>
    <w:rsid w:val="00813A34"/>
    <w:rsid w:val="00816154"/>
    <w:rsid w:val="008203E2"/>
    <w:rsid w:val="00822400"/>
    <w:rsid w:val="00824384"/>
    <w:rsid w:val="0082469D"/>
    <w:rsid w:val="00830BD6"/>
    <w:rsid w:val="00832724"/>
    <w:rsid w:val="0083551D"/>
    <w:rsid w:val="0083703C"/>
    <w:rsid w:val="00837AF2"/>
    <w:rsid w:val="00841EF7"/>
    <w:rsid w:val="008447EA"/>
    <w:rsid w:val="00850E6B"/>
    <w:rsid w:val="008521EF"/>
    <w:rsid w:val="008527E8"/>
    <w:rsid w:val="00853552"/>
    <w:rsid w:val="00857894"/>
    <w:rsid w:val="00865610"/>
    <w:rsid w:val="00866067"/>
    <w:rsid w:val="0086789A"/>
    <w:rsid w:val="00872D2D"/>
    <w:rsid w:val="00875290"/>
    <w:rsid w:val="00880433"/>
    <w:rsid w:val="00880A25"/>
    <w:rsid w:val="0088523F"/>
    <w:rsid w:val="00885F4B"/>
    <w:rsid w:val="00887BE9"/>
    <w:rsid w:val="0089119E"/>
    <w:rsid w:val="008A060C"/>
    <w:rsid w:val="008B0CAF"/>
    <w:rsid w:val="008B52B0"/>
    <w:rsid w:val="008C7981"/>
    <w:rsid w:val="008C7B2B"/>
    <w:rsid w:val="008D168E"/>
    <w:rsid w:val="008D2B12"/>
    <w:rsid w:val="008D357C"/>
    <w:rsid w:val="008D3FCA"/>
    <w:rsid w:val="008D669B"/>
    <w:rsid w:val="008E0AE5"/>
    <w:rsid w:val="008F51C6"/>
    <w:rsid w:val="0090276F"/>
    <w:rsid w:val="009106C8"/>
    <w:rsid w:val="0091328F"/>
    <w:rsid w:val="00920D96"/>
    <w:rsid w:val="00921B05"/>
    <w:rsid w:val="009255D0"/>
    <w:rsid w:val="00925D59"/>
    <w:rsid w:val="00932B78"/>
    <w:rsid w:val="0094127B"/>
    <w:rsid w:val="009443C8"/>
    <w:rsid w:val="00951518"/>
    <w:rsid w:val="00953B0C"/>
    <w:rsid w:val="009607CB"/>
    <w:rsid w:val="009624D6"/>
    <w:rsid w:val="00970AB6"/>
    <w:rsid w:val="009736AA"/>
    <w:rsid w:val="00980C40"/>
    <w:rsid w:val="0098445D"/>
    <w:rsid w:val="00991372"/>
    <w:rsid w:val="0099652D"/>
    <w:rsid w:val="009A09F5"/>
    <w:rsid w:val="009A54C8"/>
    <w:rsid w:val="009B2767"/>
    <w:rsid w:val="009C2F50"/>
    <w:rsid w:val="009C651C"/>
    <w:rsid w:val="009D4C3F"/>
    <w:rsid w:val="009D79CD"/>
    <w:rsid w:val="009E06F2"/>
    <w:rsid w:val="009E12FE"/>
    <w:rsid w:val="009E3E56"/>
    <w:rsid w:val="009E60D1"/>
    <w:rsid w:val="00A00907"/>
    <w:rsid w:val="00A07CB4"/>
    <w:rsid w:val="00A11673"/>
    <w:rsid w:val="00A13599"/>
    <w:rsid w:val="00A1551E"/>
    <w:rsid w:val="00A17EFF"/>
    <w:rsid w:val="00A224B1"/>
    <w:rsid w:val="00A2359E"/>
    <w:rsid w:val="00A35548"/>
    <w:rsid w:val="00A35BF8"/>
    <w:rsid w:val="00A40E68"/>
    <w:rsid w:val="00A47669"/>
    <w:rsid w:val="00A50794"/>
    <w:rsid w:val="00A54462"/>
    <w:rsid w:val="00A60E3D"/>
    <w:rsid w:val="00A6247A"/>
    <w:rsid w:val="00A62790"/>
    <w:rsid w:val="00A641CE"/>
    <w:rsid w:val="00A6550C"/>
    <w:rsid w:val="00A65A89"/>
    <w:rsid w:val="00A66100"/>
    <w:rsid w:val="00A66B41"/>
    <w:rsid w:val="00A672C6"/>
    <w:rsid w:val="00A72089"/>
    <w:rsid w:val="00A76757"/>
    <w:rsid w:val="00A80923"/>
    <w:rsid w:val="00A8342A"/>
    <w:rsid w:val="00A923F3"/>
    <w:rsid w:val="00A95D99"/>
    <w:rsid w:val="00AA34A0"/>
    <w:rsid w:val="00AB4195"/>
    <w:rsid w:val="00AC3C0C"/>
    <w:rsid w:val="00AC6BD5"/>
    <w:rsid w:val="00AE020F"/>
    <w:rsid w:val="00AE5067"/>
    <w:rsid w:val="00AE5FF6"/>
    <w:rsid w:val="00AF4E06"/>
    <w:rsid w:val="00B00101"/>
    <w:rsid w:val="00B06253"/>
    <w:rsid w:val="00B06715"/>
    <w:rsid w:val="00B12621"/>
    <w:rsid w:val="00B17FBB"/>
    <w:rsid w:val="00B4155F"/>
    <w:rsid w:val="00B45169"/>
    <w:rsid w:val="00B51250"/>
    <w:rsid w:val="00B53FE1"/>
    <w:rsid w:val="00B628C2"/>
    <w:rsid w:val="00B66EFE"/>
    <w:rsid w:val="00B67C53"/>
    <w:rsid w:val="00B74BD9"/>
    <w:rsid w:val="00B761B2"/>
    <w:rsid w:val="00B77213"/>
    <w:rsid w:val="00B80DA4"/>
    <w:rsid w:val="00B853F4"/>
    <w:rsid w:val="00B85F24"/>
    <w:rsid w:val="00B90D7A"/>
    <w:rsid w:val="00B92D8B"/>
    <w:rsid w:val="00B93BF2"/>
    <w:rsid w:val="00BA5676"/>
    <w:rsid w:val="00BA6235"/>
    <w:rsid w:val="00BB3FAC"/>
    <w:rsid w:val="00BB4B42"/>
    <w:rsid w:val="00BB6FA3"/>
    <w:rsid w:val="00BC37A4"/>
    <w:rsid w:val="00BD22AB"/>
    <w:rsid w:val="00BD3E83"/>
    <w:rsid w:val="00BD6578"/>
    <w:rsid w:val="00BE175B"/>
    <w:rsid w:val="00BE1FF7"/>
    <w:rsid w:val="00BE44DF"/>
    <w:rsid w:val="00BE5A47"/>
    <w:rsid w:val="00BF0E4C"/>
    <w:rsid w:val="00C02108"/>
    <w:rsid w:val="00C02289"/>
    <w:rsid w:val="00C11739"/>
    <w:rsid w:val="00C167AF"/>
    <w:rsid w:val="00C2005C"/>
    <w:rsid w:val="00C2664F"/>
    <w:rsid w:val="00C32572"/>
    <w:rsid w:val="00C41A13"/>
    <w:rsid w:val="00C4267E"/>
    <w:rsid w:val="00C51894"/>
    <w:rsid w:val="00C6694D"/>
    <w:rsid w:val="00C74A92"/>
    <w:rsid w:val="00C81234"/>
    <w:rsid w:val="00C81FFC"/>
    <w:rsid w:val="00C84BD2"/>
    <w:rsid w:val="00C87214"/>
    <w:rsid w:val="00C87317"/>
    <w:rsid w:val="00C969BA"/>
    <w:rsid w:val="00C9759D"/>
    <w:rsid w:val="00CA26E5"/>
    <w:rsid w:val="00CA270D"/>
    <w:rsid w:val="00CA465B"/>
    <w:rsid w:val="00CA7978"/>
    <w:rsid w:val="00CB085A"/>
    <w:rsid w:val="00CB08A2"/>
    <w:rsid w:val="00CB248D"/>
    <w:rsid w:val="00CC0828"/>
    <w:rsid w:val="00CC2D8D"/>
    <w:rsid w:val="00CC3B6B"/>
    <w:rsid w:val="00CC41B5"/>
    <w:rsid w:val="00CC42FD"/>
    <w:rsid w:val="00CC4FC2"/>
    <w:rsid w:val="00CD1BBD"/>
    <w:rsid w:val="00CD2807"/>
    <w:rsid w:val="00CD7F89"/>
    <w:rsid w:val="00CE0718"/>
    <w:rsid w:val="00CE1948"/>
    <w:rsid w:val="00CE7590"/>
    <w:rsid w:val="00CF34BF"/>
    <w:rsid w:val="00CF7CB3"/>
    <w:rsid w:val="00D03378"/>
    <w:rsid w:val="00D034BC"/>
    <w:rsid w:val="00D04044"/>
    <w:rsid w:val="00D040DD"/>
    <w:rsid w:val="00D050FD"/>
    <w:rsid w:val="00D12092"/>
    <w:rsid w:val="00D1615C"/>
    <w:rsid w:val="00D24777"/>
    <w:rsid w:val="00D25B2A"/>
    <w:rsid w:val="00D31D0C"/>
    <w:rsid w:val="00D417E3"/>
    <w:rsid w:val="00D5049F"/>
    <w:rsid w:val="00D572A9"/>
    <w:rsid w:val="00D578BC"/>
    <w:rsid w:val="00D60C4A"/>
    <w:rsid w:val="00D65394"/>
    <w:rsid w:val="00D70C66"/>
    <w:rsid w:val="00D71E0F"/>
    <w:rsid w:val="00D736B5"/>
    <w:rsid w:val="00D747B7"/>
    <w:rsid w:val="00D7692F"/>
    <w:rsid w:val="00D90111"/>
    <w:rsid w:val="00D912EB"/>
    <w:rsid w:val="00D945A4"/>
    <w:rsid w:val="00D945CC"/>
    <w:rsid w:val="00D979AA"/>
    <w:rsid w:val="00DA34A6"/>
    <w:rsid w:val="00DA52EC"/>
    <w:rsid w:val="00DB59D3"/>
    <w:rsid w:val="00DB60F6"/>
    <w:rsid w:val="00DB657F"/>
    <w:rsid w:val="00DC0959"/>
    <w:rsid w:val="00DC30AE"/>
    <w:rsid w:val="00DC6888"/>
    <w:rsid w:val="00DD4397"/>
    <w:rsid w:val="00DE4BE8"/>
    <w:rsid w:val="00DE5AC8"/>
    <w:rsid w:val="00DE6BE4"/>
    <w:rsid w:val="00DF1867"/>
    <w:rsid w:val="00DF45B2"/>
    <w:rsid w:val="00E018C2"/>
    <w:rsid w:val="00E026EF"/>
    <w:rsid w:val="00E03395"/>
    <w:rsid w:val="00E03CB5"/>
    <w:rsid w:val="00E11AF2"/>
    <w:rsid w:val="00E137E3"/>
    <w:rsid w:val="00E15112"/>
    <w:rsid w:val="00E32F6F"/>
    <w:rsid w:val="00E4295F"/>
    <w:rsid w:val="00E43D64"/>
    <w:rsid w:val="00E45C5D"/>
    <w:rsid w:val="00E53525"/>
    <w:rsid w:val="00E6066B"/>
    <w:rsid w:val="00E60DF4"/>
    <w:rsid w:val="00E64281"/>
    <w:rsid w:val="00E6687C"/>
    <w:rsid w:val="00E7363C"/>
    <w:rsid w:val="00E84023"/>
    <w:rsid w:val="00EA3F35"/>
    <w:rsid w:val="00EA7FF5"/>
    <w:rsid w:val="00EB4DC2"/>
    <w:rsid w:val="00ED7E7B"/>
    <w:rsid w:val="00EE11C9"/>
    <w:rsid w:val="00F021AD"/>
    <w:rsid w:val="00F03085"/>
    <w:rsid w:val="00F06EE1"/>
    <w:rsid w:val="00F131CE"/>
    <w:rsid w:val="00F16F47"/>
    <w:rsid w:val="00F174E9"/>
    <w:rsid w:val="00F24799"/>
    <w:rsid w:val="00F26B45"/>
    <w:rsid w:val="00F300AD"/>
    <w:rsid w:val="00F413FC"/>
    <w:rsid w:val="00F43D00"/>
    <w:rsid w:val="00F446A1"/>
    <w:rsid w:val="00F457AA"/>
    <w:rsid w:val="00F466B5"/>
    <w:rsid w:val="00F5486D"/>
    <w:rsid w:val="00F574DB"/>
    <w:rsid w:val="00F760F8"/>
    <w:rsid w:val="00F801E8"/>
    <w:rsid w:val="00F80744"/>
    <w:rsid w:val="00F8125D"/>
    <w:rsid w:val="00F859A2"/>
    <w:rsid w:val="00F908D9"/>
    <w:rsid w:val="00F909B3"/>
    <w:rsid w:val="00F924CD"/>
    <w:rsid w:val="00FA1C2E"/>
    <w:rsid w:val="00FA7863"/>
    <w:rsid w:val="00FB351E"/>
    <w:rsid w:val="00FB4947"/>
    <w:rsid w:val="00FB748B"/>
    <w:rsid w:val="00FC0282"/>
    <w:rsid w:val="00FC046E"/>
    <w:rsid w:val="00FC3692"/>
    <w:rsid w:val="00FC403F"/>
    <w:rsid w:val="00FC5559"/>
    <w:rsid w:val="00FD00AC"/>
    <w:rsid w:val="00FD7429"/>
    <w:rsid w:val="00FF0B2D"/>
    <w:rsid w:val="00FF23D4"/>
    <w:rsid w:val="00FF608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E747F"/>
  <w15:chartTrackingRefBased/>
  <w15:docId w15:val="{5D8BEA57-0822-43C9-ADFE-AB5A3093F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B51"/>
  </w:style>
  <w:style w:type="paragraph" w:styleId="Titre1">
    <w:name w:val="heading 1"/>
    <w:basedOn w:val="Normal"/>
    <w:next w:val="Normal"/>
    <w:link w:val="Titre1Car"/>
    <w:uiPriority w:val="9"/>
    <w:qFormat/>
    <w:rsid w:val="00724415"/>
    <w:pPr>
      <w:keepNext/>
      <w:keepLines/>
      <w:spacing w:before="480" w:after="240"/>
      <w:outlineLvl w:val="0"/>
    </w:pPr>
    <w:rPr>
      <w:rFonts w:ascii="Times New Roman" w:eastAsiaTheme="majorEastAsia" w:hAnsi="Times New Roman" w:cstheme="majorBidi"/>
      <w:b/>
      <w:sz w:val="32"/>
      <w:szCs w:val="32"/>
    </w:rPr>
  </w:style>
  <w:style w:type="paragraph" w:styleId="Titre2">
    <w:name w:val="heading 2"/>
    <w:basedOn w:val="Normal"/>
    <w:next w:val="Normal"/>
    <w:link w:val="Titre2Car"/>
    <w:uiPriority w:val="9"/>
    <w:unhideWhenUsed/>
    <w:qFormat/>
    <w:rsid w:val="00B51250"/>
    <w:pPr>
      <w:keepNext/>
      <w:keepLines/>
      <w:spacing w:before="40" w:after="0" w:line="276" w:lineRule="auto"/>
      <w:outlineLvl w:val="1"/>
    </w:pPr>
    <w:rPr>
      <w:rFonts w:ascii="Times New Roman" w:eastAsiaTheme="majorEastAsia" w:hAnsi="Times New Roman" w:cstheme="majorBidi"/>
      <w:b/>
      <w:sz w:val="28"/>
      <w:szCs w:val="26"/>
      <w:lang w:eastAsia="fr-FR"/>
    </w:rPr>
  </w:style>
  <w:style w:type="paragraph" w:styleId="Titre3">
    <w:name w:val="heading 3"/>
    <w:basedOn w:val="Normal"/>
    <w:link w:val="Titre3Car"/>
    <w:uiPriority w:val="9"/>
    <w:qFormat/>
    <w:rsid w:val="00880433"/>
    <w:pPr>
      <w:spacing w:before="100" w:beforeAutospacing="1" w:after="100" w:afterAutospacing="1" w:line="240" w:lineRule="auto"/>
      <w:outlineLvl w:val="2"/>
    </w:pPr>
    <w:rPr>
      <w:rFonts w:ascii="Times New Roman" w:eastAsia="Times New Roman" w:hAnsi="Times New Roman" w:cs="Times New Roman"/>
      <w:bCs/>
      <w:sz w:val="24"/>
      <w:szCs w:val="27"/>
      <w:lang w:eastAsia="fr-FR"/>
    </w:rPr>
  </w:style>
  <w:style w:type="paragraph" w:styleId="Titre4">
    <w:name w:val="heading 4"/>
    <w:basedOn w:val="Normal"/>
    <w:next w:val="Normal"/>
    <w:link w:val="Titre4Car"/>
    <w:uiPriority w:val="9"/>
    <w:unhideWhenUsed/>
    <w:qFormat/>
    <w:rsid w:val="003E5E65"/>
    <w:pPr>
      <w:keepNext/>
      <w:keepLines/>
      <w:spacing w:before="40" w:after="0" w:line="276" w:lineRule="auto"/>
      <w:outlineLvl w:val="3"/>
    </w:pPr>
    <w:rPr>
      <w:rFonts w:asciiTheme="majorHAnsi" w:eastAsiaTheme="majorEastAsia" w:hAnsiTheme="majorHAnsi" w:cstheme="majorBidi"/>
      <w:i/>
      <w:iCs/>
      <w:color w:val="2F5496" w:themeColor="accent1" w:themeShade="BF"/>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24415"/>
    <w:rPr>
      <w:rFonts w:ascii="Times New Roman" w:eastAsiaTheme="majorEastAsia" w:hAnsi="Times New Roman" w:cstheme="majorBidi"/>
      <w:b/>
      <w:sz w:val="32"/>
      <w:szCs w:val="32"/>
    </w:rPr>
  </w:style>
  <w:style w:type="character" w:customStyle="1" w:styleId="Titre2Car">
    <w:name w:val="Titre 2 Car"/>
    <w:basedOn w:val="Policepardfaut"/>
    <w:link w:val="Titre2"/>
    <w:uiPriority w:val="9"/>
    <w:rsid w:val="00B51250"/>
    <w:rPr>
      <w:rFonts w:ascii="Times New Roman" w:eastAsiaTheme="majorEastAsia" w:hAnsi="Times New Roman" w:cstheme="majorBidi"/>
      <w:b/>
      <w:sz w:val="28"/>
      <w:szCs w:val="26"/>
      <w:lang w:eastAsia="fr-FR"/>
    </w:rPr>
  </w:style>
  <w:style w:type="character" w:customStyle="1" w:styleId="Titre3Car">
    <w:name w:val="Titre 3 Car"/>
    <w:basedOn w:val="Policepardfaut"/>
    <w:link w:val="Titre3"/>
    <w:uiPriority w:val="9"/>
    <w:rsid w:val="00880433"/>
    <w:rPr>
      <w:rFonts w:ascii="Times New Roman" w:eastAsia="Times New Roman" w:hAnsi="Times New Roman" w:cs="Times New Roman"/>
      <w:bCs/>
      <w:sz w:val="24"/>
      <w:szCs w:val="27"/>
      <w:lang w:eastAsia="fr-FR"/>
    </w:rPr>
  </w:style>
  <w:style w:type="character" w:customStyle="1" w:styleId="Titre4Car">
    <w:name w:val="Titre 4 Car"/>
    <w:basedOn w:val="Policepardfaut"/>
    <w:link w:val="Titre4"/>
    <w:uiPriority w:val="9"/>
    <w:rsid w:val="003E5E65"/>
    <w:rPr>
      <w:rFonts w:asciiTheme="majorHAnsi" w:eastAsiaTheme="majorEastAsia" w:hAnsiTheme="majorHAnsi" w:cstheme="majorBidi"/>
      <w:i/>
      <w:iCs/>
      <w:color w:val="2F5496" w:themeColor="accent1" w:themeShade="BF"/>
      <w:lang w:eastAsia="fr-FR"/>
    </w:rPr>
  </w:style>
  <w:style w:type="table" w:styleId="Grilledutableau">
    <w:name w:val="Table Grid"/>
    <w:basedOn w:val="TableauNormal"/>
    <w:uiPriority w:val="39"/>
    <w:rsid w:val="005667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523976"/>
    <w:rPr>
      <w:color w:val="0000FF"/>
      <w:u w:val="single"/>
    </w:rPr>
  </w:style>
  <w:style w:type="paragraph" w:styleId="Paragraphedeliste">
    <w:name w:val="List Paragraph"/>
    <w:basedOn w:val="Normal"/>
    <w:link w:val="ParagraphedelisteCar"/>
    <w:uiPriority w:val="34"/>
    <w:qFormat/>
    <w:rsid w:val="00456212"/>
    <w:pPr>
      <w:ind w:left="720"/>
      <w:contextualSpacing/>
    </w:pPr>
  </w:style>
  <w:style w:type="character" w:customStyle="1" w:styleId="ParagraphedelisteCar">
    <w:name w:val="Paragraphe de liste Car"/>
    <w:basedOn w:val="Policepardfaut"/>
    <w:link w:val="Paragraphedeliste"/>
    <w:uiPriority w:val="34"/>
    <w:rsid w:val="002B3A07"/>
  </w:style>
  <w:style w:type="table" w:customStyle="1" w:styleId="TableGrid">
    <w:name w:val="TableGrid"/>
    <w:rsid w:val="00B92D8B"/>
    <w:pPr>
      <w:spacing w:after="0" w:line="240" w:lineRule="auto"/>
    </w:pPr>
    <w:rPr>
      <w:rFonts w:eastAsiaTheme="minorEastAsia"/>
      <w:lang w:eastAsia="fr-FR"/>
    </w:rPr>
    <w:tblPr>
      <w:tblCellMar>
        <w:top w:w="0" w:type="dxa"/>
        <w:left w:w="0" w:type="dxa"/>
        <w:bottom w:w="0" w:type="dxa"/>
        <w:right w:w="0" w:type="dxa"/>
      </w:tblCellMar>
    </w:tblPr>
  </w:style>
  <w:style w:type="paragraph" w:styleId="En-tte">
    <w:name w:val="header"/>
    <w:basedOn w:val="Normal"/>
    <w:link w:val="En-tteCar"/>
    <w:uiPriority w:val="99"/>
    <w:unhideWhenUsed/>
    <w:rsid w:val="00A47669"/>
    <w:pPr>
      <w:tabs>
        <w:tab w:val="center" w:pos="4536"/>
        <w:tab w:val="right" w:pos="9072"/>
      </w:tabs>
      <w:spacing w:after="0" w:line="240" w:lineRule="auto"/>
    </w:pPr>
  </w:style>
  <w:style w:type="character" w:customStyle="1" w:styleId="En-tteCar">
    <w:name w:val="En-tête Car"/>
    <w:basedOn w:val="Policepardfaut"/>
    <w:link w:val="En-tte"/>
    <w:uiPriority w:val="99"/>
    <w:rsid w:val="00A47669"/>
  </w:style>
  <w:style w:type="paragraph" w:styleId="Pieddepage">
    <w:name w:val="footer"/>
    <w:basedOn w:val="Normal"/>
    <w:link w:val="PieddepageCar"/>
    <w:uiPriority w:val="99"/>
    <w:unhideWhenUsed/>
    <w:rsid w:val="00A4766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47669"/>
  </w:style>
  <w:style w:type="paragraph" w:customStyle="1" w:styleId="Marwa">
    <w:name w:val="Marwa"/>
    <w:basedOn w:val="Normal"/>
    <w:qFormat/>
    <w:rsid w:val="003E5E65"/>
    <w:pPr>
      <w:spacing w:after="0" w:line="360" w:lineRule="auto"/>
    </w:pPr>
    <w:rPr>
      <w:rFonts w:ascii="Times New Roman" w:eastAsia="Times New Roman" w:hAnsi="Times New Roman" w:cs="Times New Roman"/>
      <w:sz w:val="24"/>
      <w:szCs w:val="32"/>
      <w:lang w:eastAsia="fr-FR"/>
    </w:rPr>
  </w:style>
  <w:style w:type="paragraph" w:styleId="Lgende">
    <w:name w:val="caption"/>
    <w:basedOn w:val="Normal"/>
    <w:next w:val="Normal"/>
    <w:uiPriority w:val="35"/>
    <w:unhideWhenUsed/>
    <w:qFormat/>
    <w:rsid w:val="00546C96"/>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9D4C3F"/>
    <w:pPr>
      <w:spacing w:before="240" w:after="0"/>
      <w:outlineLvl w:val="9"/>
    </w:pPr>
    <w:rPr>
      <w:rFonts w:asciiTheme="majorHAnsi" w:hAnsiTheme="majorHAnsi"/>
      <w:b w:val="0"/>
      <w:color w:val="2F5496" w:themeColor="accent1" w:themeShade="BF"/>
      <w:lang w:val="en-US"/>
    </w:rPr>
  </w:style>
  <w:style w:type="paragraph" w:styleId="TM1">
    <w:name w:val="toc 1"/>
    <w:basedOn w:val="Normal"/>
    <w:next w:val="Normal"/>
    <w:autoRedefine/>
    <w:uiPriority w:val="39"/>
    <w:unhideWhenUsed/>
    <w:rsid w:val="00D736B5"/>
    <w:pPr>
      <w:tabs>
        <w:tab w:val="left" w:pos="440"/>
        <w:tab w:val="right" w:leader="dot" w:pos="9344"/>
      </w:tabs>
      <w:spacing w:after="100" w:line="360" w:lineRule="auto"/>
      <w:pPrChange w:id="0" w:author="Rafik" w:date="2022-05-27T22:55:00Z">
        <w:pPr>
          <w:spacing w:after="100" w:line="259" w:lineRule="auto"/>
        </w:pPr>
      </w:pPrChange>
    </w:pPr>
    <w:rPr>
      <w:rPrChange w:id="0" w:author="Rafik" w:date="2022-05-27T22:55:00Z">
        <w:rPr>
          <w:rFonts w:asciiTheme="minorHAnsi" w:eastAsiaTheme="minorHAnsi" w:hAnsiTheme="minorHAnsi" w:cstheme="minorBidi"/>
          <w:sz w:val="22"/>
          <w:szCs w:val="22"/>
          <w:lang w:val="fr-FR" w:eastAsia="en-US" w:bidi="ar-SA"/>
        </w:rPr>
      </w:rPrChange>
    </w:rPr>
  </w:style>
  <w:style w:type="paragraph" w:styleId="TM2">
    <w:name w:val="toc 2"/>
    <w:basedOn w:val="Normal"/>
    <w:next w:val="Normal"/>
    <w:autoRedefine/>
    <w:uiPriority w:val="39"/>
    <w:unhideWhenUsed/>
    <w:rsid w:val="009D4C3F"/>
    <w:pPr>
      <w:spacing w:after="100"/>
      <w:ind w:left="220"/>
    </w:pPr>
  </w:style>
  <w:style w:type="paragraph" w:styleId="TM3">
    <w:name w:val="toc 3"/>
    <w:basedOn w:val="Normal"/>
    <w:next w:val="Normal"/>
    <w:autoRedefine/>
    <w:uiPriority w:val="39"/>
    <w:unhideWhenUsed/>
    <w:rsid w:val="009D4C3F"/>
    <w:pPr>
      <w:spacing w:after="100"/>
      <w:ind w:left="440"/>
    </w:pPr>
  </w:style>
  <w:style w:type="paragraph" w:styleId="Tabledesillustrations">
    <w:name w:val="table of figures"/>
    <w:basedOn w:val="Normal"/>
    <w:next w:val="Normal"/>
    <w:uiPriority w:val="99"/>
    <w:unhideWhenUsed/>
    <w:rsid w:val="00CE1948"/>
    <w:pPr>
      <w:spacing w:after="0"/>
    </w:pPr>
  </w:style>
  <w:style w:type="paragraph" w:styleId="Textedebulles">
    <w:name w:val="Balloon Text"/>
    <w:basedOn w:val="Normal"/>
    <w:link w:val="TextedebullesCar"/>
    <w:uiPriority w:val="99"/>
    <w:semiHidden/>
    <w:unhideWhenUsed/>
    <w:rsid w:val="001D6A5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D6A53"/>
    <w:rPr>
      <w:rFonts w:ascii="Segoe UI" w:hAnsi="Segoe UI" w:cs="Segoe UI"/>
      <w:sz w:val="18"/>
      <w:szCs w:val="18"/>
    </w:rPr>
  </w:style>
  <w:style w:type="paragraph" w:styleId="Rvision">
    <w:name w:val="Revision"/>
    <w:hidden/>
    <w:uiPriority w:val="99"/>
    <w:semiHidden/>
    <w:rsid w:val="0024712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798516">
      <w:bodyDiv w:val="1"/>
      <w:marLeft w:val="0"/>
      <w:marRight w:val="0"/>
      <w:marTop w:val="0"/>
      <w:marBottom w:val="0"/>
      <w:divBdr>
        <w:top w:val="none" w:sz="0" w:space="0" w:color="auto"/>
        <w:left w:val="none" w:sz="0" w:space="0" w:color="auto"/>
        <w:bottom w:val="none" w:sz="0" w:space="0" w:color="auto"/>
        <w:right w:val="none" w:sz="0" w:space="0" w:color="auto"/>
      </w:divBdr>
    </w:div>
    <w:div w:id="1726100047">
      <w:bodyDiv w:val="1"/>
      <w:marLeft w:val="0"/>
      <w:marRight w:val="0"/>
      <w:marTop w:val="0"/>
      <w:marBottom w:val="0"/>
      <w:divBdr>
        <w:top w:val="none" w:sz="0" w:space="0" w:color="auto"/>
        <w:left w:val="none" w:sz="0" w:space="0" w:color="auto"/>
        <w:bottom w:val="none" w:sz="0" w:space="0" w:color="auto"/>
        <w:right w:val="none" w:sz="0" w:space="0" w:color="auto"/>
      </w:divBdr>
      <w:divsChild>
        <w:div w:id="1834183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file:///C:\Users\Sabrine\Downloads\pfeRafik_Version_0%20(1).docx" TargetMode="External"/><Relationship Id="rId18" Type="http://schemas.openxmlformats.org/officeDocument/2006/relationships/hyperlink" Target="file:///C:\Users\Sabrine\Downloads\pfeRafik_Version_0%20(1).docx" TargetMode="Externa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file:///C:\Users\Sabrine\Downloads\pfeRafik_Version_0%20(1).docx" TargetMode="External"/><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Sabrine\Downloads\pfeRafik_Version_0%20(1).docx" TargetMode="External"/><Relationship Id="rId17" Type="http://schemas.openxmlformats.org/officeDocument/2006/relationships/hyperlink" Target="file:///C:\Users\Sabrine\Downloads\pfeRafik_Version_0%20(1).docx" TargetMode="External"/><Relationship Id="rId25" Type="http://schemas.openxmlformats.org/officeDocument/2006/relationships/image" Target="media/image4.emf"/><Relationship Id="rId33" Type="http://schemas.openxmlformats.org/officeDocument/2006/relationships/image" Target="media/image12.png"/><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file:///C:\Users\Sabrine\Downloads\pfeRafik_Version_0%20(1).docx" TargetMode="External"/><Relationship Id="rId20" Type="http://schemas.openxmlformats.org/officeDocument/2006/relationships/hyperlink" Target="file:///C:\Users\Sabrine\Downloads\pfeRafik_Version_0%20(1).docx" TargetMode="External"/><Relationship Id="rId29" Type="http://schemas.openxmlformats.org/officeDocument/2006/relationships/image" Target="media/image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Sabrine\Downloads\pfeRafik_Version_0%20(1).docx" TargetMode="External"/><Relationship Id="rId24" Type="http://schemas.openxmlformats.org/officeDocument/2006/relationships/image" Target="media/image3.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file:///C:\Users\Sabrine\Downloads\pfeRafik_Version_0%20(1).docx" TargetMode="External"/><Relationship Id="rId23" Type="http://schemas.openxmlformats.org/officeDocument/2006/relationships/hyperlink" Target="file:///C:\Users\Sabrine\Downloads\pfeRafik_Version_0%20(1).docx" TargetMode="Externa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yperlink" Target="file:///C:\Users\Sabrine\Downloads\pfeRafik_Version_0%20(1).docx" TargetMode="External"/><Relationship Id="rId19" Type="http://schemas.openxmlformats.org/officeDocument/2006/relationships/hyperlink" Target="file:///C:\Users\Sabrine\Downloads\pfeRafik_Version_0%20(1).docx" TargetMode="External"/><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Sabrine\Downloads\pfeRafik_Version_0%20(1).docx" TargetMode="External"/><Relationship Id="rId14" Type="http://schemas.openxmlformats.org/officeDocument/2006/relationships/hyperlink" Target="file:///C:\Users\Sabrine\Downloads\pfeRafik_Version_0%20(1).docx" TargetMode="External"/><Relationship Id="rId22" Type="http://schemas.openxmlformats.org/officeDocument/2006/relationships/hyperlink" Target="file:///C:\Users\Sabrine\Downloads\pfeRafik_Version_0%20(1).docx"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microsoft.com/office/2011/relationships/people" Target="peop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BE296F-7D18-420E-A13F-FC034D1FA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5789</TotalTime>
  <Pages>1</Pages>
  <Words>11576</Words>
  <Characters>63673</Characters>
  <Application>Microsoft Office Word</Application>
  <DocSecurity>0</DocSecurity>
  <Lines>530</Lines>
  <Paragraphs>150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Rafik</cp:lastModifiedBy>
  <cp:revision>213</cp:revision>
  <dcterms:created xsi:type="dcterms:W3CDTF">2022-04-11T23:46:00Z</dcterms:created>
  <dcterms:modified xsi:type="dcterms:W3CDTF">2022-05-27T22:39:00Z</dcterms:modified>
</cp:coreProperties>
</file>